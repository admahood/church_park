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35E3" w14:textId="2F2A5CF0" w:rsidR="19E639D5" w:rsidRPr="002C3867" w:rsidRDefault="19E639D5" w:rsidP="280DF2BA">
      <w:pPr>
        <w:rPr>
          <w:rFonts w:eastAsia="Times New Roman"/>
          <w:b/>
          <w:bCs/>
          <w:sz w:val="40"/>
          <w:szCs w:val="40"/>
        </w:rPr>
      </w:pPr>
      <w:r w:rsidRPr="002C3867">
        <w:rPr>
          <w:rFonts w:eastAsia="Times New Roman"/>
          <w:b/>
          <w:bCs/>
          <w:sz w:val="40"/>
          <w:szCs w:val="40"/>
        </w:rPr>
        <w:t xml:space="preserve">Indirect </w:t>
      </w:r>
      <w:r w:rsidR="006C7EAD" w:rsidRPr="002C3867">
        <w:rPr>
          <w:rFonts w:eastAsia="Times New Roman"/>
          <w:b/>
          <w:bCs/>
          <w:sz w:val="40"/>
          <w:szCs w:val="40"/>
        </w:rPr>
        <w:t>e</w:t>
      </w:r>
      <w:r w:rsidRPr="002C3867">
        <w:rPr>
          <w:rFonts w:eastAsia="Times New Roman"/>
          <w:b/>
          <w:bCs/>
          <w:sz w:val="40"/>
          <w:szCs w:val="40"/>
        </w:rPr>
        <w:t xml:space="preserve">ffects of </w:t>
      </w:r>
      <w:r w:rsidR="006C7EAD" w:rsidRPr="002C3867">
        <w:rPr>
          <w:rFonts w:eastAsia="Times New Roman"/>
          <w:b/>
          <w:bCs/>
          <w:sz w:val="40"/>
          <w:szCs w:val="40"/>
        </w:rPr>
        <w:t>s</w:t>
      </w:r>
      <w:r w:rsidRPr="002C3867">
        <w:rPr>
          <w:rFonts w:eastAsia="Times New Roman"/>
          <w:b/>
          <w:bCs/>
          <w:sz w:val="40"/>
          <w:szCs w:val="40"/>
        </w:rPr>
        <w:t xml:space="preserve">oil </w:t>
      </w:r>
      <w:r w:rsidR="006C7EAD" w:rsidRPr="002C3867">
        <w:rPr>
          <w:rFonts w:eastAsia="Times New Roman"/>
          <w:b/>
          <w:bCs/>
          <w:sz w:val="40"/>
          <w:szCs w:val="40"/>
        </w:rPr>
        <w:t>a</w:t>
      </w:r>
      <w:r w:rsidRPr="002C3867">
        <w:rPr>
          <w:rFonts w:eastAsia="Times New Roman"/>
          <w:b/>
          <w:bCs/>
          <w:sz w:val="40"/>
          <w:szCs w:val="40"/>
        </w:rPr>
        <w:t xml:space="preserve">mendments on </w:t>
      </w:r>
      <w:r w:rsidR="006C7EAD" w:rsidRPr="002C3867">
        <w:rPr>
          <w:rFonts w:eastAsia="Times New Roman"/>
          <w:b/>
          <w:bCs/>
          <w:sz w:val="40"/>
          <w:szCs w:val="40"/>
        </w:rPr>
        <w:t>p</w:t>
      </w:r>
      <w:r w:rsidRPr="002C3867">
        <w:rPr>
          <w:rFonts w:eastAsia="Times New Roman"/>
          <w:b/>
          <w:bCs/>
          <w:sz w:val="40"/>
          <w:szCs w:val="40"/>
        </w:rPr>
        <w:t xml:space="preserve">lant </w:t>
      </w:r>
      <w:r w:rsidR="006C7EAD" w:rsidRPr="002C3867">
        <w:rPr>
          <w:rFonts w:eastAsia="Times New Roman"/>
          <w:b/>
          <w:bCs/>
          <w:sz w:val="40"/>
          <w:szCs w:val="40"/>
        </w:rPr>
        <w:t>t</w:t>
      </w:r>
      <w:r w:rsidRPr="002C3867">
        <w:rPr>
          <w:rFonts w:eastAsia="Times New Roman"/>
          <w:b/>
          <w:bCs/>
          <w:sz w:val="40"/>
          <w:szCs w:val="40"/>
        </w:rPr>
        <w:t xml:space="preserve">raits and </w:t>
      </w:r>
      <w:r w:rsidR="006C7EAD" w:rsidRPr="002C3867">
        <w:rPr>
          <w:rFonts w:eastAsia="Times New Roman"/>
          <w:b/>
          <w:bCs/>
          <w:sz w:val="40"/>
          <w:szCs w:val="40"/>
        </w:rPr>
        <w:t>the microbiome</w:t>
      </w:r>
      <w:r w:rsidRPr="002C3867">
        <w:rPr>
          <w:rFonts w:eastAsia="Times New Roman"/>
          <w:b/>
          <w:bCs/>
          <w:sz w:val="40"/>
          <w:szCs w:val="40"/>
        </w:rPr>
        <w:t xml:space="preserve"> in </w:t>
      </w:r>
      <w:r w:rsidR="006C7EAD" w:rsidRPr="002C3867">
        <w:rPr>
          <w:rFonts w:eastAsia="Times New Roman"/>
          <w:b/>
          <w:bCs/>
          <w:sz w:val="40"/>
          <w:szCs w:val="40"/>
        </w:rPr>
        <w:t>p</w:t>
      </w:r>
      <w:r w:rsidRPr="002C3867">
        <w:rPr>
          <w:rFonts w:eastAsia="Times New Roman"/>
          <w:b/>
          <w:bCs/>
          <w:sz w:val="40"/>
          <w:szCs w:val="40"/>
        </w:rPr>
        <w:t>ost-</w:t>
      </w:r>
      <w:r w:rsidR="006C7EAD" w:rsidRPr="002C3867">
        <w:rPr>
          <w:rFonts w:eastAsia="Times New Roman"/>
          <w:b/>
          <w:bCs/>
          <w:sz w:val="40"/>
          <w:szCs w:val="40"/>
        </w:rPr>
        <w:t>w</w:t>
      </w:r>
      <w:r w:rsidRPr="002C3867">
        <w:rPr>
          <w:rFonts w:eastAsia="Times New Roman"/>
          <w:b/>
          <w:bCs/>
          <w:sz w:val="40"/>
          <w:szCs w:val="40"/>
        </w:rPr>
        <w:t xml:space="preserve">ildfire </w:t>
      </w:r>
      <w:r w:rsidR="006C7EAD" w:rsidRPr="002C3867">
        <w:rPr>
          <w:rFonts w:eastAsia="Times New Roman"/>
          <w:b/>
          <w:bCs/>
          <w:sz w:val="40"/>
          <w:szCs w:val="40"/>
        </w:rPr>
        <w:t>f</w:t>
      </w:r>
      <w:r w:rsidRPr="002C3867">
        <w:rPr>
          <w:rFonts w:eastAsia="Times New Roman"/>
          <w:b/>
          <w:bCs/>
          <w:sz w:val="40"/>
          <w:szCs w:val="40"/>
        </w:rPr>
        <w:t xml:space="preserve">orest </w:t>
      </w:r>
      <w:r w:rsidR="006C7EAD" w:rsidRPr="002C3867">
        <w:rPr>
          <w:rFonts w:eastAsia="Times New Roman"/>
          <w:b/>
          <w:bCs/>
          <w:sz w:val="40"/>
          <w:szCs w:val="40"/>
        </w:rPr>
        <w:t>r</w:t>
      </w:r>
      <w:r w:rsidRPr="002C3867">
        <w:rPr>
          <w:rFonts w:eastAsia="Times New Roman"/>
          <w:b/>
          <w:bCs/>
          <w:sz w:val="40"/>
          <w:szCs w:val="40"/>
        </w:rPr>
        <w:t>ecovery</w:t>
      </w:r>
    </w:p>
    <w:p w14:paraId="2DE19F1D" w14:textId="77777777" w:rsidR="00A4687F" w:rsidRPr="002C3867" w:rsidRDefault="00A4687F">
      <w:pPr>
        <w:rPr>
          <w:sz w:val="24"/>
          <w:szCs w:val="24"/>
        </w:rPr>
      </w:pPr>
    </w:p>
    <w:p w14:paraId="2DE19F1F" w14:textId="66309E7D" w:rsidR="00A4687F" w:rsidRPr="002C3867" w:rsidRDefault="112A7707" w:rsidP="280DF2BA">
      <w:pPr>
        <w:rPr>
          <w:sz w:val="24"/>
          <w:szCs w:val="24"/>
          <w:lang w:val="en-US"/>
        </w:rPr>
      </w:pPr>
      <w:r w:rsidRPr="002C3867">
        <w:rPr>
          <w:sz w:val="24"/>
          <w:szCs w:val="24"/>
          <w:vertAlign w:val="superscript"/>
          <w:lang w:val="en-US"/>
        </w:rPr>
        <w:t>1</w:t>
      </w:r>
      <w:r w:rsidR="52222A51" w:rsidRPr="002C3867">
        <w:rPr>
          <w:sz w:val="24"/>
          <w:szCs w:val="24"/>
          <w:vertAlign w:val="superscript"/>
          <w:lang w:val="en-US"/>
        </w:rPr>
        <w:t>,</w:t>
      </w:r>
      <w:r w:rsidR="3F77728F" w:rsidRPr="002C3867">
        <w:rPr>
          <w:sz w:val="24"/>
          <w:szCs w:val="24"/>
          <w:vertAlign w:val="superscript"/>
          <w:lang w:val="en-US"/>
        </w:rPr>
        <w:t>5</w:t>
      </w:r>
      <w:r w:rsidR="1931DB12" w:rsidRPr="002C3867">
        <w:rPr>
          <w:sz w:val="24"/>
          <w:szCs w:val="24"/>
          <w:lang w:val="en-US"/>
        </w:rPr>
        <w:t>David M</w:t>
      </w:r>
      <w:r w:rsidR="1650103B" w:rsidRPr="002C3867">
        <w:rPr>
          <w:sz w:val="24"/>
          <w:szCs w:val="24"/>
          <w:lang w:val="en-US"/>
        </w:rPr>
        <w:t>.</w:t>
      </w:r>
      <w:r w:rsidR="1931DB12" w:rsidRPr="002C3867">
        <w:rPr>
          <w:sz w:val="24"/>
          <w:szCs w:val="24"/>
          <w:lang w:val="en-US"/>
        </w:rPr>
        <w:t xml:space="preserve"> Barnard, </w:t>
      </w:r>
      <w:r w:rsidRPr="002C3867">
        <w:rPr>
          <w:sz w:val="24"/>
          <w:szCs w:val="24"/>
          <w:vertAlign w:val="superscript"/>
          <w:lang w:val="en-US"/>
        </w:rPr>
        <w:t>1</w:t>
      </w:r>
      <w:r w:rsidR="1931DB12" w:rsidRPr="002C3867">
        <w:rPr>
          <w:sz w:val="24"/>
          <w:szCs w:val="24"/>
          <w:lang w:val="en-US"/>
        </w:rPr>
        <w:t>Adam L</w:t>
      </w:r>
      <w:r w:rsidR="1650103B" w:rsidRPr="002C3867">
        <w:rPr>
          <w:sz w:val="24"/>
          <w:szCs w:val="24"/>
          <w:lang w:val="en-US"/>
        </w:rPr>
        <w:t>.</w:t>
      </w:r>
      <w:r w:rsidR="1931DB12" w:rsidRPr="002C3867">
        <w:rPr>
          <w:sz w:val="24"/>
          <w:szCs w:val="24"/>
          <w:lang w:val="en-US"/>
        </w:rPr>
        <w:t xml:space="preserve"> Mahood, </w:t>
      </w:r>
      <w:r w:rsidRPr="002C3867">
        <w:rPr>
          <w:sz w:val="24"/>
          <w:szCs w:val="24"/>
          <w:vertAlign w:val="superscript"/>
          <w:lang w:val="en-US"/>
        </w:rPr>
        <w:t>1</w:t>
      </w:r>
      <w:r w:rsidR="1931DB12" w:rsidRPr="002C3867">
        <w:rPr>
          <w:sz w:val="24"/>
          <w:szCs w:val="24"/>
          <w:lang w:val="en-US"/>
        </w:rPr>
        <w:t xml:space="preserve">Jacob </w:t>
      </w:r>
      <w:r w:rsidR="48D3ED4C" w:rsidRPr="002C3867">
        <w:rPr>
          <w:sz w:val="24"/>
          <w:szCs w:val="24"/>
          <w:lang w:val="en-US"/>
        </w:rPr>
        <w:t xml:space="preserve">A. </w:t>
      </w:r>
      <w:r w:rsidR="1931DB12" w:rsidRPr="002C3867">
        <w:rPr>
          <w:sz w:val="24"/>
          <w:szCs w:val="24"/>
          <w:lang w:val="en-US"/>
        </w:rPr>
        <w:t xml:space="preserve">Macdonald, </w:t>
      </w:r>
      <w:r w:rsidRPr="002C3867">
        <w:rPr>
          <w:sz w:val="24"/>
          <w:szCs w:val="24"/>
          <w:vertAlign w:val="superscript"/>
          <w:lang w:val="en-US"/>
        </w:rPr>
        <w:t>2</w:t>
      </w:r>
      <w:r w:rsidR="1931DB12" w:rsidRPr="002C3867">
        <w:rPr>
          <w:sz w:val="24"/>
          <w:szCs w:val="24"/>
          <w:lang w:val="en-US"/>
        </w:rPr>
        <w:t xml:space="preserve">Kaela K Amundson, </w:t>
      </w:r>
      <w:r w:rsidR="122850C9" w:rsidRPr="002C3867">
        <w:rPr>
          <w:sz w:val="24"/>
          <w:szCs w:val="24"/>
          <w:vertAlign w:val="superscript"/>
          <w:lang w:val="en-US"/>
        </w:rPr>
        <w:t>2</w:t>
      </w:r>
      <w:r w:rsidR="3DD496BF" w:rsidRPr="002C3867">
        <w:rPr>
          <w:sz w:val="24"/>
          <w:szCs w:val="24"/>
          <w:vertAlign w:val="superscript"/>
          <w:lang w:val="en-US"/>
        </w:rPr>
        <w:t>,</w:t>
      </w:r>
      <w:r w:rsidR="7911DA4F" w:rsidRPr="002C3867">
        <w:rPr>
          <w:sz w:val="24"/>
          <w:szCs w:val="24"/>
          <w:vertAlign w:val="superscript"/>
        </w:rPr>
        <w:t>3</w:t>
      </w:r>
      <w:r w:rsidR="1931DB12" w:rsidRPr="002C3867">
        <w:rPr>
          <w:sz w:val="24"/>
          <w:szCs w:val="24"/>
          <w:lang w:val="en-US"/>
        </w:rPr>
        <w:t>Tim</w:t>
      </w:r>
      <w:r w:rsidR="1650103B" w:rsidRPr="002C3867">
        <w:rPr>
          <w:sz w:val="24"/>
          <w:szCs w:val="24"/>
          <w:lang w:val="en-US"/>
        </w:rPr>
        <w:t>othy</w:t>
      </w:r>
      <w:r w:rsidR="1931DB12" w:rsidRPr="002C3867">
        <w:rPr>
          <w:sz w:val="24"/>
          <w:szCs w:val="24"/>
          <w:lang w:val="en-US"/>
        </w:rPr>
        <w:t xml:space="preserve"> </w:t>
      </w:r>
      <w:r w:rsidR="2CEC69E6" w:rsidRPr="002C3867">
        <w:rPr>
          <w:sz w:val="24"/>
          <w:szCs w:val="24"/>
          <w:lang w:val="en-US"/>
        </w:rPr>
        <w:t xml:space="preserve">S. </w:t>
      </w:r>
      <w:r w:rsidR="1931DB12" w:rsidRPr="002C3867">
        <w:rPr>
          <w:sz w:val="24"/>
          <w:szCs w:val="24"/>
          <w:lang w:val="en-US"/>
        </w:rPr>
        <w:t xml:space="preserve">Fegel, </w:t>
      </w:r>
      <w:r w:rsidRPr="002C3867">
        <w:rPr>
          <w:sz w:val="24"/>
          <w:szCs w:val="24"/>
          <w:vertAlign w:val="superscript"/>
          <w:lang w:val="en-US"/>
        </w:rPr>
        <w:t>1</w:t>
      </w:r>
      <w:r w:rsidR="1931DB12" w:rsidRPr="002C3867">
        <w:rPr>
          <w:sz w:val="24"/>
          <w:szCs w:val="24"/>
          <w:lang w:val="en-US"/>
        </w:rPr>
        <w:t xml:space="preserve">Sean M. Gleason, </w:t>
      </w:r>
      <w:r w:rsidR="52222A51" w:rsidRPr="002C3867">
        <w:rPr>
          <w:sz w:val="24"/>
          <w:szCs w:val="24"/>
          <w:vertAlign w:val="superscript"/>
          <w:lang w:val="en-US"/>
        </w:rPr>
        <w:t>1</w:t>
      </w:r>
      <w:r w:rsidR="1931DB12" w:rsidRPr="002C3867">
        <w:rPr>
          <w:sz w:val="24"/>
          <w:szCs w:val="24"/>
          <w:lang w:val="en-US"/>
        </w:rPr>
        <w:t>Mad</w:t>
      </w:r>
      <w:r w:rsidR="2CEC69E6" w:rsidRPr="002C3867">
        <w:rPr>
          <w:sz w:val="24"/>
          <w:szCs w:val="24"/>
          <w:lang w:val="en-US"/>
        </w:rPr>
        <w:t>eline</w:t>
      </w:r>
      <w:r w:rsidR="1931DB12" w:rsidRPr="002C3867">
        <w:rPr>
          <w:sz w:val="24"/>
          <w:szCs w:val="24"/>
          <w:lang w:val="en-US"/>
        </w:rPr>
        <w:t xml:space="preserve"> Guimond, </w:t>
      </w:r>
      <w:r w:rsidR="52222A51" w:rsidRPr="002C3867">
        <w:rPr>
          <w:sz w:val="24"/>
          <w:szCs w:val="24"/>
          <w:vertAlign w:val="superscript"/>
          <w:lang w:val="en-US"/>
        </w:rPr>
        <w:t>4</w:t>
      </w:r>
      <w:r w:rsidR="1931DB12" w:rsidRPr="002C3867">
        <w:rPr>
          <w:sz w:val="24"/>
          <w:szCs w:val="24"/>
          <w:lang w:val="en-US"/>
        </w:rPr>
        <w:t>Sophi</w:t>
      </w:r>
      <w:r w:rsidR="295C4571" w:rsidRPr="002C3867">
        <w:rPr>
          <w:sz w:val="24"/>
          <w:szCs w:val="24"/>
          <w:lang w:val="en-US"/>
        </w:rPr>
        <w:t>a</w:t>
      </w:r>
      <w:r w:rsidR="1931DB12" w:rsidRPr="002C3867">
        <w:rPr>
          <w:sz w:val="24"/>
          <w:szCs w:val="24"/>
          <w:lang w:val="en-US"/>
        </w:rPr>
        <w:t xml:space="preserve"> Kaiser, </w:t>
      </w:r>
      <w:r w:rsidR="52222A51" w:rsidRPr="002C3867">
        <w:rPr>
          <w:sz w:val="24"/>
          <w:szCs w:val="24"/>
          <w:vertAlign w:val="superscript"/>
          <w:lang w:val="en-US"/>
        </w:rPr>
        <w:t>2</w:t>
      </w:r>
      <w:r w:rsidR="1931DB12" w:rsidRPr="002C3867">
        <w:rPr>
          <w:sz w:val="24"/>
          <w:szCs w:val="24"/>
          <w:lang w:val="en-US"/>
        </w:rPr>
        <w:t xml:space="preserve">Kya Sparks, </w:t>
      </w:r>
      <w:r w:rsidR="52222A51" w:rsidRPr="002C3867">
        <w:rPr>
          <w:sz w:val="24"/>
          <w:szCs w:val="24"/>
          <w:vertAlign w:val="superscript"/>
          <w:lang w:val="en-US"/>
        </w:rPr>
        <w:t>2</w:t>
      </w:r>
      <w:r w:rsidR="1931DB12" w:rsidRPr="002C3867">
        <w:rPr>
          <w:sz w:val="24"/>
          <w:szCs w:val="24"/>
          <w:lang w:val="en-US"/>
        </w:rPr>
        <w:t>Mi</w:t>
      </w:r>
      <w:r w:rsidR="2CEC69E6" w:rsidRPr="002C3867">
        <w:rPr>
          <w:sz w:val="24"/>
          <w:szCs w:val="24"/>
          <w:lang w:val="en-US"/>
        </w:rPr>
        <w:t>chael J.</w:t>
      </w:r>
      <w:r w:rsidR="1931DB12" w:rsidRPr="002C3867">
        <w:rPr>
          <w:sz w:val="24"/>
          <w:szCs w:val="24"/>
          <w:lang w:val="en-US"/>
        </w:rPr>
        <w:t xml:space="preserve"> Wilkins, </w:t>
      </w:r>
      <w:r w:rsidR="3021C983" w:rsidRPr="002C3867">
        <w:rPr>
          <w:sz w:val="24"/>
          <w:szCs w:val="24"/>
          <w:vertAlign w:val="superscript"/>
          <w:lang w:val="en-US"/>
        </w:rPr>
        <w:t>3</w:t>
      </w:r>
      <w:r w:rsidR="1931DB12" w:rsidRPr="002C3867">
        <w:rPr>
          <w:sz w:val="24"/>
          <w:szCs w:val="24"/>
          <w:lang w:val="en-US"/>
        </w:rPr>
        <w:t>Charles C</w:t>
      </w:r>
      <w:r w:rsidR="612E87CC" w:rsidRPr="002C3867">
        <w:rPr>
          <w:sz w:val="24"/>
          <w:szCs w:val="24"/>
          <w:lang w:val="en-US"/>
        </w:rPr>
        <w:t>.</w:t>
      </w:r>
      <w:r w:rsidR="1931DB12" w:rsidRPr="002C3867">
        <w:rPr>
          <w:sz w:val="24"/>
          <w:szCs w:val="24"/>
          <w:lang w:val="en-US"/>
        </w:rPr>
        <w:t xml:space="preserve"> Rhoades</w:t>
      </w:r>
    </w:p>
    <w:p w14:paraId="185247FC" w14:textId="77777777" w:rsidR="00C265B8" w:rsidRPr="002C3867" w:rsidRDefault="00C265B8">
      <w:pPr>
        <w:rPr>
          <w:sz w:val="24"/>
          <w:szCs w:val="24"/>
        </w:rPr>
      </w:pPr>
    </w:p>
    <w:p w14:paraId="4CB53376" w14:textId="694EF6CF" w:rsidR="00C265B8" w:rsidRPr="002C3867" w:rsidRDefault="00C265B8" w:rsidP="00813AC6">
      <w:pPr>
        <w:ind w:left="90" w:hanging="90"/>
        <w:rPr>
          <w:sz w:val="24"/>
          <w:szCs w:val="24"/>
        </w:rPr>
      </w:pPr>
      <w:r w:rsidRPr="002C3867">
        <w:rPr>
          <w:sz w:val="24"/>
          <w:szCs w:val="24"/>
          <w:vertAlign w:val="superscript"/>
        </w:rPr>
        <w:t>1</w:t>
      </w:r>
      <w:r w:rsidRPr="002C3867">
        <w:rPr>
          <w:sz w:val="24"/>
          <w:szCs w:val="24"/>
        </w:rPr>
        <w:t>USDA Agricultural Research Service, Water Management and Systems Research Unit, Fort Collins, CO</w:t>
      </w:r>
      <w:r w:rsidR="00C8201D" w:rsidRPr="002C3867">
        <w:rPr>
          <w:sz w:val="24"/>
          <w:szCs w:val="24"/>
        </w:rPr>
        <w:t>,</w:t>
      </w:r>
      <w:r w:rsidRPr="002C3867">
        <w:rPr>
          <w:sz w:val="24"/>
          <w:szCs w:val="24"/>
        </w:rPr>
        <w:t xml:space="preserve"> 80526</w:t>
      </w:r>
    </w:p>
    <w:p w14:paraId="770CF749" w14:textId="68DA34AB" w:rsidR="007A2348" w:rsidRPr="002C3867" w:rsidRDefault="007A2348" w:rsidP="00813AC6">
      <w:pPr>
        <w:ind w:left="90" w:hanging="90"/>
        <w:rPr>
          <w:sz w:val="24"/>
          <w:szCs w:val="24"/>
        </w:rPr>
      </w:pPr>
      <w:r w:rsidRPr="002C3867">
        <w:rPr>
          <w:sz w:val="24"/>
          <w:szCs w:val="24"/>
          <w:vertAlign w:val="superscript"/>
        </w:rPr>
        <w:t>2</w:t>
      </w:r>
      <w:r w:rsidRPr="002C3867">
        <w:rPr>
          <w:sz w:val="24"/>
          <w:szCs w:val="24"/>
        </w:rPr>
        <w:t>Department of Soil and Crop Science, Colorado State University, Fort Collins, CO 80523</w:t>
      </w:r>
    </w:p>
    <w:p w14:paraId="6007068D" w14:textId="661CB0EF" w:rsidR="00C265B8" w:rsidRPr="002C3867" w:rsidRDefault="00CD0806" w:rsidP="00813AC6">
      <w:pPr>
        <w:ind w:left="90" w:hanging="90"/>
        <w:rPr>
          <w:sz w:val="24"/>
          <w:szCs w:val="24"/>
        </w:rPr>
      </w:pPr>
      <w:r w:rsidRPr="002C3867">
        <w:rPr>
          <w:sz w:val="24"/>
          <w:szCs w:val="24"/>
          <w:vertAlign w:val="superscript"/>
        </w:rPr>
        <w:t>3</w:t>
      </w:r>
      <w:r w:rsidR="00C265B8" w:rsidRPr="002C3867">
        <w:rPr>
          <w:sz w:val="24"/>
          <w:szCs w:val="24"/>
        </w:rPr>
        <w:t>US Forest Service, Rocky Mountain Research Station, Fort Collins, CO</w:t>
      </w:r>
      <w:r w:rsidR="00C8201D" w:rsidRPr="002C3867">
        <w:rPr>
          <w:sz w:val="24"/>
          <w:szCs w:val="24"/>
        </w:rPr>
        <w:t xml:space="preserve"> 80526</w:t>
      </w:r>
    </w:p>
    <w:p w14:paraId="3CC14674" w14:textId="60D96E2B" w:rsidR="00C8201D" w:rsidRPr="002C3867" w:rsidRDefault="00CD0806" w:rsidP="00813AC6">
      <w:pPr>
        <w:ind w:left="90" w:hanging="90"/>
        <w:rPr>
          <w:sz w:val="24"/>
          <w:szCs w:val="24"/>
        </w:rPr>
      </w:pPr>
      <w:r w:rsidRPr="002C3867">
        <w:rPr>
          <w:sz w:val="24"/>
          <w:szCs w:val="24"/>
          <w:vertAlign w:val="superscript"/>
        </w:rPr>
        <w:t>4</w:t>
      </w:r>
      <w:r w:rsidR="00C8201D" w:rsidRPr="002C3867">
        <w:rPr>
          <w:sz w:val="24"/>
          <w:szCs w:val="24"/>
        </w:rPr>
        <w:t>Harvard University</w:t>
      </w:r>
      <w:r w:rsidR="00205E79" w:rsidRPr="002C3867">
        <w:rPr>
          <w:sz w:val="24"/>
          <w:szCs w:val="24"/>
        </w:rPr>
        <w:t>, Extension School, Sustainability Program, Cambridge, MA 01238</w:t>
      </w:r>
    </w:p>
    <w:p w14:paraId="48964646" w14:textId="4C08FA3C" w:rsidR="00EE3700" w:rsidRPr="002C3867" w:rsidRDefault="00EE3700" w:rsidP="00813AC6">
      <w:pPr>
        <w:ind w:left="90" w:hanging="90"/>
        <w:rPr>
          <w:sz w:val="24"/>
          <w:szCs w:val="24"/>
        </w:rPr>
      </w:pPr>
      <w:r w:rsidRPr="002C3867">
        <w:rPr>
          <w:sz w:val="24"/>
          <w:szCs w:val="24"/>
          <w:vertAlign w:val="superscript"/>
        </w:rPr>
        <w:t>5</w:t>
      </w:r>
      <w:r w:rsidRPr="002C3867">
        <w:rPr>
          <w:sz w:val="24"/>
          <w:szCs w:val="24"/>
        </w:rPr>
        <w:t xml:space="preserve">Corresponding author: </w:t>
      </w:r>
      <w:hyperlink r:id="rId8" w:history="1">
        <w:r w:rsidR="00335B20" w:rsidRPr="002C3867">
          <w:rPr>
            <w:rStyle w:val="Hyperlink"/>
            <w:sz w:val="24"/>
            <w:szCs w:val="24"/>
          </w:rPr>
          <w:t>david.barnard@usda.gov</w:t>
        </w:r>
      </w:hyperlink>
    </w:p>
    <w:p w14:paraId="4230ED14" w14:textId="77777777" w:rsidR="00335B20" w:rsidRPr="002C3867" w:rsidRDefault="00335B20">
      <w:pPr>
        <w:rPr>
          <w:sz w:val="24"/>
          <w:szCs w:val="24"/>
        </w:rPr>
      </w:pPr>
    </w:p>
    <w:p w14:paraId="379CAF98" w14:textId="5F3E9B2A" w:rsidR="00335B20" w:rsidRPr="002C3867" w:rsidRDefault="00335B20">
      <w:pPr>
        <w:rPr>
          <w:sz w:val="24"/>
          <w:szCs w:val="24"/>
        </w:rPr>
      </w:pPr>
      <w:r w:rsidRPr="002C3867">
        <w:rPr>
          <w:sz w:val="24"/>
          <w:szCs w:val="24"/>
        </w:rPr>
        <w:t xml:space="preserve">Corresponding author </w:t>
      </w:r>
      <w:r w:rsidR="00464E33" w:rsidRPr="002C3867">
        <w:rPr>
          <w:sz w:val="24"/>
          <w:szCs w:val="24"/>
        </w:rPr>
        <w:t xml:space="preserve">permanent </w:t>
      </w:r>
      <w:r w:rsidRPr="002C3867">
        <w:rPr>
          <w:sz w:val="24"/>
          <w:szCs w:val="24"/>
        </w:rPr>
        <w:t>address:</w:t>
      </w:r>
    </w:p>
    <w:p w14:paraId="716C8E79" w14:textId="4AEDC25B" w:rsidR="00464E33" w:rsidRPr="002C3867" w:rsidRDefault="00464E33">
      <w:pPr>
        <w:rPr>
          <w:sz w:val="24"/>
          <w:szCs w:val="24"/>
        </w:rPr>
      </w:pPr>
      <w:r w:rsidRPr="002C3867">
        <w:rPr>
          <w:sz w:val="24"/>
          <w:szCs w:val="24"/>
        </w:rPr>
        <w:t>Dav</w:t>
      </w:r>
      <w:r w:rsidR="002F257B">
        <w:rPr>
          <w:sz w:val="24"/>
          <w:szCs w:val="24"/>
        </w:rPr>
        <w:t xml:space="preserve">id </w:t>
      </w:r>
      <w:r w:rsidRPr="002C3867">
        <w:rPr>
          <w:sz w:val="24"/>
          <w:szCs w:val="24"/>
        </w:rPr>
        <w:t>Barnard</w:t>
      </w:r>
    </w:p>
    <w:p w14:paraId="3F576AF1" w14:textId="7FD38A46" w:rsidR="00335B20" w:rsidRPr="002C3867" w:rsidRDefault="00335B20">
      <w:pPr>
        <w:rPr>
          <w:sz w:val="24"/>
          <w:szCs w:val="24"/>
        </w:rPr>
      </w:pPr>
      <w:r w:rsidRPr="002C3867">
        <w:rPr>
          <w:sz w:val="24"/>
          <w:szCs w:val="24"/>
        </w:rPr>
        <w:t>2150 Centre Ave, Building D</w:t>
      </w:r>
    </w:p>
    <w:p w14:paraId="6AD94E31" w14:textId="2E1A9571" w:rsidR="00335B20" w:rsidRPr="002C3867" w:rsidRDefault="144568A8">
      <w:pPr>
        <w:rPr>
          <w:sz w:val="24"/>
          <w:szCs w:val="24"/>
        </w:rPr>
      </w:pPr>
      <w:r w:rsidRPr="002C3867">
        <w:rPr>
          <w:sz w:val="24"/>
          <w:szCs w:val="24"/>
        </w:rPr>
        <w:t>Fort Collins, CO, 80526</w:t>
      </w:r>
    </w:p>
    <w:p w14:paraId="6BC1F4A6" w14:textId="18F674F8" w:rsidR="280DF2BA" w:rsidRPr="002C3867" w:rsidRDefault="280DF2BA" w:rsidP="280DF2BA">
      <w:pPr>
        <w:rPr>
          <w:sz w:val="24"/>
          <w:szCs w:val="24"/>
        </w:rPr>
      </w:pPr>
    </w:p>
    <w:p w14:paraId="426CDC13" w14:textId="692F65B9" w:rsidR="280DF2BA" w:rsidRPr="002C3867" w:rsidRDefault="280DF2BA" w:rsidP="280DF2BA">
      <w:pPr>
        <w:rPr>
          <w:rFonts w:eastAsia="Helvetica"/>
          <w:b/>
          <w:bCs/>
          <w:sz w:val="21"/>
          <w:szCs w:val="21"/>
        </w:rPr>
      </w:pPr>
    </w:p>
    <w:p w14:paraId="2DE19F23" w14:textId="77777777" w:rsidR="00A4687F" w:rsidRPr="002C3867" w:rsidRDefault="00A4687F">
      <w:pPr>
        <w:rPr>
          <w:b/>
          <w:sz w:val="24"/>
          <w:szCs w:val="24"/>
        </w:rPr>
      </w:pPr>
    </w:p>
    <w:p w14:paraId="3DD70F00" w14:textId="77777777" w:rsidR="00C8201D" w:rsidRPr="002C3867" w:rsidRDefault="00C8201D">
      <w:pPr>
        <w:pStyle w:val="Heading1"/>
        <w:rPr>
          <w:rFonts w:ascii="Arial" w:hAnsi="Arial"/>
          <w:sz w:val="24"/>
          <w:szCs w:val="24"/>
        </w:rPr>
        <w:sectPr w:rsidR="00C8201D" w:rsidRPr="002C3867">
          <w:footerReference w:type="default" r:id="rId9"/>
          <w:pgSz w:w="12240" w:h="15840"/>
          <w:pgMar w:top="1440" w:right="1440" w:bottom="1440" w:left="1440" w:header="720" w:footer="720" w:gutter="0"/>
          <w:pgNumType w:start="1"/>
          <w:cols w:space="720"/>
        </w:sectPr>
      </w:pPr>
    </w:p>
    <w:p w14:paraId="1CFB60B1" w14:textId="1C20A8A7" w:rsidR="00927924" w:rsidRPr="002C3867" w:rsidRDefault="303C6935" w:rsidP="280DF2BA">
      <w:pPr>
        <w:pStyle w:val="Heading1"/>
        <w:rPr>
          <w:rFonts w:ascii="Arial" w:hAnsi="Arial"/>
          <w:lang w:val="en-US"/>
        </w:rPr>
      </w:pPr>
      <w:r w:rsidRPr="002C3867">
        <w:rPr>
          <w:rFonts w:ascii="Arial" w:hAnsi="Arial"/>
          <w:lang w:val="en-US"/>
        </w:rPr>
        <w:lastRenderedPageBreak/>
        <w:t>Abstract</w:t>
      </w:r>
    </w:p>
    <w:p w14:paraId="2DE19F35" w14:textId="20CBEE15" w:rsidR="00A4687F" w:rsidRPr="002C3867" w:rsidRDefault="00D42659" w:rsidP="280DF2BA">
      <w:pPr>
        <w:spacing w:line="360" w:lineRule="auto"/>
        <w:rPr>
          <w:sz w:val="24"/>
          <w:szCs w:val="24"/>
          <w:lang w:val="en-US"/>
        </w:rPr>
      </w:pPr>
      <w:r w:rsidRPr="002C3867">
        <w:rPr>
          <w:sz w:val="24"/>
          <w:szCs w:val="24"/>
          <w:lang w:val="en-US"/>
        </w:rPr>
        <w:t>Increasing w</w:t>
      </w:r>
      <w:r w:rsidR="4BF52E97" w:rsidRPr="002C3867">
        <w:rPr>
          <w:sz w:val="24"/>
          <w:szCs w:val="24"/>
          <w:lang w:val="en-US"/>
        </w:rPr>
        <w:t>ildfire</w:t>
      </w:r>
      <w:r w:rsidR="005D5D94" w:rsidRPr="002C3867">
        <w:rPr>
          <w:sz w:val="24"/>
          <w:szCs w:val="24"/>
          <w:lang w:val="en-US"/>
        </w:rPr>
        <w:t>s</w:t>
      </w:r>
      <w:r w:rsidR="4BF52E97" w:rsidRPr="002C3867">
        <w:rPr>
          <w:sz w:val="24"/>
          <w:szCs w:val="24"/>
          <w:lang w:val="en-US"/>
        </w:rPr>
        <w:t xml:space="preserve"> across the western United States </w:t>
      </w:r>
      <w:r w:rsidR="005D5D94" w:rsidRPr="002C3867">
        <w:rPr>
          <w:sz w:val="24"/>
          <w:szCs w:val="24"/>
          <w:lang w:val="en-US"/>
        </w:rPr>
        <w:t>are</w:t>
      </w:r>
      <w:r w:rsidR="4BF52E97" w:rsidRPr="002C3867">
        <w:rPr>
          <w:sz w:val="24"/>
          <w:szCs w:val="24"/>
          <w:lang w:val="en-US"/>
        </w:rPr>
        <w:t xml:space="preserve"> </w:t>
      </w:r>
      <w:r w:rsidR="5B23BB60" w:rsidRPr="002C3867">
        <w:rPr>
          <w:sz w:val="24"/>
          <w:szCs w:val="24"/>
          <w:lang w:val="en-US"/>
        </w:rPr>
        <w:t>affecting forest resilience</w:t>
      </w:r>
      <w:r w:rsidR="687E3A12" w:rsidRPr="002C3867">
        <w:rPr>
          <w:sz w:val="24"/>
          <w:szCs w:val="24"/>
          <w:lang w:val="en-US"/>
        </w:rPr>
        <w:t xml:space="preserve">, often </w:t>
      </w:r>
      <w:r w:rsidR="3018E2B1" w:rsidRPr="002C3867">
        <w:rPr>
          <w:sz w:val="24"/>
          <w:szCs w:val="24"/>
          <w:lang w:val="en-US"/>
        </w:rPr>
        <w:t>leading to</w:t>
      </w:r>
      <w:r w:rsidR="5567FAF8" w:rsidRPr="002C3867">
        <w:rPr>
          <w:sz w:val="24"/>
          <w:szCs w:val="24"/>
          <w:lang w:val="en-US"/>
        </w:rPr>
        <w:t xml:space="preserve"> novel ecosystems</w:t>
      </w:r>
      <w:r w:rsidR="244AA4E4" w:rsidRPr="002C3867">
        <w:rPr>
          <w:sz w:val="24"/>
          <w:szCs w:val="24"/>
          <w:lang w:val="en-US"/>
        </w:rPr>
        <w:t xml:space="preserve"> </w:t>
      </w:r>
      <w:r w:rsidR="5567FAF8" w:rsidRPr="002C3867">
        <w:rPr>
          <w:sz w:val="24"/>
          <w:szCs w:val="24"/>
          <w:lang w:val="en-US"/>
        </w:rPr>
        <w:t xml:space="preserve">after </w:t>
      </w:r>
      <w:r w:rsidR="6B17F2FD" w:rsidRPr="002C3867">
        <w:rPr>
          <w:sz w:val="24"/>
          <w:szCs w:val="24"/>
          <w:lang w:val="en-US"/>
        </w:rPr>
        <w:t>forest regeneration failures</w:t>
      </w:r>
      <w:r w:rsidR="631F85AE" w:rsidRPr="002C3867">
        <w:rPr>
          <w:sz w:val="24"/>
          <w:szCs w:val="24"/>
          <w:lang w:val="en-US"/>
        </w:rPr>
        <w:t xml:space="preserve">. </w:t>
      </w:r>
      <w:r w:rsidR="6B17F2FD" w:rsidRPr="002C3867">
        <w:rPr>
          <w:sz w:val="24"/>
          <w:szCs w:val="24"/>
          <w:lang w:val="en-US"/>
        </w:rPr>
        <w:t>Following</w:t>
      </w:r>
      <w:r w:rsidR="0E251F08" w:rsidRPr="002C3867">
        <w:rPr>
          <w:sz w:val="24"/>
          <w:szCs w:val="24"/>
          <w:lang w:val="en-US"/>
        </w:rPr>
        <w:t xml:space="preserve"> fire, s</w:t>
      </w:r>
      <w:r w:rsidR="17BC76A9" w:rsidRPr="002C3867">
        <w:rPr>
          <w:sz w:val="24"/>
          <w:szCs w:val="24"/>
          <w:lang w:val="en-US"/>
        </w:rPr>
        <w:t xml:space="preserve">oil organic amendments </w:t>
      </w:r>
      <w:r w:rsidR="2C5BB73D" w:rsidRPr="002C3867">
        <w:rPr>
          <w:sz w:val="24"/>
          <w:szCs w:val="24"/>
          <w:lang w:val="en-US"/>
        </w:rPr>
        <w:t xml:space="preserve">are </w:t>
      </w:r>
      <w:r w:rsidR="1650103B" w:rsidRPr="002C3867">
        <w:rPr>
          <w:sz w:val="24"/>
          <w:szCs w:val="24"/>
          <w:lang w:val="en-US"/>
        </w:rPr>
        <w:t xml:space="preserve">commonly </w:t>
      </w:r>
      <w:r w:rsidR="2C5BB73D" w:rsidRPr="002C3867">
        <w:rPr>
          <w:sz w:val="24"/>
          <w:szCs w:val="24"/>
          <w:lang w:val="en-US"/>
        </w:rPr>
        <w:t>applied to re</w:t>
      </w:r>
      <w:r w:rsidR="17BC76A9" w:rsidRPr="002C3867">
        <w:rPr>
          <w:sz w:val="24"/>
          <w:szCs w:val="24"/>
          <w:lang w:val="en-US"/>
        </w:rPr>
        <w:t>duce erosion and accelerate recovery, but treatment</w:t>
      </w:r>
      <w:del w:id="0" w:author="Barnard, David - REE-ARS" w:date="2025-04-16T10:08:00Z" w16du:dateUtc="2025-04-16T16:08:00Z">
        <w:r w:rsidR="17BC76A9" w:rsidRPr="002C3867" w:rsidDel="00DD761A">
          <w:rPr>
            <w:sz w:val="24"/>
            <w:szCs w:val="24"/>
            <w:lang w:val="en-US"/>
          </w:rPr>
          <w:delText>s</w:delText>
        </w:r>
      </w:del>
      <w:r w:rsidR="17BC76A9" w:rsidRPr="002C3867">
        <w:rPr>
          <w:sz w:val="24"/>
          <w:szCs w:val="24"/>
          <w:lang w:val="en-US"/>
        </w:rPr>
        <w:t xml:space="preserve"> </w:t>
      </w:r>
      <w:r w:rsidR="22C1B072" w:rsidRPr="002C3867">
        <w:rPr>
          <w:sz w:val="24"/>
          <w:szCs w:val="24"/>
          <w:lang w:val="en-US"/>
        </w:rPr>
        <w:t>effects on</w:t>
      </w:r>
      <w:r w:rsidR="4B9474E3" w:rsidRPr="002C3867">
        <w:rPr>
          <w:sz w:val="24"/>
          <w:szCs w:val="24"/>
          <w:lang w:val="en-US"/>
        </w:rPr>
        <w:t xml:space="preserve"> </w:t>
      </w:r>
      <w:r w:rsidR="34495793" w:rsidRPr="002C3867">
        <w:rPr>
          <w:sz w:val="24"/>
          <w:szCs w:val="24"/>
          <w:lang w:val="en-US"/>
        </w:rPr>
        <w:t xml:space="preserve">vegetation </w:t>
      </w:r>
      <w:r w:rsidR="496A5D10" w:rsidRPr="002C3867">
        <w:rPr>
          <w:sz w:val="24"/>
          <w:szCs w:val="24"/>
          <w:lang w:val="en-US"/>
        </w:rPr>
        <w:t>functional</w:t>
      </w:r>
      <w:r w:rsidR="27085EC7" w:rsidRPr="002C3867">
        <w:rPr>
          <w:sz w:val="24"/>
          <w:szCs w:val="24"/>
          <w:lang w:val="en-US"/>
        </w:rPr>
        <w:t xml:space="preserve"> strategies </w:t>
      </w:r>
      <w:r w:rsidR="73605E1E" w:rsidRPr="002C3867">
        <w:rPr>
          <w:sz w:val="24"/>
          <w:szCs w:val="24"/>
          <w:lang w:val="en-US"/>
        </w:rPr>
        <w:t xml:space="preserve">and plant-microbe interactions </w:t>
      </w:r>
      <w:r w:rsidR="028EF54D" w:rsidRPr="002C3867">
        <w:rPr>
          <w:sz w:val="24"/>
          <w:szCs w:val="24"/>
          <w:lang w:val="en-US"/>
        </w:rPr>
        <w:t xml:space="preserve">are </w:t>
      </w:r>
      <w:r w:rsidR="27085EC7" w:rsidRPr="002C3867">
        <w:rPr>
          <w:sz w:val="24"/>
          <w:szCs w:val="24"/>
          <w:lang w:val="en-US"/>
        </w:rPr>
        <w:t xml:space="preserve">poorly understood. </w:t>
      </w:r>
      <w:r w:rsidR="6034CD72" w:rsidRPr="002C3867">
        <w:rPr>
          <w:sz w:val="24"/>
          <w:szCs w:val="24"/>
          <w:lang w:val="en-US"/>
        </w:rPr>
        <w:t>Here</w:t>
      </w:r>
      <w:r w:rsidR="644D7621" w:rsidRPr="002C3867">
        <w:rPr>
          <w:sz w:val="24"/>
          <w:szCs w:val="24"/>
          <w:lang w:val="en-US"/>
        </w:rPr>
        <w:t>,</w:t>
      </w:r>
      <w:r w:rsidR="02D221FF" w:rsidRPr="002C3867">
        <w:rPr>
          <w:sz w:val="24"/>
          <w:szCs w:val="24"/>
          <w:lang w:val="en-US"/>
        </w:rPr>
        <w:t xml:space="preserve"> we assess the impacts of soil amendments on plant </w:t>
      </w:r>
      <w:r w:rsidR="1650103B" w:rsidRPr="002C3867">
        <w:rPr>
          <w:sz w:val="24"/>
          <w:szCs w:val="24"/>
          <w:lang w:val="en-US"/>
        </w:rPr>
        <w:t xml:space="preserve">and microbial </w:t>
      </w:r>
      <w:r w:rsidR="02D221FF" w:rsidRPr="002C3867">
        <w:rPr>
          <w:sz w:val="24"/>
          <w:szCs w:val="24"/>
          <w:lang w:val="en-US"/>
        </w:rPr>
        <w:t>community</w:t>
      </w:r>
      <w:r w:rsidR="455B0098" w:rsidRPr="002C3867">
        <w:rPr>
          <w:sz w:val="24"/>
          <w:szCs w:val="24"/>
          <w:lang w:val="en-US"/>
        </w:rPr>
        <w:t xml:space="preserve"> composition</w:t>
      </w:r>
      <w:r w:rsidR="5C5898E4" w:rsidRPr="002C3867">
        <w:rPr>
          <w:sz w:val="24"/>
          <w:szCs w:val="24"/>
          <w:lang w:val="en-US"/>
        </w:rPr>
        <w:t xml:space="preserve"> </w:t>
      </w:r>
      <w:r w:rsidR="2955929E" w:rsidRPr="002C3867">
        <w:rPr>
          <w:sz w:val="24"/>
          <w:szCs w:val="24"/>
          <w:lang w:val="en-US"/>
        </w:rPr>
        <w:t xml:space="preserve">and plant </w:t>
      </w:r>
      <w:r w:rsidR="4CF4A050" w:rsidRPr="002C3867">
        <w:rPr>
          <w:sz w:val="24"/>
          <w:szCs w:val="24"/>
          <w:lang w:val="en-US"/>
        </w:rPr>
        <w:t>functional</w:t>
      </w:r>
      <w:r w:rsidR="2955929E" w:rsidRPr="002C3867">
        <w:rPr>
          <w:sz w:val="24"/>
          <w:szCs w:val="24"/>
          <w:lang w:val="en-US"/>
        </w:rPr>
        <w:t xml:space="preserve"> traits </w:t>
      </w:r>
      <w:r w:rsidR="4581C4E2" w:rsidRPr="002C3867">
        <w:rPr>
          <w:sz w:val="24"/>
          <w:szCs w:val="24"/>
          <w:lang w:val="en-US"/>
        </w:rPr>
        <w:t>1</w:t>
      </w:r>
      <w:r w:rsidR="14170F56" w:rsidRPr="002C3867">
        <w:rPr>
          <w:sz w:val="24"/>
          <w:szCs w:val="24"/>
          <w:lang w:val="en-US"/>
        </w:rPr>
        <w:t>3</w:t>
      </w:r>
      <w:r w:rsidR="5C5898E4" w:rsidRPr="002C3867">
        <w:rPr>
          <w:sz w:val="24"/>
          <w:szCs w:val="24"/>
          <w:lang w:val="en-US"/>
        </w:rPr>
        <w:t xml:space="preserve"> years following a severe wildfire</w:t>
      </w:r>
      <w:r w:rsidR="000A4678" w:rsidRPr="002C3867">
        <w:rPr>
          <w:sz w:val="24"/>
          <w:szCs w:val="24"/>
          <w:lang w:val="en-US"/>
        </w:rPr>
        <w:t xml:space="preserve"> in Colorado</w:t>
      </w:r>
      <w:r w:rsidR="0FE16D2A" w:rsidRPr="002C3867">
        <w:rPr>
          <w:sz w:val="24"/>
          <w:szCs w:val="24"/>
          <w:lang w:val="en-US"/>
        </w:rPr>
        <w:t xml:space="preserve">. </w:t>
      </w:r>
      <w:r w:rsidR="36DC0BBF" w:rsidRPr="002C3867">
        <w:rPr>
          <w:sz w:val="24"/>
          <w:szCs w:val="24"/>
          <w:lang w:val="en-US"/>
        </w:rPr>
        <w:t>T</w:t>
      </w:r>
      <w:r w:rsidR="68B93D6D" w:rsidRPr="002C3867">
        <w:rPr>
          <w:sz w:val="24"/>
          <w:szCs w:val="24"/>
          <w:lang w:val="en-US"/>
        </w:rPr>
        <w:t xml:space="preserve">reatments included </w:t>
      </w:r>
      <w:r w:rsidR="5C5898E4" w:rsidRPr="002C3867">
        <w:rPr>
          <w:sz w:val="24"/>
          <w:szCs w:val="24"/>
          <w:lang w:val="en-US"/>
        </w:rPr>
        <w:t xml:space="preserve">woody </w:t>
      </w:r>
      <w:r w:rsidR="68B93D6D" w:rsidRPr="002C3867">
        <w:rPr>
          <w:sz w:val="24"/>
          <w:szCs w:val="24"/>
          <w:lang w:val="en-US"/>
        </w:rPr>
        <w:t>mulch, biochar, and mulch + biochar</w:t>
      </w:r>
      <w:r w:rsidR="0AE1F555" w:rsidRPr="002C3867">
        <w:rPr>
          <w:sz w:val="24"/>
          <w:szCs w:val="24"/>
          <w:lang w:val="en-US"/>
        </w:rPr>
        <w:t xml:space="preserve">, which </w:t>
      </w:r>
      <w:r w:rsidR="5C5898E4" w:rsidRPr="002C3867">
        <w:rPr>
          <w:sz w:val="24"/>
          <w:szCs w:val="24"/>
          <w:lang w:val="en-US"/>
        </w:rPr>
        <w:t xml:space="preserve">had unique effects on </w:t>
      </w:r>
      <w:r w:rsidR="0AE1F555" w:rsidRPr="002C3867">
        <w:rPr>
          <w:sz w:val="24"/>
          <w:szCs w:val="24"/>
          <w:lang w:val="en-US"/>
        </w:rPr>
        <w:t>soil nutrients, chemistry, moisture, and microbiome</w:t>
      </w:r>
      <w:r w:rsidR="0DFA792B" w:rsidRPr="002C3867">
        <w:rPr>
          <w:sz w:val="24"/>
          <w:szCs w:val="24"/>
          <w:lang w:val="en-US"/>
        </w:rPr>
        <w:t>s</w:t>
      </w:r>
      <w:r w:rsidR="68B93D6D" w:rsidRPr="002C3867">
        <w:rPr>
          <w:sz w:val="24"/>
          <w:szCs w:val="24"/>
          <w:lang w:val="en-US"/>
        </w:rPr>
        <w:t xml:space="preserve">. </w:t>
      </w:r>
      <w:r w:rsidR="27D9F88F" w:rsidRPr="002C3867">
        <w:rPr>
          <w:sz w:val="24"/>
          <w:szCs w:val="24"/>
          <w:lang w:val="en-US"/>
        </w:rPr>
        <w:t>We considered three plant functional traits</w:t>
      </w:r>
      <w:r w:rsidR="7EBB1494" w:rsidRPr="002C3867">
        <w:rPr>
          <w:sz w:val="24"/>
          <w:szCs w:val="24"/>
          <w:lang w:val="en-US"/>
        </w:rPr>
        <w:t>: plant height, s</w:t>
      </w:r>
      <w:r w:rsidR="68B93D6D" w:rsidRPr="002C3867">
        <w:rPr>
          <w:sz w:val="24"/>
          <w:szCs w:val="24"/>
          <w:lang w:val="en-US"/>
        </w:rPr>
        <w:t>pecific leaf area (SLA)</w:t>
      </w:r>
      <w:r w:rsidR="753BDA2B" w:rsidRPr="002C3867">
        <w:rPr>
          <w:sz w:val="24"/>
          <w:szCs w:val="24"/>
          <w:lang w:val="en-US"/>
        </w:rPr>
        <w:t>,</w:t>
      </w:r>
      <w:r w:rsidR="68B93D6D" w:rsidRPr="002C3867">
        <w:rPr>
          <w:sz w:val="24"/>
          <w:szCs w:val="24"/>
          <w:lang w:val="en-US"/>
        </w:rPr>
        <w:t xml:space="preserve"> and leaf dry matter content (LDMC)</w:t>
      </w:r>
      <w:r w:rsidR="7EBB1494" w:rsidRPr="002C3867">
        <w:rPr>
          <w:sz w:val="24"/>
          <w:szCs w:val="24"/>
          <w:lang w:val="en-US"/>
        </w:rPr>
        <w:t>,</w:t>
      </w:r>
      <w:r w:rsidR="6D181E76" w:rsidRPr="002C3867">
        <w:rPr>
          <w:sz w:val="24"/>
          <w:szCs w:val="24"/>
          <w:lang w:val="en-US"/>
        </w:rPr>
        <w:t xml:space="preserve"> which</w:t>
      </w:r>
      <w:r w:rsidR="7EBB1494" w:rsidRPr="002C3867">
        <w:rPr>
          <w:sz w:val="24"/>
          <w:szCs w:val="24"/>
          <w:lang w:val="en-US"/>
        </w:rPr>
        <w:t xml:space="preserve"> </w:t>
      </w:r>
      <w:del w:id="1" w:author="Barnard, David - REE-ARS" w:date="2025-04-30T09:34:00Z" w16du:dateUtc="2025-04-30T15:34:00Z">
        <w:r w:rsidR="5C5898E4" w:rsidRPr="002C3867" w:rsidDel="00236D6F">
          <w:rPr>
            <w:sz w:val="24"/>
            <w:szCs w:val="24"/>
            <w:lang w:val="en-US"/>
          </w:rPr>
          <w:delText xml:space="preserve">had </w:delText>
        </w:r>
        <w:r w:rsidR="6BAD20D5" w:rsidRPr="002C3867" w:rsidDel="00236D6F">
          <w:rPr>
            <w:sz w:val="24"/>
            <w:szCs w:val="24"/>
            <w:lang w:val="en-US"/>
          </w:rPr>
          <w:delText xml:space="preserve">limited </w:delText>
        </w:r>
        <w:r w:rsidR="56B7DABD" w:rsidRPr="002C3867" w:rsidDel="00236D6F">
          <w:rPr>
            <w:sz w:val="24"/>
            <w:szCs w:val="24"/>
            <w:lang w:val="en-US"/>
          </w:rPr>
          <w:delText>direct</w:delText>
        </w:r>
        <w:r w:rsidR="6BAD20D5" w:rsidRPr="002C3867" w:rsidDel="00236D6F">
          <w:rPr>
            <w:sz w:val="24"/>
            <w:szCs w:val="24"/>
            <w:lang w:val="en-US"/>
          </w:rPr>
          <w:delText xml:space="preserve"> </w:delText>
        </w:r>
        <w:r w:rsidR="50C9B9BF" w:rsidRPr="002C3867" w:rsidDel="00236D6F">
          <w:rPr>
            <w:sz w:val="24"/>
            <w:szCs w:val="24"/>
            <w:lang w:val="en-US"/>
          </w:rPr>
          <w:delText>relationships with treatments</w:delText>
        </w:r>
      </w:del>
      <w:ins w:id="2" w:author="Barnard, David - REE-ARS" w:date="2025-04-30T09:34:00Z" w16du:dateUtc="2025-04-30T15:34:00Z">
        <w:r w:rsidR="00236D6F">
          <w:rPr>
            <w:sz w:val="24"/>
            <w:szCs w:val="24"/>
            <w:lang w:val="en-US"/>
          </w:rPr>
          <w:t xml:space="preserve">had </w:t>
        </w:r>
      </w:ins>
      <w:ins w:id="3" w:author="Barnard, David - REE-ARS" w:date="2025-04-30T09:48:00Z" w16du:dateUtc="2025-04-30T15:48:00Z">
        <w:r w:rsidR="00F96B2C">
          <w:rPr>
            <w:sz w:val="24"/>
            <w:szCs w:val="24"/>
            <w:lang w:val="en-US"/>
          </w:rPr>
          <w:t>limited</w:t>
        </w:r>
      </w:ins>
      <w:ins w:id="4" w:author="Barnard, David - REE-ARS" w:date="2025-04-30T09:34:00Z" w16du:dateUtc="2025-04-30T15:34:00Z">
        <w:r w:rsidR="00236D6F">
          <w:rPr>
            <w:sz w:val="24"/>
            <w:szCs w:val="24"/>
            <w:lang w:val="en-US"/>
          </w:rPr>
          <w:t xml:space="preserve"> differences among treatments</w:t>
        </w:r>
      </w:ins>
      <w:r w:rsidR="68B93D6D" w:rsidRPr="002C3867">
        <w:rPr>
          <w:sz w:val="24"/>
          <w:szCs w:val="24"/>
          <w:lang w:val="en-US"/>
        </w:rPr>
        <w:t>.</w:t>
      </w:r>
      <w:r w:rsidR="51E4703F" w:rsidRPr="002C3867">
        <w:rPr>
          <w:sz w:val="24"/>
          <w:szCs w:val="24"/>
          <w:lang w:val="en-US"/>
        </w:rPr>
        <w:t xml:space="preserve"> </w:t>
      </w:r>
      <w:ins w:id="5" w:author="Barnard, David - REE-ARS" w:date="2025-04-30T10:01:00Z" w16du:dateUtc="2025-04-30T16:01:00Z">
        <w:r w:rsidR="00C41D03">
          <w:rPr>
            <w:sz w:val="24"/>
            <w:szCs w:val="24"/>
            <w:lang w:val="en-US"/>
          </w:rPr>
          <w:t>Random forests revealed multiple non-linear relationships betw</w:t>
        </w:r>
      </w:ins>
      <w:ins w:id="6" w:author="Barnard, David - REE-ARS" w:date="2025-04-30T10:02:00Z" w16du:dateUtc="2025-04-30T16:02:00Z">
        <w:r w:rsidR="00C41D03">
          <w:rPr>
            <w:sz w:val="24"/>
            <w:szCs w:val="24"/>
            <w:lang w:val="en-US"/>
          </w:rPr>
          <w:t xml:space="preserve">een plant traits and soil characteristics, but not treatment cover. </w:t>
        </w:r>
      </w:ins>
      <w:r w:rsidR="51E4703F" w:rsidRPr="002C3867">
        <w:rPr>
          <w:sz w:val="24"/>
          <w:szCs w:val="24"/>
          <w:lang w:val="en-US"/>
        </w:rPr>
        <w:t xml:space="preserve">However, </w:t>
      </w:r>
      <w:del w:id="7" w:author="Barnard, David - REE-ARS" w:date="2025-04-30T10:02:00Z" w16du:dateUtc="2025-04-30T16:02:00Z">
        <w:r w:rsidR="51E4703F" w:rsidRPr="002C3867" w:rsidDel="00C41D03">
          <w:rPr>
            <w:sz w:val="24"/>
            <w:szCs w:val="24"/>
            <w:lang w:val="en-US"/>
          </w:rPr>
          <w:delText>random forests</w:delText>
        </w:r>
      </w:del>
      <w:ins w:id="8" w:author="Barnard, David - REE-ARS" w:date="2025-04-30T09:35:00Z" w16du:dateUtc="2025-04-30T15:35:00Z">
        <w:r w:rsidR="00EE4684">
          <w:rPr>
            <w:sz w:val="24"/>
            <w:szCs w:val="24"/>
            <w:lang w:val="en-US"/>
          </w:rPr>
          <w:t>exploratory mediation showed indirect effects of</w:t>
        </w:r>
        <w:r w:rsidR="00311F17">
          <w:rPr>
            <w:sz w:val="24"/>
            <w:szCs w:val="24"/>
            <w:lang w:val="en-US"/>
          </w:rPr>
          <w:t xml:space="preserve"> treatments through</w:t>
        </w:r>
        <w:r w:rsidR="00EE4684">
          <w:rPr>
            <w:sz w:val="24"/>
            <w:szCs w:val="24"/>
            <w:lang w:val="en-US"/>
          </w:rPr>
          <w:t xml:space="preserve"> </w:t>
        </w:r>
      </w:ins>
      <w:ins w:id="9" w:author="Barnard, David - REE-ARS" w:date="2025-04-30T11:59:00Z" w16du:dateUtc="2025-04-30T17:59:00Z">
        <w:r w:rsidR="00023D73">
          <w:rPr>
            <w:sz w:val="24"/>
            <w:szCs w:val="24"/>
            <w:lang w:val="en-US"/>
          </w:rPr>
          <w:t xml:space="preserve">changes to </w:t>
        </w:r>
      </w:ins>
      <w:del w:id="10" w:author="Barnard, David - REE-ARS" w:date="2025-04-30T09:35:00Z" w16du:dateUtc="2025-04-30T15:35:00Z">
        <w:r w:rsidR="51E4703F" w:rsidRPr="002C3867" w:rsidDel="00311F17">
          <w:rPr>
            <w:sz w:val="24"/>
            <w:szCs w:val="24"/>
            <w:lang w:val="en-US"/>
          </w:rPr>
          <w:delText xml:space="preserve"> and structural equation models revealed non-linear and indirect effects of treatments on </w:delText>
        </w:r>
      </w:del>
      <w:r w:rsidR="51E4703F" w:rsidRPr="002C3867">
        <w:rPr>
          <w:sz w:val="24"/>
          <w:szCs w:val="24"/>
          <w:lang w:val="en-US"/>
        </w:rPr>
        <w:t>soil physical and chemical properties and microbial composition</w:t>
      </w:r>
      <w:del w:id="11" w:author="Barnard, David - REE-ARS" w:date="2025-04-30T09:36:00Z" w16du:dateUtc="2025-04-30T15:36:00Z">
        <w:r w:rsidR="51E4703F" w:rsidRPr="002C3867" w:rsidDel="00CE3793">
          <w:rPr>
            <w:sz w:val="24"/>
            <w:szCs w:val="24"/>
            <w:lang w:val="en-US"/>
          </w:rPr>
          <w:delText xml:space="preserve">, </w:delText>
        </w:r>
        <w:r w:rsidR="05203822" w:rsidRPr="002C3867" w:rsidDel="00CE3793">
          <w:rPr>
            <w:sz w:val="24"/>
            <w:szCs w:val="24"/>
            <w:lang w:val="en-US"/>
          </w:rPr>
          <w:delText>thereby</w:delText>
        </w:r>
        <w:r w:rsidR="51E4703F" w:rsidRPr="002C3867" w:rsidDel="00CE3793">
          <w:rPr>
            <w:sz w:val="24"/>
            <w:szCs w:val="24"/>
            <w:lang w:val="en-US"/>
          </w:rPr>
          <w:delText xml:space="preserve"> affect</w:delText>
        </w:r>
        <w:r w:rsidR="2DFC768B" w:rsidRPr="002C3867" w:rsidDel="00CE3793">
          <w:rPr>
            <w:sz w:val="24"/>
            <w:szCs w:val="24"/>
            <w:lang w:val="en-US"/>
          </w:rPr>
          <w:delText>ing</w:delText>
        </w:r>
        <w:r w:rsidR="51E4703F" w:rsidRPr="002C3867" w:rsidDel="00CE3793">
          <w:rPr>
            <w:sz w:val="24"/>
            <w:szCs w:val="24"/>
            <w:lang w:val="en-US"/>
          </w:rPr>
          <w:delText xml:space="preserve"> traits</w:delText>
        </w:r>
      </w:del>
      <w:r w:rsidR="51E4703F" w:rsidRPr="002C3867">
        <w:rPr>
          <w:sz w:val="24"/>
          <w:szCs w:val="24"/>
          <w:lang w:val="en-US"/>
        </w:rPr>
        <w:t>.</w:t>
      </w:r>
      <w:r w:rsidR="64DBD205" w:rsidRPr="002C3867">
        <w:rPr>
          <w:sz w:val="24"/>
          <w:szCs w:val="24"/>
          <w:lang w:val="en-US"/>
        </w:rPr>
        <w:t xml:space="preserve"> </w:t>
      </w:r>
      <w:r w:rsidR="68B93D6D" w:rsidRPr="002C3867">
        <w:rPr>
          <w:sz w:val="24"/>
          <w:szCs w:val="24"/>
          <w:lang w:val="en-US"/>
        </w:rPr>
        <w:t>There was a species-specific response</w:t>
      </w:r>
      <w:r w:rsidR="72831C44" w:rsidRPr="002C3867">
        <w:rPr>
          <w:sz w:val="24"/>
          <w:szCs w:val="24"/>
          <w:lang w:val="en-US"/>
        </w:rPr>
        <w:t xml:space="preserve"> of plant traits</w:t>
      </w:r>
      <w:r w:rsidR="68B93D6D" w:rsidRPr="002C3867">
        <w:rPr>
          <w:sz w:val="24"/>
          <w:szCs w:val="24"/>
          <w:lang w:val="en-US"/>
        </w:rPr>
        <w:t xml:space="preserve"> to </w:t>
      </w:r>
      <w:r w:rsidR="5C5898E4" w:rsidRPr="002C3867">
        <w:rPr>
          <w:sz w:val="24"/>
          <w:szCs w:val="24"/>
          <w:lang w:val="en-US"/>
        </w:rPr>
        <w:t xml:space="preserve">soil </w:t>
      </w:r>
      <w:r w:rsidR="68B93D6D" w:rsidRPr="002C3867">
        <w:rPr>
          <w:sz w:val="24"/>
          <w:szCs w:val="24"/>
          <w:lang w:val="en-US"/>
        </w:rPr>
        <w:t>N form</w:t>
      </w:r>
      <w:r w:rsidR="5C5898E4" w:rsidRPr="002C3867">
        <w:rPr>
          <w:sz w:val="24"/>
          <w:szCs w:val="24"/>
          <w:lang w:val="en-US"/>
        </w:rPr>
        <w:t xml:space="preserve">; </w:t>
      </w:r>
      <w:r w:rsidR="68B93D6D" w:rsidRPr="002C3867">
        <w:rPr>
          <w:i/>
          <w:iCs/>
          <w:sz w:val="24"/>
          <w:szCs w:val="24"/>
          <w:lang w:val="en-US"/>
        </w:rPr>
        <w:t>Vaccinium scoparium</w:t>
      </w:r>
      <w:r w:rsidR="68B93D6D" w:rsidRPr="002C3867">
        <w:rPr>
          <w:sz w:val="24"/>
          <w:szCs w:val="24"/>
          <w:lang w:val="en-US"/>
        </w:rPr>
        <w:t xml:space="preserve"> respond</w:t>
      </w:r>
      <w:r w:rsidR="5C5898E4" w:rsidRPr="002C3867">
        <w:rPr>
          <w:sz w:val="24"/>
          <w:szCs w:val="24"/>
          <w:lang w:val="en-US"/>
        </w:rPr>
        <w:t xml:space="preserve">ed </w:t>
      </w:r>
      <w:r w:rsidR="68B93D6D" w:rsidRPr="002C3867">
        <w:rPr>
          <w:sz w:val="24"/>
          <w:szCs w:val="24"/>
          <w:lang w:val="en-US"/>
        </w:rPr>
        <w:t>more to NH</w:t>
      </w:r>
      <w:r w:rsidR="68B93D6D" w:rsidRPr="002C3867">
        <w:rPr>
          <w:sz w:val="24"/>
          <w:szCs w:val="24"/>
          <w:vertAlign w:val="subscript"/>
          <w:lang w:val="en-US"/>
        </w:rPr>
        <w:t>4</w:t>
      </w:r>
      <w:r w:rsidR="68B93D6D" w:rsidRPr="002C3867">
        <w:rPr>
          <w:sz w:val="24"/>
          <w:szCs w:val="24"/>
          <w:vertAlign w:val="superscript"/>
          <w:lang w:val="en-US"/>
        </w:rPr>
        <w:t>+</w:t>
      </w:r>
      <w:r w:rsidR="68B93D6D" w:rsidRPr="002C3867">
        <w:rPr>
          <w:sz w:val="24"/>
          <w:szCs w:val="24"/>
          <w:lang w:val="en-US"/>
        </w:rPr>
        <w:t xml:space="preserve"> and </w:t>
      </w:r>
      <w:r w:rsidR="68B93D6D" w:rsidRPr="002C3867">
        <w:rPr>
          <w:i/>
          <w:iCs/>
          <w:sz w:val="24"/>
          <w:szCs w:val="24"/>
          <w:lang w:val="en-US"/>
        </w:rPr>
        <w:t xml:space="preserve">Oreochrysum parryi </w:t>
      </w:r>
      <w:r w:rsidR="68B93D6D" w:rsidRPr="002C3867">
        <w:rPr>
          <w:sz w:val="24"/>
          <w:szCs w:val="24"/>
          <w:lang w:val="en-US"/>
        </w:rPr>
        <w:t>respond</w:t>
      </w:r>
      <w:r w:rsidR="5C5898E4" w:rsidRPr="002C3867">
        <w:rPr>
          <w:sz w:val="24"/>
          <w:szCs w:val="24"/>
          <w:lang w:val="en-US"/>
        </w:rPr>
        <w:t xml:space="preserve">ed </w:t>
      </w:r>
      <w:r w:rsidR="68B93D6D" w:rsidRPr="002C3867">
        <w:rPr>
          <w:sz w:val="24"/>
          <w:szCs w:val="24"/>
          <w:lang w:val="en-US"/>
        </w:rPr>
        <w:t>more to NO</w:t>
      </w:r>
      <w:r w:rsidR="68B93D6D" w:rsidRPr="002C3867">
        <w:rPr>
          <w:sz w:val="24"/>
          <w:szCs w:val="24"/>
          <w:vertAlign w:val="subscript"/>
          <w:lang w:val="en-US"/>
        </w:rPr>
        <w:t>3</w:t>
      </w:r>
      <w:r w:rsidR="68B93D6D" w:rsidRPr="002C3867">
        <w:rPr>
          <w:sz w:val="24"/>
          <w:szCs w:val="24"/>
          <w:vertAlign w:val="superscript"/>
          <w:lang w:val="en-US"/>
        </w:rPr>
        <w:t>-</w:t>
      </w:r>
      <w:r w:rsidR="68B93D6D" w:rsidRPr="002C3867">
        <w:rPr>
          <w:sz w:val="24"/>
          <w:szCs w:val="24"/>
          <w:lang w:val="en-US"/>
        </w:rPr>
        <w:t xml:space="preserve">. </w:t>
      </w:r>
      <w:r w:rsidR="5C5898E4" w:rsidRPr="002C3867">
        <w:rPr>
          <w:sz w:val="24"/>
          <w:szCs w:val="24"/>
          <w:lang w:val="en-US"/>
        </w:rPr>
        <w:t>I</w:t>
      </w:r>
      <w:r w:rsidR="0123783D" w:rsidRPr="002C3867">
        <w:rPr>
          <w:sz w:val="24"/>
          <w:szCs w:val="24"/>
          <w:lang w:val="en-US"/>
        </w:rPr>
        <w:t xml:space="preserve">nteractions among soil moisture, </w:t>
      </w:r>
      <w:r w:rsidR="52F995B8" w:rsidRPr="002C3867">
        <w:rPr>
          <w:sz w:val="24"/>
          <w:szCs w:val="24"/>
          <w:lang w:val="en-US"/>
        </w:rPr>
        <w:t>chemistry</w:t>
      </w:r>
      <w:r w:rsidR="5C5898E4" w:rsidRPr="002C3867">
        <w:rPr>
          <w:sz w:val="24"/>
          <w:szCs w:val="24"/>
          <w:lang w:val="en-US"/>
        </w:rPr>
        <w:t xml:space="preserve"> (pH</w:t>
      </w:r>
      <w:r w:rsidR="0A8D1617" w:rsidRPr="002C3867">
        <w:rPr>
          <w:sz w:val="24"/>
          <w:szCs w:val="24"/>
          <w:lang w:val="en-US"/>
        </w:rPr>
        <w:t xml:space="preserve"> and</w:t>
      </w:r>
      <w:r w:rsidR="5C5898E4" w:rsidRPr="002C3867">
        <w:rPr>
          <w:sz w:val="24"/>
          <w:szCs w:val="24"/>
          <w:lang w:val="en-US"/>
        </w:rPr>
        <w:t xml:space="preserve"> cations)</w:t>
      </w:r>
      <w:r w:rsidR="0123783D" w:rsidRPr="002C3867">
        <w:rPr>
          <w:sz w:val="24"/>
          <w:szCs w:val="24"/>
          <w:lang w:val="en-US"/>
        </w:rPr>
        <w:t>, and microbi</w:t>
      </w:r>
      <w:r w:rsidR="3AD97ECE" w:rsidRPr="002C3867">
        <w:rPr>
          <w:sz w:val="24"/>
          <w:szCs w:val="24"/>
          <w:lang w:val="en-US"/>
        </w:rPr>
        <w:t>ome</w:t>
      </w:r>
      <w:r w:rsidR="0123783D" w:rsidRPr="002C3867">
        <w:rPr>
          <w:sz w:val="24"/>
          <w:szCs w:val="24"/>
          <w:lang w:val="en-US"/>
        </w:rPr>
        <w:t xml:space="preserve"> composition</w:t>
      </w:r>
      <w:r w:rsidR="49957B16" w:rsidRPr="002C3867">
        <w:rPr>
          <w:sz w:val="24"/>
          <w:szCs w:val="24"/>
          <w:lang w:val="en-US"/>
        </w:rPr>
        <w:t xml:space="preserve"> </w:t>
      </w:r>
      <w:r w:rsidR="5C5898E4" w:rsidRPr="002C3867">
        <w:rPr>
          <w:sz w:val="24"/>
          <w:szCs w:val="24"/>
          <w:lang w:val="en-US"/>
        </w:rPr>
        <w:t>(</w:t>
      </w:r>
      <w:r w:rsidR="1099B151" w:rsidRPr="002C3867">
        <w:rPr>
          <w:sz w:val="24"/>
          <w:szCs w:val="24"/>
          <w:lang w:val="en-US"/>
        </w:rPr>
        <w:t>especially</w:t>
      </w:r>
      <w:r w:rsidR="5C5898E4" w:rsidRPr="002C3867">
        <w:rPr>
          <w:sz w:val="24"/>
          <w:szCs w:val="24"/>
          <w:lang w:val="en-US"/>
        </w:rPr>
        <w:t xml:space="preserve"> ectomycorrhizal fungi and nitrifying bacteria and archaea) </w:t>
      </w:r>
      <w:r w:rsidR="34919ED3" w:rsidRPr="002C3867">
        <w:rPr>
          <w:sz w:val="24"/>
          <w:szCs w:val="24"/>
          <w:lang w:val="en-US"/>
        </w:rPr>
        <w:t>drove</w:t>
      </w:r>
      <w:r w:rsidR="2B4531FA" w:rsidRPr="002C3867">
        <w:rPr>
          <w:sz w:val="24"/>
          <w:szCs w:val="24"/>
          <w:lang w:val="en-US"/>
        </w:rPr>
        <w:t xml:space="preserve"> </w:t>
      </w:r>
      <w:r w:rsidR="37219160" w:rsidRPr="002C3867">
        <w:rPr>
          <w:sz w:val="24"/>
          <w:szCs w:val="24"/>
          <w:lang w:val="en-US"/>
        </w:rPr>
        <w:t>variation in plant traits</w:t>
      </w:r>
      <w:r w:rsidR="350B299D" w:rsidRPr="002C3867">
        <w:rPr>
          <w:sz w:val="24"/>
          <w:szCs w:val="24"/>
          <w:lang w:val="en-US"/>
        </w:rPr>
        <w:t>.</w:t>
      </w:r>
      <w:r w:rsidR="57D09282" w:rsidRPr="002C3867">
        <w:rPr>
          <w:sz w:val="24"/>
          <w:szCs w:val="24"/>
          <w:lang w:val="en-US"/>
        </w:rPr>
        <w:t xml:space="preserve"> </w:t>
      </w:r>
      <w:r w:rsidR="22505EBD" w:rsidRPr="002C3867">
        <w:rPr>
          <w:rFonts w:eastAsia="Times New Roman"/>
          <w:sz w:val="24"/>
          <w:szCs w:val="24"/>
          <w:lang w:val="en-US"/>
        </w:rPr>
        <w:t>These findings show that soil amendment effects on plant traits or microbial composition may not be directly detected using simple statistical approaches, but emerge as</w:t>
      </w:r>
      <w:ins w:id="12" w:author="Barnard, David - REE-ARS" w:date="2025-04-30T09:36:00Z" w16du:dateUtc="2025-04-30T15:36:00Z">
        <w:r w:rsidR="00CE3793">
          <w:rPr>
            <w:rFonts w:eastAsia="Times New Roman"/>
            <w:sz w:val="24"/>
            <w:szCs w:val="24"/>
            <w:lang w:val="en-US"/>
          </w:rPr>
          <w:t xml:space="preserve"> non-linear or</w:t>
        </w:r>
      </w:ins>
      <w:r w:rsidR="22505EBD" w:rsidRPr="002C3867">
        <w:rPr>
          <w:rFonts w:eastAsia="Times New Roman"/>
          <w:sz w:val="24"/>
          <w:szCs w:val="24"/>
          <w:lang w:val="en-US"/>
        </w:rPr>
        <w:t xml:space="preserve"> indirect effects, revealing the multi</w:t>
      </w:r>
      <w:r w:rsidR="00D43851" w:rsidRPr="002C3867">
        <w:rPr>
          <w:rFonts w:eastAsia="Times New Roman"/>
          <w:sz w:val="24"/>
          <w:szCs w:val="24"/>
          <w:lang w:val="en-US"/>
        </w:rPr>
        <w:t>faceted</w:t>
      </w:r>
      <w:r w:rsidR="22505EBD" w:rsidRPr="002C3867">
        <w:rPr>
          <w:rFonts w:eastAsia="Times New Roman"/>
          <w:sz w:val="24"/>
          <w:szCs w:val="24"/>
          <w:lang w:val="en-US"/>
        </w:rPr>
        <w:t xml:space="preserve"> importance of soil biotic and abiotic characteristics. This work will benefit future research and restoration practices utilizing a trait-based approach to ecosystem recovery and improving forest resilience</w:t>
      </w:r>
      <w:r w:rsidR="441D92FD" w:rsidRPr="002C3867">
        <w:rPr>
          <w:sz w:val="24"/>
          <w:szCs w:val="24"/>
          <w:lang w:val="en-US"/>
        </w:rPr>
        <w:t>.</w:t>
      </w:r>
    </w:p>
    <w:p w14:paraId="0C921D99" w14:textId="77777777" w:rsidR="00C8201D" w:rsidRPr="002C3867" w:rsidRDefault="00C8201D" w:rsidP="00EE3700">
      <w:pPr>
        <w:spacing w:line="360" w:lineRule="auto"/>
        <w:rPr>
          <w:sz w:val="24"/>
          <w:szCs w:val="24"/>
        </w:rPr>
      </w:pPr>
      <w:bookmarkStart w:id="13" w:name="_4jatzyh2ba2g" w:colFirst="0" w:colLast="0"/>
      <w:bookmarkEnd w:id="13"/>
    </w:p>
    <w:p w14:paraId="06E6584A" w14:textId="140B0A6A" w:rsidR="00C8201D" w:rsidRPr="002C3867" w:rsidRDefault="2555C048" w:rsidP="280DF2BA">
      <w:pPr>
        <w:spacing w:line="360" w:lineRule="auto"/>
        <w:rPr>
          <w:i/>
          <w:iCs/>
          <w:sz w:val="24"/>
          <w:szCs w:val="24"/>
          <w:lang w:val="en-US"/>
        </w:rPr>
        <w:sectPr w:rsidR="00C8201D" w:rsidRPr="002C3867" w:rsidSect="000073F0">
          <w:pgSz w:w="12240" w:h="15840"/>
          <w:pgMar w:top="1440" w:right="1440" w:bottom="1440" w:left="1440" w:header="720" w:footer="720" w:gutter="0"/>
          <w:cols w:space="720"/>
        </w:sectPr>
      </w:pPr>
      <w:r w:rsidRPr="002C3867">
        <w:rPr>
          <w:b/>
          <w:bCs/>
          <w:sz w:val="24"/>
          <w:szCs w:val="24"/>
          <w:lang w:val="en-US"/>
        </w:rPr>
        <w:t>Keywords</w:t>
      </w:r>
      <w:r w:rsidRPr="002C3867">
        <w:rPr>
          <w:sz w:val="24"/>
          <w:szCs w:val="24"/>
          <w:lang w:val="en-US"/>
        </w:rPr>
        <w:t xml:space="preserve">: </w:t>
      </w:r>
      <w:r w:rsidR="435111D1" w:rsidRPr="002C3867">
        <w:rPr>
          <w:i/>
          <w:iCs/>
          <w:sz w:val="24"/>
          <w:szCs w:val="24"/>
          <w:lang w:val="en-US"/>
        </w:rPr>
        <w:t>m</w:t>
      </w:r>
      <w:r w:rsidRPr="002C3867">
        <w:rPr>
          <w:i/>
          <w:iCs/>
          <w:sz w:val="24"/>
          <w:szCs w:val="24"/>
          <w:lang w:val="en-US"/>
        </w:rPr>
        <w:t xml:space="preserve">ulch, </w:t>
      </w:r>
      <w:r w:rsidR="435111D1" w:rsidRPr="002C3867">
        <w:rPr>
          <w:i/>
          <w:iCs/>
          <w:sz w:val="24"/>
          <w:szCs w:val="24"/>
          <w:lang w:val="en-US"/>
        </w:rPr>
        <w:t>b</w:t>
      </w:r>
      <w:r w:rsidRPr="002C3867">
        <w:rPr>
          <w:i/>
          <w:iCs/>
          <w:sz w:val="24"/>
          <w:szCs w:val="24"/>
          <w:lang w:val="en-US"/>
        </w:rPr>
        <w:t>iochar, plant</w:t>
      </w:r>
      <w:r w:rsidR="667706FD" w:rsidRPr="002C3867">
        <w:rPr>
          <w:i/>
          <w:iCs/>
          <w:sz w:val="24"/>
          <w:szCs w:val="24"/>
          <w:lang w:val="en-US"/>
        </w:rPr>
        <w:t xml:space="preserve"> functional traits</w:t>
      </w:r>
      <w:r w:rsidRPr="002C3867">
        <w:rPr>
          <w:i/>
          <w:iCs/>
          <w:sz w:val="24"/>
          <w:szCs w:val="24"/>
          <w:lang w:val="en-US"/>
        </w:rPr>
        <w:t xml:space="preserve">, </w:t>
      </w:r>
      <w:r w:rsidR="5BFBE871" w:rsidRPr="002C3867">
        <w:rPr>
          <w:i/>
          <w:iCs/>
          <w:sz w:val="24"/>
          <w:szCs w:val="24"/>
          <w:lang w:val="en-US"/>
        </w:rPr>
        <w:t>wi</w:t>
      </w:r>
      <w:r w:rsidR="435111D1" w:rsidRPr="002C3867">
        <w:rPr>
          <w:i/>
          <w:iCs/>
          <w:sz w:val="24"/>
          <w:szCs w:val="24"/>
          <w:lang w:val="en-US"/>
        </w:rPr>
        <w:t>ld</w:t>
      </w:r>
      <w:r w:rsidRPr="002C3867">
        <w:rPr>
          <w:i/>
          <w:iCs/>
          <w:sz w:val="24"/>
          <w:szCs w:val="24"/>
          <w:lang w:val="en-US"/>
        </w:rPr>
        <w:t>fire, soil amendments, soil microb</w:t>
      </w:r>
      <w:r w:rsidR="435111D1" w:rsidRPr="002C3867">
        <w:rPr>
          <w:i/>
          <w:iCs/>
          <w:sz w:val="24"/>
          <w:szCs w:val="24"/>
          <w:lang w:val="en-US"/>
        </w:rPr>
        <w:t>iome</w:t>
      </w:r>
    </w:p>
    <w:p w14:paraId="367071A3" w14:textId="7F31B699" w:rsidR="00FE083C" w:rsidRPr="002C3867" w:rsidRDefault="00735199" w:rsidP="008E0534">
      <w:pPr>
        <w:pStyle w:val="Heading1"/>
        <w:rPr>
          <w:rFonts w:ascii="Arial" w:hAnsi="Arial"/>
        </w:rPr>
      </w:pPr>
      <w:r w:rsidRPr="002C3867">
        <w:rPr>
          <w:rFonts w:ascii="Arial" w:hAnsi="Arial"/>
        </w:rPr>
        <w:lastRenderedPageBreak/>
        <w:t xml:space="preserve">1. </w:t>
      </w:r>
      <w:r w:rsidR="00FE083C" w:rsidRPr="002C3867">
        <w:rPr>
          <w:rFonts w:ascii="Arial" w:hAnsi="Arial"/>
        </w:rPr>
        <w:t>Introduction</w:t>
      </w:r>
    </w:p>
    <w:p w14:paraId="21121FA2" w14:textId="790CB00D" w:rsidR="00E1682F" w:rsidRPr="002C3867" w:rsidRDefault="150C1020" w:rsidP="0005528E">
      <w:pPr>
        <w:spacing w:after="160" w:line="360" w:lineRule="auto"/>
        <w:rPr>
          <w:rFonts w:eastAsia="Aptos"/>
          <w:sz w:val="24"/>
          <w:szCs w:val="24"/>
          <w:lang w:val="en-US"/>
        </w:rPr>
      </w:pPr>
      <w:r w:rsidRPr="002C3867">
        <w:rPr>
          <w:rFonts w:eastAsia="Aptos"/>
          <w:sz w:val="24"/>
          <w:szCs w:val="24"/>
          <w:lang w:val="en-US"/>
        </w:rPr>
        <w:t xml:space="preserve">Wildfires are becoming more frequent and severe </w:t>
      </w:r>
      <w:r w:rsidR="1931DB12" w:rsidRPr="002C3867">
        <w:rPr>
          <w:rFonts w:eastAsia="Aptos"/>
          <w:sz w:val="24"/>
          <w:szCs w:val="24"/>
          <w:lang w:val="en-US"/>
        </w:rPr>
        <w:t xml:space="preserve">across </w:t>
      </w:r>
      <w:r w:rsidR="4A022984" w:rsidRPr="002C3867">
        <w:rPr>
          <w:rFonts w:eastAsia="Aptos"/>
          <w:sz w:val="24"/>
          <w:szCs w:val="24"/>
          <w:lang w:val="en-US"/>
        </w:rPr>
        <w:t>w</w:t>
      </w:r>
      <w:r w:rsidR="1931DB12" w:rsidRPr="002C3867">
        <w:rPr>
          <w:rFonts w:eastAsia="Aptos"/>
          <w:sz w:val="24"/>
          <w:szCs w:val="24"/>
          <w:lang w:val="en-US"/>
        </w:rPr>
        <w:t xml:space="preserve">estern North America, with important implications for forest </w:t>
      </w:r>
      <w:r w:rsidR="4030721E" w:rsidRPr="002C3867">
        <w:rPr>
          <w:rFonts w:eastAsia="Aptos"/>
          <w:sz w:val="24"/>
          <w:szCs w:val="24"/>
          <w:lang w:val="en-US"/>
        </w:rPr>
        <w:t>resilience</w:t>
      </w:r>
      <w:r w:rsidR="1931DB12" w:rsidRPr="002C3867">
        <w:rPr>
          <w:rFonts w:eastAsia="Aptos"/>
          <w:sz w:val="24"/>
          <w:szCs w:val="24"/>
          <w:lang w:val="en-US"/>
        </w:rPr>
        <w:t>, soil erosion, and water resources</w:t>
      </w:r>
      <w:r w:rsidR="612178A5" w:rsidRPr="002C3867">
        <w:rPr>
          <w:rFonts w:eastAsia="Aptos"/>
          <w:sz w:val="24"/>
          <w:szCs w:val="24"/>
          <w:lang w:val="en-US"/>
        </w:rPr>
        <w:t xml:space="preserve"> </w:t>
      </w:r>
      <w:r w:rsidR="00F62689" w:rsidRPr="002C3867">
        <w:rPr>
          <w:rFonts w:eastAsia="Aptos"/>
          <w:sz w:val="24"/>
          <w:szCs w:val="24"/>
        </w:rPr>
        <w:fldChar w:fldCharType="begin">
          <w:fldData xml:space="preserve">PEVuZE5vdGU+PENpdGU+PEF1dGhvcj5BYmF0em9nbG91PC9BdXRob3I+PFllYXI+MjAxNjwvWWVh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PEVuZE5vdGU+PENpdGU+PEF1dGhvcj5BYmF0em9nbG91PC9BdXRob3I+PFllYXI+MjAxNjwvWWVh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F62689" w:rsidRPr="002C3867">
        <w:rPr>
          <w:rFonts w:eastAsia="Aptos"/>
          <w:sz w:val="24"/>
          <w:szCs w:val="24"/>
        </w:rPr>
      </w:r>
      <w:r w:rsidR="00F62689" w:rsidRPr="002C3867">
        <w:rPr>
          <w:rFonts w:eastAsia="Aptos"/>
          <w:sz w:val="24"/>
          <w:szCs w:val="24"/>
        </w:rPr>
        <w:fldChar w:fldCharType="separate"/>
      </w:r>
      <w:r w:rsidR="00FD157D">
        <w:rPr>
          <w:rFonts w:eastAsia="Aptos"/>
          <w:noProof/>
          <w:sz w:val="24"/>
          <w:szCs w:val="24"/>
        </w:rPr>
        <w:t>(</w:t>
      </w:r>
      <w:hyperlink w:anchor="_ENREF_1" w:tooltip="Abatzoglou, 2016 #109" w:history="1">
        <w:r w:rsidR="001860FD" w:rsidRPr="001860FD">
          <w:rPr>
            <w:rStyle w:val="Hyperlink"/>
          </w:rPr>
          <w:t>Abatzoglou and Williams, 2016</w:t>
        </w:r>
      </w:hyperlink>
      <w:r w:rsidR="00FD157D">
        <w:rPr>
          <w:rFonts w:eastAsia="Aptos"/>
          <w:noProof/>
          <w:sz w:val="24"/>
          <w:szCs w:val="24"/>
        </w:rPr>
        <w:t xml:space="preserve">; </w:t>
      </w:r>
      <w:hyperlink w:anchor="_ENREF_11" w:tooltip="Barnard, 2023 #405" w:history="1">
        <w:r w:rsidR="001860FD" w:rsidRPr="001860FD">
          <w:rPr>
            <w:rStyle w:val="Hyperlink"/>
          </w:rPr>
          <w:t>Barnard et al., 2023</w:t>
        </w:r>
      </w:hyperlink>
      <w:r w:rsidR="00FD157D">
        <w:rPr>
          <w:rFonts w:eastAsia="Aptos"/>
          <w:noProof/>
          <w:sz w:val="24"/>
          <w:szCs w:val="24"/>
        </w:rPr>
        <w:t xml:space="preserve">; </w:t>
      </w:r>
      <w:hyperlink w:anchor="_ENREF_67" w:tooltip="Kampf, 2022 #221" w:history="1">
        <w:r w:rsidR="001860FD" w:rsidRPr="001860FD">
          <w:rPr>
            <w:rStyle w:val="Hyperlink"/>
          </w:rPr>
          <w:t>Kampf et al., 2022</w:t>
        </w:r>
      </w:hyperlink>
      <w:r w:rsidR="00FD157D">
        <w:rPr>
          <w:rFonts w:eastAsia="Aptos"/>
          <w:noProof/>
          <w:sz w:val="24"/>
          <w:szCs w:val="24"/>
        </w:rPr>
        <w:t>)</w:t>
      </w:r>
      <w:r w:rsidR="00F62689" w:rsidRPr="002C3867">
        <w:rPr>
          <w:rFonts w:eastAsia="Aptos"/>
          <w:sz w:val="24"/>
          <w:szCs w:val="24"/>
        </w:rPr>
        <w:fldChar w:fldCharType="end"/>
      </w:r>
      <w:r w:rsidR="1931DB12" w:rsidRPr="002C3867">
        <w:rPr>
          <w:rFonts w:eastAsia="Aptos"/>
          <w:sz w:val="24"/>
          <w:szCs w:val="24"/>
          <w:lang w:val="en-US"/>
        </w:rPr>
        <w:t>. High-severity fire</w:t>
      </w:r>
      <w:r w:rsidR="24E8D079" w:rsidRPr="002C3867">
        <w:rPr>
          <w:rFonts w:eastAsia="Aptos"/>
          <w:sz w:val="24"/>
          <w:szCs w:val="24"/>
          <w:lang w:val="en-US"/>
        </w:rPr>
        <w:t xml:space="preserve">s, in particular, </w:t>
      </w:r>
      <w:r w:rsidR="3DDA03A0" w:rsidRPr="002C3867">
        <w:rPr>
          <w:rFonts w:eastAsia="Aptos"/>
          <w:sz w:val="24"/>
          <w:szCs w:val="24"/>
          <w:lang w:val="en-US"/>
        </w:rPr>
        <w:t>affect</w:t>
      </w:r>
      <w:r w:rsidR="71852DD8" w:rsidRPr="002C3867">
        <w:rPr>
          <w:rFonts w:eastAsia="Aptos"/>
          <w:sz w:val="24"/>
          <w:szCs w:val="24"/>
          <w:lang w:val="en-US"/>
        </w:rPr>
        <w:t xml:space="preserve"> </w:t>
      </w:r>
      <w:r w:rsidR="1931DB12" w:rsidRPr="002C3867">
        <w:rPr>
          <w:rFonts w:eastAsia="Aptos"/>
          <w:sz w:val="24"/>
          <w:szCs w:val="24"/>
          <w:lang w:val="en-US"/>
        </w:rPr>
        <w:t xml:space="preserve">forest </w:t>
      </w:r>
      <w:r w:rsidR="0DA8413C" w:rsidRPr="002C3867">
        <w:rPr>
          <w:rFonts w:eastAsia="Aptos"/>
          <w:sz w:val="24"/>
          <w:szCs w:val="24"/>
          <w:lang w:val="en-US"/>
        </w:rPr>
        <w:t>function and ecosystem services</w:t>
      </w:r>
      <w:r w:rsidR="1931DB12" w:rsidRPr="002C3867">
        <w:rPr>
          <w:rFonts w:eastAsia="Aptos"/>
          <w:sz w:val="24"/>
          <w:szCs w:val="24"/>
          <w:lang w:val="en-US"/>
        </w:rPr>
        <w:t xml:space="preserve"> by </w:t>
      </w:r>
      <w:r w:rsidR="6F922C3E" w:rsidRPr="002C3867">
        <w:rPr>
          <w:rFonts w:eastAsia="Aptos"/>
          <w:sz w:val="24"/>
          <w:szCs w:val="24"/>
          <w:lang w:val="en-US"/>
        </w:rPr>
        <w:t>burning</w:t>
      </w:r>
      <w:r w:rsidR="1A18732E" w:rsidRPr="002C3867">
        <w:rPr>
          <w:rFonts w:eastAsia="Aptos"/>
          <w:sz w:val="24"/>
          <w:szCs w:val="24"/>
          <w:lang w:val="en-US"/>
        </w:rPr>
        <w:t xml:space="preserve"> vegetation and </w:t>
      </w:r>
      <w:r w:rsidR="1931DB12" w:rsidRPr="002C3867">
        <w:rPr>
          <w:rFonts w:eastAsia="Aptos"/>
          <w:sz w:val="24"/>
          <w:szCs w:val="24"/>
          <w:lang w:val="en-US"/>
        </w:rPr>
        <w:t xml:space="preserve">altering </w:t>
      </w:r>
      <w:r w:rsidR="4E6B0E35" w:rsidRPr="002C3867">
        <w:rPr>
          <w:rFonts w:eastAsia="Aptos"/>
          <w:sz w:val="24"/>
          <w:szCs w:val="24"/>
          <w:lang w:val="en-US"/>
        </w:rPr>
        <w:t xml:space="preserve">biogeochemical cycling through changes to </w:t>
      </w:r>
      <w:r w:rsidR="1931DB12" w:rsidRPr="002C3867">
        <w:rPr>
          <w:rFonts w:eastAsia="Aptos"/>
          <w:sz w:val="24"/>
          <w:szCs w:val="24"/>
          <w:lang w:val="en-US"/>
        </w:rPr>
        <w:t>soil structure</w:t>
      </w:r>
      <w:r w:rsidR="0DE2C212" w:rsidRPr="002C3867">
        <w:rPr>
          <w:rFonts w:eastAsia="Aptos"/>
          <w:sz w:val="24"/>
          <w:szCs w:val="24"/>
          <w:lang w:val="en-US"/>
        </w:rPr>
        <w:t xml:space="preserve">, </w:t>
      </w:r>
      <w:r w:rsidR="1931DB12" w:rsidRPr="002C3867">
        <w:rPr>
          <w:rFonts w:eastAsia="Aptos"/>
          <w:sz w:val="24"/>
          <w:szCs w:val="24"/>
          <w:lang w:val="en-US"/>
        </w:rPr>
        <w:t xml:space="preserve">chemical properties, and </w:t>
      </w:r>
      <w:r w:rsidR="03DCFB89" w:rsidRPr="002C3867">
        <w:rPr>
          <w:rFonts w:eastAsia="Aptos"/>
          <w:sz w:val="24"/>
          <w:szCs w:val="24"/>
          <w:lang w:val="en-US"/>
        </w:rPr>
        <w:t xml:space="preserve">the </w:t>
      </w:r>
      <w:r w:rsidR="0DE2C212" w:rsidRPr="002C3867">
        <w:rPr>
          <w:rFonts w:eastAsia="Aptos"/>
          <w:sz w:val="24"/>
          <w:szCs w:val="24"/>
          <w:lang w:val="en-US"/>
        </w:rPr>
        <w:t>microbiome</w:t>
      </w:r>
      <w:r w:rsidR="265F31F0" w:rsidRPr="002C3867">
        <w:rPr>
          <w:rFonts w:eastAsia="Aptos"/>
          <w:sz w:val="24"/>
          <w:szCs w:val="24"/>
          <w:lang w:val="en-US"/>
        </w:rPr>
        <w:t xml:space="preserve"> </w:t>
      </w:r>
      <w:r w:rsidR="0021739C" w:rsidRPr="002C3867">
        <w:rPr>
          <w:rFonts w:eastAsia="Aptos"/>
          <w:sz w:val="24"/>
          <w:szCs w:val="24"/>
        </w:rPr>
        <w:fldChar w:fldCharType="begin">
          <w:fldData xml:space="preserve">PEVuZE5vdGU+PENpdGU+PEF1dGhvcj5OZWxzb248L0F1dGhvcj48WWVhcj4yMDIyPC9ZZWFyPjxS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PEVuZE5vdGU+PENpdGU+PEF1dGhvcj5OZWxzb248L0F1dGhvcj48WWVhcj4yMDIyPC9ZZWFyPjxS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21739C" w:rsidRPr="002C3867">
        <w:rPr>
          <w:rFonts w:eastAsia="Aptos"/>
          <w:sz w:val="24"/>
          <w:szCs w:val="24"/>
        </w:rPr>
      </w:r>
      <w:r w:rsidR="0021739C" w:rsidRPr="002C3867">
        <w:rPr>
          <w:rFonts w:eastAsia="Aptos"/>
          <w:sz w:val="24"/>
          <w:szCs w:val="24"/>
        </w:rPr>
        <w:fldChar w:fldCharType="separate"/>
      </w:r>
      <w:r w:rsidR="00FD157D">
        <w:rPr>
          <w:rFonts w:eastAsia="Aptos"/>
          <w:noProof/>
          <w:sz w:val="24"/>
          <w:szCs w:val="24"/>
        </w:rPr>
        <w:t>(</w:t>
      </w:r>
      <w:hyperlink w:anchor="_ENREF_23" w:tooltip="Caiafa, 2023 #293" w:history="1">
        <w:r w:rsidR="001860FD" w:rsidRPr="001860FD">
          <w:rPr>
            <w:rStyle w:val="Hyperlink"/>
          </w:rPr>
          <w:t>Caiafa et al., 2023</w:t>
        </w:r>
      </w:hyperlink>
      <w:r w:rsidR="00FD157D">
        <w:rPr>
          <w:rFonts w:eastAsia="Aptos"/>
          <w:noProof/>
          <w:sz w:val="24"/>
          <w:szCs w:val="24"/>
        </w:rPr>
        <w:t xml:space="preserve">; </w:t>
      </w:r>
      <w:hyperlink w:anchor="_ENREF_82" w:tooltip="Nelson, 2022 #164" w:history="1">
        <w:r w:rsidR="001860FD" w:rsidRPr="001860FD">
          <w:rPr>
            <w:rStyle w:val="Hyperlink"/>
          </w:rPr>
          <w:t>Nelson et al., 2022</w:t>
        </w:r>
      </w:hyperlink>
      <w:r w:rsidR="00FD157D">
        <w:rPr>
          <w:rFonts w:eastAsia="Aptos"/>
          <w:noProof/>
          <w:sz w:val="24"/>
          <w:szCs w:val="24"/>
        </w:rPr>
        <w:t>)</w:t>
      </w:r>
      <w:r w:rsidR="0021739C" w:rsidRPr="002C3867">
        <w:rPr>
          <w:rFonts w:eastAsia="Aptos"/>
          <w:sz w:val="24"/>
          <w:szCs w:val="24"/>
        </w:rPr>
        <w:fldChar w:fldCharType="end"/>
      </w:r>
      <w:r w:rsidR="114243DB" w:rsidRPr="002C3867">
        <w:rPr>
          <w:rFonts w:eastAsia="Aptos"/>
          <w:sz w:val="24"/>
          <w:szCs w:val="24"/>
          <w:lang w:val="en-US"/>
        </w:rPr>
        <w:t>.</w:t>
      </w:r>
      <w:r w:rsidR="1931DB12" w:rsidRPr="002C3867">
        <w:rPr>
          <w:rFonts w:eastAsia="Aptos"/>
          <w:sz w:val="24"/>
          <w:szCs w:val="24"/>
          <w:lang w:val="en-US"/>
        </w:rPr>
        <w:t xml:space="preserve"> Although many </w:t>
      </w:r>
      <w:r w:rsidR="4A70AB99" w:rsidRPr="002C3867">
        <w:rPr>
          <w:rFonts w:eastAsia="Aptos"/>
          <w:sz w:val="24"/>
          <w:szCs w:val="24"/>
          <w:lang w:val="en-US"/>
        </w:rPr>
        <w:t>f</w:t>
      </w:r>
      <w:r w:rsidR="1931DB12" w:rsidRPr="002C3867">
        <w:rPr>
          <w:rFonts w:eastAsia="Aptos"/>
          <w:sz w:val="24"/>
          <w:szCs w:val="24"/>
          <w:lang w:val="en-US"/>
        </w:rPr>
        <w:t xml:space="preserve">orests </w:t>
      </w:r>
      <w:r w:rsidR="4A70AB99" w:rsidRPr="002C3867">
        <w:rPr>
          <w:rFonts w:eastAsia="Aptos"/>
          <w:sz w:val="24"/>
          <w:szCs w:val="24"/>
          <w:lang w:val="en-US"/>
        </w:rPr>
        <w:t xml:space="preserve">across </w:t>
      </w:r>
      <w:r w:rsidR="3AA202F9" w:rsidRPr="002C3867">
        <w:rPr>
          <w:rFonts w:eastAsia="Aptos"/>
          <w:sz w:val="24"/>
          <w:szCs w:val="24"/>
          <w:lang w:val="en-US"/>
        </w:rPr>
        <w:t>t</w:t>
      </w:r>
      <w:r w:rsidR="4A70AB99" w:rsidRPr="002C3867">
        <w:rPr>
          <w:rFonts w:eastAsia="Aptos"/>
          <w:sz w:val="24"/>
          <w:szCs w:val="24"/>
          <w:lang w:val="en-US"/>
        </w:rPr>
        <w:t xml:space="preserve">he </w:t>
      </w:r>
      <w:r w:rsidR="3AA202F9" w:rsidRPr="002C3867">
        <w:rPr>
          <w:rFonts w:eastAsia="Aptos"/>
          <w:sz w:val="24"/>
          <w:szCs w:val="24"/>
          <w:lang w:val="en-US"/>
        </w:rPr>
        <w:t>W</w:t>
      </w:r>
      <w:r w:rsidR="4A70AB99" w:rsidRPr="002C3867">
        <w:rPr>
          <w:rFonts w:eastAsia="Aptos"/>
          <w:sz w:val="24"/>
          <w:szCs w:val="24"/>
          <w:lang w:val="en-US"/>
        </w:rPr>
        <w:t xml:space="preserve">est </w:t>
      </w:r>
      <w:r w:rsidR="4E8855E6" w:rsidRPr="002C3867">
        <w:rPr>
          <w:rFonts w:eastAsia="Aptos"/>
          <w:sz w:val="24"/>
          <w:szCs w:val="24"/>
          <w:lang w:val="en-US"/>
        </w:rPr>
        <w:t>have historically experienced</w:t>
      </w:r>
      <w:r w:rsidR="1931DB12" w:rsidRPr="002C3867">
        <w:rPr>
          <w:rFonts w:eastAsia="Aptos"/>
          <w:sz w:val="24"/>
          <w:szCs w:val="24"/>
          <w:lang w:val="en-US"/>
        </w:rPr>
        <w:t xml:space="preserve"> stand-replacing fires</w:t>
      </w:r>
      <w:r w:rsidR="4E8855E6" w:rsidRPr="002C3867">
        <w:rPr>
          <w:rFonts w:eastAsia="Aptos"/>
          <w:sz w:val="24"/>
          <w:szCs w:val="24"/>
          <w:lang w:val="en-US"/>
        </w:rPr>
        <w:t>,</w:t>
      </w:r>
      <w:r w:rsidR="1931DB12" w:rsidRPr="002C3867">
        <w:rPr>
          <w:rFonts w:eastAsia="Aptos"/>
          <w:sz w:val="24"/>
          <w:szCs w:val="24"/>
          <w:lang w:val="en-US"/>
        </w:rPr>
        <w:t xml:space="preserve"> the increasing </w:t>
      </w:r>
      <w:r w:rsidR="7E5F8C0D" w:rsidRPr="002C3867">
        <w:rPr>
          <w:rFonts w:eastAsia="Aptos"/>
          <w:sz w:val="24"/>
          <w:szCs w:val="24"/>
          <w:lang w:val="en-US"/>
        </w:rPr>
        <w:t xml:space="preserve">frequency and </w:t>
      </w:r>
      <w:r w:rsidR="1DE4466C" w:rsidRPr="002C3867">
        <w:rPr>
          <w:rFonts w:eastAsia="Aptos"/>
          <w:sz w:val="24"/>
          <w:szCs w:val="24"/>
          <w:lang w:val="en-US"/>
        </w:rPr>
        <w:t>severity</w:t>
      </w:r>
      <w:r w:rsidR="1931DB12" w:rsidRPr="002C3867">
        <w:rPr>
          <w:rFonts w:eastAsia="Aptos"/>
          <w:sz w:val="24"/>
          <w:szCs w:val="24"/>
          <w:lang w:val="en-US"/>
        </w:rPr>
        <w:t xml:space="preserve"> of </w:t>
      </w:r>
      <w:r w:rsidR="7B249AB1" w:rsidRPr="002C3867">
        <w:rPr>
          <w:rFonts w:eastAsia="Aptos"/>
          <w:sz w:val="24"/>
          <w:szCs w:val="24"/>
          <w:lang w:val="en-US"/>
        </w:rPr>
        <w:t>wild</w:t>
      </w:r>
      <w:r w:rsidR="1931DB12" w:rsidRPr="002C3867">
        <w:rPr>
          <w:rFonts w:eastAsia="Aptos"/>
          <w:sz w:val="24"/>
          <w:szCs w:val="24"/>
          <w:lang w:val="en-US"/>
        </w:rPr>
        <w:t xml:space="preserve">fires </w:t>
      </w:r>
      <w:r w:rsidR="734778E1" w:rsidRPr="002C3867">
        <w:rPr>
          <w:rFonts w:eastAsia="Aptos"/>
          <w:sz w:val="24"/>
          <w:szCs w:val="24"/>
          <w:lang w:val="en-US"/>
        </w:rPr>
        <w:t>combined with</w:t>
      </w:r>
      <w:r w:rsidR="1931DB12" w:rsidRPr="002C3867">
        <w:rPr>
          <w:rFonts w:eastAsia="Aptos"/>
          <w:sz w:val="24"/>
          <w:szCs w:val="24"/>
          <w:lang w:val="en-US"/>
        </w:rPr>
        <w:t xml:space="preserve"> </w:t>
      </w:r>
      <w:r w:rsidR="7E5F8C0D" w:rsidRPr="002C3867">
        <w:rPr>
          <w:rFonts w:eastAsia="Aptos"/>
          <w:sz w:val="24"/>
          <w:szCs w:val="24"/>
          <w:lang w:val="en-US"/>
        </w:rPr>
        <w:t xml:space="preserve">a </w:t>
      </w:r>
      <w:r w:rsidR="1931DB12" w:rsidRPr="002C3867">
        <w:rPr>
          <w:rFonts w:eastAsia="Aptos"/>
          <w:sz w:val="24"/>
          <w:szCs w:val="24"/>
          <w:lang w:val="en-US"/>
        </w:rPr>
        <w:t xml:space="preserve">warmer and drier climate </w:t>
      </w:r>
      <w:r w:rsidR="7E5F8C0D" w:rsidRPr="002C3867">
        <w:rPr>
          <w:rFonts w:eastAsia="Aptos"/>
          <w:sz w:val="24"/>
          <w:szCs w:val="24"/>
          <w:lang w:val="en-US"/>
        </w:rPr>
        <w:t>can</w:t>
      </w:r>
      <w:r w:rsidR="4E8855E6" w:rsidRPr="002C3867">
        <w:rPr>
          <w:rFonts w:eastAsia="Aptos"/>
          <w:sz w:val="24"/>
          <w:szCs w:val="24"/>
          <w:lang w:val="en-US"/>
        </w:rPr>
        <w:t xml:space="preserve"> </w:t>
      </w:r>
      <w:r w:rsidR="1931DB12" w:rsidRPr="002C3867">
        <w:rPr>
          <w:rFonts w:eastAsia="Aptos"/>
          <w:sz w:val="24"/>
          <w:szCs w:val="24"/>
          <w:lang w:val="en-US"/>
        </w:rPr>
        <w:t>alter vegetation</w:t>
      </w:r>
      <w:r w:rsidR="5B2B7AF1" w:rsidRPr="002C3867">
        <w:rPr>
          <w:rFonts w:eastAsia="Aptos"/>
          <w:sz w:val="24"/>
          <w:szCs w:val="24"/>
          <w:lang w:val="en-US"/>
        </w:rPr>
        <w:t xml:space="preserve"> </w:t>
      </w:r>
      <w:r w:rsidR="1BD72A09" w:rsidRPr="002C3867">
        <w:rPr>
          <w:rFonts w:eastAsia="Aptos"/>
          <w:sz w:val="24"/>
          <w:szCs w:val="24"/>
          <w:lang w:val="en-US"/>
        </w:rPr>
        <w:t>structure and function</w:t>
      </w:r>
      <w:r w:rsidR="5B2B7AF1" w:rsidRPr="002C3867">
        <w:rPr>
          <w:rFonts w:eastAsia="Aptos"/>
          <w:sz w:val="24"/>
          <w:szCs w:val="24"/>
          <w:lang w:val="en-US"/>
        </w:rPr>
        <w:t>,</w:t>
      </w:r>
      <w:r w:rsidR="7066B4F3" w:rsidRPr="002C3867">
        <w:rPr>
          <w:rFonts w:eastAsia="Aptos"/>
          <w:sz w:val="24"/>
          <w:szCs w:val="24"/>
          <w:lang w:val="en-US"/>
        </w:rPr>
        <w:t xml:space="preserve"> </w:t>
      </w:r>
      <w:r w:rsidR="637699F6" w:rsidRPr="002C3867">
        <w:rPr>
          <w:rFonts w:eastAsia="Aptos"/>
          <w:sz w:val="24"/>
          <w:szCs w:val="24"/>
          <w:lang w:val="en-US"/>
        </w:rPr>
        <w:t xml:space="preserve">especially </w:t>
      </w:r>
      <w:r w:rsidR="7169CB76" w:rsidRPr="002C3867">
        <w:rPr>
          <w:rFonts w:eastAsia="Aptos"/>
          <w:sz w:val="24"/>
          <w:szCs w:val="24"/>
          <w:lang w:val="en-US"/>
        </w:rPr>
        <w:t>as</w:t>
      </w:r>
      <w:r w:rsidR="7E4CB433" w:rsidRPr="002C3867">
        <w:rPr>
          <w:rFonts w:eastAsia="Aptos"/>
          <w:sz w:val="24"/>
          <w:szCs w:val="24"/>
          <w:lang w:val="en-US"/>
        </w:rPr>
        <w:t xml:space="preserve"> </w:t>
      </w:r>
      <w:r w:rsidR="7066B4F3" w:rsidRPr="002C3867">
        <w:rPr>
          <w:rFonts w:eastAsia="Aptos"/>
          <w:sz w:val="24"/>
          <w:szCs w:val="24"/>
          <w:lang w:val="en-US"/>
        </w:rPr>
        <w:t xml:space="preserve">regeneration failures </w:t>
      </w:r>
      <w:r w:rsidR="4C7C63A2" w:rsidRPr="002C3867">
        <w:rPr>
          <w:rFonts w:eastAsia="Aptos"/>
          <w:sz w:val="24"/>
          <w:szCs w:val="24"/>
          <w:lang w:val="en-US"/>
        </w:rPr>
        <w:t xml:space="preserve">increasingly </w:t>
      </w:r>
      <w:r w:rsidR="277B4910" w:rsidRPr="002C3867">
        <w:rPr>
          <w:rFonts w:eastAsia="Aptos"/>
          <w:sz w:val="24"/>
          <w:szCs w:val="24"/>
          <w:lang w:val="en-US"/>
        </w:rPr>
        <w:t>lead to</w:t>
      </w:r>
      <w:r w:rsidR="62B8B5B4" w:rsidRPr="002C3867">
        <w:rPr>
          <w:rFonts w:eastAsia="Aptos"/>
          <w:sz w:val="24"/>
          <w:szCs w:val="24"/>
          <w:lang w:val="en-US"/>
        </w:rPr>
        <w:t xml:space="preserve"> ecosystem state </w:t>
      </w:r>
      <w:r w:rsidR="35D99D4D" w:rsidRPr="002C3867">
        <w:rPr>
          <w:rFonts w:eastAsia="Aptos"/>
          <w:sz w:val="24"/>
          <w:szCs w:val="24"/>
          <w:lang w:val="en-US"/>
        </w:rPr>
        <w:t>changes</w:t>
      </w:r>
      <w:r w:rsidR="62B8B5B4" w:rsidRPr="002C3867">
        <w:rPr>
          <w:rFonts w:eastAsia="Aptos"/>
          <w:sz w:val="24"/>
          <w:szCs w:val="24"/>
          <w:lang w:val="en-US"/>
        </w:rPr>
        <w:t xml:space="preserve"> </w:t>
      </w:r>
      <w:r w:rsidR="00587E37" w:rsidRPr="002C3867">
        <w:rPr>
          <w:rFonts w:eastAsia="Aptos"/>
          <w:sz w:val="24"/>
          <w:szCs w:val="24"/>
        </w:rPr>
        <w:fldChar w:fldCharType="begin">
          <w:fldData xml:space="preserve">PEVuZE5vdGU+PENpdGU+PEF1dGhvcj5Sb2NjYWZvcnRlPC9BdXRob3I+PFllYXI+MjAxMjwvWWVh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PEVuZE5vdGU+PENpdGU+PEF1dGhvcj5Sb2NjYWZvcnRlPC9BdXRob3I+PFllYXI+MjAxMjwvWWVh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587E37" w:rsidRPr="002C3867">
        <w:rPr>
          <w:rFonts w:eastAsia="Aptos"/>
          <w:sz w:val="24"/>
          <w:szCs w:val="24"/>
        </w:rPr>
      </w:r>
      <w:r w:rsidR="00587E37" w:rsidRPr="002C3867">
        <w:rPr>
          <w:rFonts w:eastAsia="Aptos"/>
          <w:sz w:val="24"/>
          <w:szCs w:val="24"/>
        </w:rPr>
        <w:fldChar w:fldCharType="separate"/>
      </w:r>
      <w:r w:rsidR="00FD157D">
        <w:rPr>
          <w:rFonts w:eastAsia="Aptos"/>
          <w:noProof/>
          <w:sz w:val="24"/>
          <w:szCs w:val="24"/>
        </w:rPr>
        <w:t>(</w:t>
      </w:r>
      <w:hyperlink w:anchor="_ENREF_51" w:tooltip="Harvey, 2016 #294" w:history="1">
        <w:r w:rsidR="001860FD" w:rsidRPr="001860FD">
          <w:rPr>
            <w:rStyle w:val="Hyperlink"/>
          </w:rPr>
          <w:t>Harvey et al., 2016</w:t>
        </w:r>
      </w:hyperlink>
      <w:r w:rsidR="00FD157D">
        <w:rPr>
          <w:rFonts w:eastAsia="Aptos"/>
          <w:noProof/>
          <w:sz w:val="24"/>
          <w:szCs w:val="24"/>
        </w:rPr>
        <w:t xml:space="preserve">; </w:t>
      </w:r>
      <w:hyperlink w:anchor="_ENREF_116" w:tooltip="Roccaforte, 2012 #290" w:history="1">
        <w:r w:rsidR="001860FD" w:rsidRPr="001860FD">
          <w:rPr>
            <w:rStyle w:val="Hyperlink"/>
          </w:rPr>
          <w:t>Roccaforte et al., 2012</w:t>
        </w:r>
      </w:hyperlink>
      <w:r w:rsidR="00FD157D">
        <w:rPr>
          <w:rFonts w:eastAsia="Aptos"/>
          <w:noProof/>
          <w:sz w:val="24"/>
          <w:szCs w:val="24"/>
        </w:rPr>
        <w:t xml:space="preserve">; </w:t>
      </w:r>
      <w:hyperlink w:anchor="_ENREF_118" w:tooltip="Rother, 2015 #296" w:history="1">
        <w:r w:rsidR="001860FD" w:rsidRPr="001860FD">
          <w:rPr>
            <w:rStyle w:val="Hyperlink"/>
          </w:rPr>
          <w:t>Rother et al., 2015</w:t>
        </w:r>
      </w:hyperlink>
      <w:r w:rsidR="00FD157D">
        <w:rPr>
          <w:rFonts w:eastAsia="Aptos"/>
          <w:noProof/>
          <w:sz w:val="24"/>
          <w:szCs w:val="24"/>
        </w:rPr>
        <w:t xml:space="preserve">; </w:t>
      </w:r>
      <w:hyperlink w:anchor="_ENREF_127" w:tooltip="Stevens-Rumann, 2019 #205" w:history="1">
        <w:r w:rsidR="001860FD" w:rsidRPr="001860FD">
          <w:rPr>
            <w:rStyle w:val="Hyperlink"/>
          </w:rPr>
          <w:t>Stevens-Rumann and Morgan, 2019</w:t>
        </w:r>
      </w:hyperlink>
      <w:r w:rsidR="00FD157D">
        <w:rPr>
          <w:rFonts w:eastAsia="Aptos"/>
          <w:noProof/>
          <w:sz w:val="24"/>
          <w:szCs w:val="24"/>
        </w:rPr>
        <w:t>)</w:t>
      </w:r>
      <w:r w:rsidR="00587E37" w:rsidRPr="002C3867">
        <w:rPr>
          <w:rFonts w:eastAsia="Aptos"/>
          <w:sz w:val="24"/>
          <w:szCs w:val="24"/>
        </w:rPr>
        <w:fldChar w:fldCharType="end"/>
      </w:r>
      <w:r w:rsidR="1931DB12" w:rsidRPr="002C3867">
        <w:rPr>
          <w:rFonts w:eastAsia="Aptos"/>
          <w:sz w:val="24"/>
          <w:szCs w:val="24"/>
          <w:lang w:val="en-US"/>
        </w:rPr>
        <w:t>.</w:t>
      </w:r>
      <w:r w:rsidR="7169CB76" w:rsidRPr="002C3867">
        <w:rPr>
          <w:rFonts w:eastAsia="Aptos"/>
          <w:sz w:val="24"/>
          <w:szCs w:val="24"/>
          <w:lang w:val="en-US"/>
        </w:rPr>
        <w:t xml:space="preserve"> Understanding the functioning of the recovering vegetation</w:t>
      </w:r>
      <w:r w:rsidR="1EC82CB1" w:rsidRPr="002C3867">
        <w:rPr>
          <w:rFonts w:eastAsia="Aptos"/>
          <w:sz w:val="24"/>
          <w:szCs w:val="24"/>
          <w:lang w:val="en-US"/>
        </w:rPr>
        <w:t xml:space="preserve"> and</w:t>
      </w:r>
      <w:r w:rsidR="2BE94BC0" w:rsidRPr="002C3867">
        <w:rPr>
          <w:rFonts w:eastAsia="Aptos"/>
          <w:sz w:val="24"/>
          <w:szCs w:val="24"/>
          <w:lang w:val="en-US"/>
        </w:rPr>
        <w:t xml:space="preserve"> restoration treatment effects</w:t>
      </w:r>
      <w:r w:rsidR="7169CB76" w:rsidRPr="002C3867">
        <w:rPr>
          <w:rFonts w:eastAsia="Aptos"/>
          <w:sz w:val="24"/>
          <w:szCs w:val="24"/>
          <w:lang w:val="en-US"/>
        </w:rPr>
        <w:t xml:space="preserve"> </w:t>
      </w:r>
      <w:r w:rsidR="1A55A5B9" w:rsidRPr="002C3867">
        <w:rPr>
          <w:rFonts w:eastAsia="Aptos"/>
          <w:sz w:val="24"/>
          <w:szCs w:val="24"/>
          <w:lang w:val="en-US"/>
        </w:rPr>
        <w:t xml:space="preserve">using </w:t>
      </w:r>
      <w:r w:rsidR="6D64F4AB" w:rsidRPr="002C3867">
        <w:rPr>
          <w:rFonts w:eastAsia="Aptos"/>
          <w:sz w:val="24"/>
          <w:szCs w:val="24"/>
          <w:lang w:val="en-US"/>
        </w:rPr>
        <w:t>an approach that considers plant traits</w:t>
      </w:r>
      <w:r w:rsidR="00F63D7E" w:rsidRPr="002C3867">
        <w:rPr>
          <w:rFonts w:eastAsia="Aptos"/>
          <w:sz w:val="24"/>
          <w:szCs w:val="24"/>
          <w:lang w:val="en-US"/>
        </w:rPr>
        <w:t xml:space="preserve"> (trait-based approach)</w:t>
      </w:r>
      <w:r w:rsidR="47506060" w:rsidRPr="002C3867">
        <w:rPr>
          <w:rFonts w:eastAsia="Aptos"/>
          <w:sz w:val="24"/>
          <w:szCs w:val="24"/>
          <w:lang w:val="en-US"/>
        </w:rPr>
        <w:t xml:space="preserve"> </w:t>
      </w:r>
      <w:r w:rsidR="2AEF55E6" w:rsidRPr="002C3867">
        <w:rPr>
          <w:rFonts w:eastAsia="Aptos"/>
          <w:sz w:val="24"/>
          <w:szCs w:val="24"/>
          <w:lang w:val="en-US"/>
        </w:rPr>
        <w:t xml:space="preserve">is </w:t>
      </w:r>
      <w:r w:rsidR="6E8295ED" w:rsidRPr="002C3867">
        <w:rPr>
          <w:rFonts w:eastAsia="Aptos"/>
          <w:sz w:val="24"/>
          <w:szCs w:val="24"/>
          <w:lang w:val="en-US"/>
        </w:rPr>
        <w:t>especially important for</w:t>
      </w:r>
      <w:r w:rsidR="7B7465C4" w:rsidRPr="002C3867">
        <w:rPr>
          <w:rFonts w:eastAsia="Aptos"/>
          <w:sz w:val="24"/>
          <w:szCs w:val="24"/>
          <w:lang w:val="en-US"/>
        </w:rPr>
        <w:t xml:space="preserve"> forecasting future forest resilience and the r</w:t>
      </w:r>
      <w:r w:rsidR="5C64CFBD" w:rsidRPr="002C3867">
        <w:rPr>
          <w:rFonts w:eastAsia="Aptos"/>
          <w:sz w:val="24"/>
          <w:szCs w:val="24"/>
          <w:lang w:val="en-US"/>
        </w:rPr>
        <w:t>ecovery of ecosystem services</w:t>
      </w:r>
      <w:r w:rsidR="7B7465C4" w:rsidRPr="002C3867">
        <w:rPr>
          <w:rFonts w:eastAsia="Aptos"/>
          <w:sz w:val="24"/>
          <w:szCs w:val="24"/>
          <w:lang w:val="en-US"/>
        </w:rPr>
        <w:t xml:space="preserve"> after </w:t>
      </w:r>
      <w:r w:rsidR="2BE94BC0" w:rsidRPr="002C3867">
        <w:rPr>
          <w:rFonts w:eastAsia="Aptos"/>
          <w:sz w:val="24"/>
          <w:szCs w:val="24"/>
          <w:lang w:val="en-US"/>
        </w:rPr>
        <w:t>disturbance</w:t>
      </w:r>
      <w:r w:rsidR="405CEA0F" w:rsidRPr="002C3867">
        <w:rPr>
          <w:rFonts w:eastAsia="Aptos"/>
          <w:sz w:val="24"/>
          <w:szCs w:val="24"/>
          <w:lang w:val="en-US"/>
        </w:rPr>
        <w:t xml:space="preserve"> </w:t>
      </w:r>
      <w:r w:rsidR="00F25C70"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&lt;EndNote&gt;&lt;Cite&gt;&lt;Author&gt;Suding&lt;/Author&gt;&lt;Year&gt;2011&lt;/Year&gt;&lt;RecNum&gt;481&lt;/RecNum&gt;&lt;DisplayText&gt;(Aubin et al., 2024; Suding, 2011)&lt;/DisplayText&gt;&lt;record&gt;&lt;rec-number&gt;481&lt;/rec-number&gt;&lt;foreign-keys&gt;&lt;key app="EN" db-id="psp5wa0pi9f5weevsxkxzdekszp2z090pt9e" timestamp="1735764437"&gt;481&lt;/key&gt;&lt;/foreign-keys&gt;&lt;ref-type name="Journal Article"&gt;17&lt;/ref-type&gt;&lt;contributors&gt;&lt;authors&gt;&lt;author&gt;Suding, Katharine N&lt;/author&gt;&lt;/authors&gt;&lt;/contributors&gt;&lt;titles&gt;&lt;title&gt;Toward an era of restoration in ecology: successes, failures, and opportunities ahead&lt;/title&gt;&lt;secondary-title&gt;Annual review of ecology, evolution, and systematics&lt;/secondary-title&gt;&lt;/titles&gt;&lt;periodical&gt;&lt;full-title&gt;Annual review of ecology, evolution, and systematics&lt;/full-title&gt;&lt;/periodical&gt;&lt;pages&gt;465-487&lt;/pages&gt;&lt;volume&gt;42&lt;/volume&gt;&lt;number&gt;1&lt;/number&gt;&lt;dates&gt;&lt;year&gt;2011&lt;/year&gt;&lt;/dates&gt;&lt;isbn&gt;1543-592X&lt;/isbn&gt;&lt;urls&gt;&lt;/urls&gt;&lt;/record&gt;&lt;/Cite&gt;&lt;Cite&gt;&lt;Author&gt;Aubin&lt;/Author&gt;&lt;Year&gt;2024&lt;/Year&gt;&lt;RecNum&gt;478&lt;/RecNum&gt;&lt;record&gt;&lt;rec-number&gt;478&lt;/rec-number&gt;&lt;foreign-keys&gt;&lt;key app="EN" db-id="psp5wa0pi9f5weevsxkxzdekszp2z090pt9e" timestamp="1735681656"&gt;478&lt;/key&gt;&lt;/foreign-keys&gt;&lt;ref-type name="Journal Article"&gt;17&lt;/ref-type&gt;&lt;contributors&gt;&lt;authors&gt;&lt;author&gt;Aubin, Isabelle&lt;/author&gt;&lt;author&gt;Deschênes, Élise&lt;/author&gt;&lt;author&gt;Santala, Kierann R&lt;/author&gt;&lt;author&gt;Emilson, Erik JS&lt;/author&gt;&lt;author&gt;Schoonmaker, Amanda L&lt;/author&gt;&lt;author&gt;McIntosh, Anne CS&lt;/author&gt;&lt;author&gt;Bourgeois, Bérenger&lt;/author&gt;&lt;author&gt;Cardou, Françoise&lt;/author&gt;&lt;author&gt;Dupuch, Angélique&lt;/author&gt;&lt;author&gt;Handa, I Tanya&lt;/author&gt;&lt;/authors&gt;&lt;/contributors&gt;&lt;titles&gt;&lt;title&gt;Restoring forest ecosystem services through trait-based ecology&lt;/title&gt;&lt;secondary-title&gt;Environmental Reviews&lt;/secondary-title&gt;&lt;/titles&gt;&lt;periodical&gt;&lt;full-title&gt;Environmental Reviews&lt;/full-title&gt;&lt;/periodical&gt;&lt;pages&gt;498-524&lt;/pages&gt;&lt;volume&gt;32&lt;/volume&gt;&lt;number&gt;4&lt;/number&gt;&lt;dates&gt;&lt;year&gt;2024&lt;/year&gt;&lt;/dates&gt;&lt;isbn&gt;1181-8700&lt;/isbn&gt;&lt;urls&gt;&lt;/urls&gt;&lt;/record&gt;&lt;/Cite&gt;&lt;/EndNote&gt;</w:instrText>
      </w:r>
      <w:r w:rsidR="00F25C70" w:rsidRPr="002C3867">
        <w:rPr>
          <w:rFonts w:eastAsia="Aptos"/>
          <w:sz w:val="24"/>
          <w:szCs w:val="24"/>
          <w:lang w:val="en-US"/>
        </w:rPr>
        <w:fldChar w:fldCharType="separate"/>
      </w:r>
      <w:r w:rsidR="00FD157D">
        <w:rPr>
          <w:rFonts w:eastAsia="Aptos"/>
          <w:noProof/>
          <w:sz w:val="24"/>
          <w:szCs w:val="24"/>
          <w:lang w:val="en-US"/>
        </w:rPr>
        <w:t>(</w:t>
      </w:r>
      <w:hyperlink w:anchor="_ENREF_9" w:tooltip="Aubin, 2024 #478" w:history="1">
        <w:r w:rsidR="001860FD" w:rsidRPr="001860FD">
          <w:rPr>
            <w:rStyle w:val="Hyperlink"/>
          </w:rPr>
          <w:t>Aubin et al., 2024</w:t>
        </w:r>
      </w:hyperlink>
      <w:r w:rsidR="00FD157D">
        <w:rPr>
          <w:rFonts w:eastAsia="Aptos"/>
          <w:noProof/>
          <w:sz w:val="24"/>
          <w:szCs w:val="24"/>
          <w:lang w:val="en-US"/>
        </w:rPr>
        <w:t xml:space="preserve">; </w:t>
      </w:r>
      <w:hyperlink w:anchor="_ENREF_128" w:tooltip="Suding, 2011 #481" w:history="1">
        <w:r w:rsidR="001860FD" w:rsidRPr="001860FD">
          <w:rPr>
            <w:rStyle w:val="Hyperlink"/>
          </w:rPr>
          <w:t>Suding, 2011</w:t>
        </w:r>
      </w:hyperlink>
      <w:r w:rsidR="00FD157D">
        <w:rPr>
          <w:rFonts w:eastAsia="Aptos"/>
          <w:noProof/>
          <w:sz w:val="24"/>
          <w:szCs w:val="24"/>
          <w:lang w:val="en-US"/>
        </w:rPr>
        <w:t>)</w:t>
      </w:r>
      <w:r w:rsidR="00F25C70" w:rsidRPr="002C3867">
        <w:rPr>
          <w:rFonts w:eastAsia="Aptos"/>
          <w:sz w:val="24"/>
          <w:szCs w:val="24"/>
          <w:lang w:val="en-US"/>
        </w:rPr>
        <w:fldChar w:fldCharType="end"/>
      </w:r>
      <w:r w:rsidR="667706FD" w:rsidRPr="002C3867">
        <w:rPr>
          <w:rFonts w:eastAsia="Aptos"/>
          <w:sz w:val="24"/>
          <w:szCs w:val="24"/>
          <w:lang w:val="en-US"/>
        </w:rPr>
        <w:t>.</w:t>
      </w:r>
    </w:p>
    <w:p w14:paraId="2DE19F3A" w14:textId="14C057DD" w:rsidR="00A4687F" w:rsidRPr="002C3867" w:rsidRDefault="033EC993" w:rsidP="3419A074">
      <w:pPr>
        <w:spacing w:after="160" w:line="360" w:lineRule="auto"/>
        <w:rPr>
          <w:rFonts w:eastAsia="Aptos"/>
          <w:sz w:val="24"/>
          <w:szCs w:val="24"/>
          <w:lang w:val="en-US"/>
        </w:rPr>
      </w:pPr>
      <w:r w:rsidRPr="002C3867">
        <w:rPr>
          <w:rFonts w:eastAsia="Aptos"/>
          <w:sz w:val="24"/>
          <w:szCs w:val="24"/>
          <w:lang w:val="en-US"/>
        </w:rPr>
        <w:t>Change</w:t>
      </w:r>
      <w:r w:rsidR="24CBF196" w:rsidRPr="002C3867">
        <w:rPr>
          <w:rFonts w:eastAsia="Aptos"/>
          <w:sz w:val="24"/>
          <w:szCs w:val="24"/>
          <w:lang w:val="en-US"/>
        </w:rPr>
        <w:t>s to s</w:t>
      </w:r>
      <w:r w:rsidR="5BFBD44C" w:rsidRPr="002C3867">
        <w:rPr>
          <w:rFonts w:eastAsia="Aptos"/>
          <w:sz w:val="24"/>
          <w:szCs w:val="24"/>
          <w:lang w:val="en-US"/>
        </w:rPr>
        <w:t xml:space="preserve">oil </w:t>
      </w:r>
      <w:r w:rsidR="24CBF196" w:rsidRPr="002C3867">
        <w:rPr>
          <w:rFonts w:eastAsia="Aptos"/>
          <w:sz w:val="24"/>
          <w:szCs w:val="24"/>
          <w:lang w:val="en-US"/>
        </w:rPr>
        <w:t>properties</w:t>
      </w:r>
      <w:r w:rsidR="31F84142" w:rsidRPr="002C3867">
        <w:rPr>
          <w:rFonts w:eastAsia="Aptos"/>
          <w:sz w:val="24"/>
          <w:szCs w:val="24"/>
          <w:lang w:val="en-US"/>
        </w:rPr>
        <w:t xml:space="preserve">, </w:t>
      </w:r>
      <w:r w:rsidR="5BFBD44C" w:rsidRPr="002C3867">
        <w:rPr>
          <w:rFonts w:eastAsia="Aptos"/>
          <w:sz w:val="24"/>
          <w:szCs w:val="24"/>
          <w:lang w:val="en-US"/>
        </w:rPr>
        <w:t>nutrient losses</w:t>
      </w:r>
      <w:r w:rsidR="31F84142" w:rsidRPr="002C3867">
        <w:rPr>
          <w:rFonts w:eastAsia="Aptos"/>
          <w:sz w:val="24"/>
          <w:szCs w:val="24"/>
          <w:lang w:val="en-US"/>
        </w:rPr>
        <w:t>, and subsequent impacts on vegetation recovery</w:t>
      </w:r>
      <w:r w:rsidR="5BFBD44C" w:rsidRPr="002C3867">
        <w:rPr>
          <w:rFonts w:eastAsia="Aptos"/>
          <w:sz w:val="24"/>
          <w:szCs w:val="24"/>
          <w:lang w:val="en-US"/>
        </w:rPr>
        <w:t xml:space="preserve"> are a major concern after </w:t>
      </w:r>
      <w:r w:rsidR="47D431DC" w:rsidRPr="002C3867">
        <w:rPr>
          <w:rFonts w:eastAsia="Aptos"/>
          <w:sz w:val="24"/>
          <w:szCs w:val="24"/>
          <w:lang w:val="en-US"/>
        </w:rPr>
        <w:t>wildfire</w:t>
      </w:r>
      <w:r w:rsidR="185C0A42" w:rsidRPr="002C3867">
        <w:rPr>
          <w:rFonts w:eastAsia="Aptos"/>
          <w:sz w:val="24"/>
          <w:szCs w:val="24"/>
          <w:lang w:val="en-US"/>
        </w:rPr>
        <w:t xml:space="preserve"> </w:t>
      </w:r>
      <w:r w:rsidR="00BD2134" w:rsidRPr="002C3867">
        <w:rPr>
          <w:rFonts w:eastAsia="Aptos"/>
          <w:sz w:val="24"/>
          <w:szCs w:val="24"/>
          <w:lang w:val="en-US"/>
        </w:rPr>
        <w:fldChar w:fldCharType="begin">
          <w:fldData xml:space="preserve">PEVuZE5vdGU+PENpdGU+PEF1dGhvcj5Cb3JtYW5uPC9BdXRob3I+PFllYXI+MjAwODwvWWVhcj48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</w:fldData>
        </w:fldChar>
      </w:r>
      <w:r w:rsidR="00FD157D">
        <w:rPr>
          <w:rFonts w:eastAsia="Aptos"/>
          <w:sz w:val="24"/>
          <w:szCs w:val="24"/>
          <w:lang w:val="en-US"/>
        </w:rPr>
        <w:instrText xml:space="preserve"> ADDIN EN.CITE </w:instrText>
      </w:r>
      <w:r w:rsidR="00FD157D">
        <w:rPr>
          <w:rFonts w:eastAsia="Aptos"/>
          <w:sz w:val="24"/>
          <w:szCs w:val="24"/>
          <w:lang w:val="en-US"/>
        </w:rPr>
        <w:fldChar w:fldCharType="begin">
          <w:fldData xml:space="preserve">PEVuZE5vdGU+PENpdGU+PEF1dGhvcj5Cb3JtYW5uPC9BdXRob3I+PFllYXI+MjAwODwvWWVhcj48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</w:fldData>
        </w:fldChar>
      </w:r>
      <w:r w:rsidR="00FD157D">
        <w:rPr>
          <w:rFonts w:eastAsia="Aptos"/>
          <w:sz w:val="24"/>
          <w:szCs w:val="24"/>
          <w:lang w:val="en-US"/>
        </w:rPr>
        <w:instrText xml:space="preserve"> ADDIN EN.CITE.DATA </w:instrText>
      </w:r>
      <w:r w:rsidR="00FD157D">
        <w:rPr>
          <w:rFonts w:eastAsia="Aptos"/>
          <w:sz w:val="24"/>
          <w:szCs w:val="24"/>
          <w:lang w:val="en-US"/>
        </w:rPr>
      </w:r>
      <w:r w:rsidR="00FD157D">
        <w:rPr>
          <w:rFonts w:eastAsia="Aptos"/>
          <w:sz w:val="24"/>
          <w:szCs w:val="24"/>
          <w:lang w:val="en-US"/>
        </w:rPr>
        <w:fldChar w:fldCharType="end"/>
      </w:r>
      <w:r w:rsidR="00BD2134" w:rsidRPr="002C3867">
        <w:rPr>
          <w:rFonts w:eastAsia="Aptos"/>
          <w:sz w:val="24"/>
          <w:szCs w:val="24"/>
          <w:lang w:val="en-US"/>
        </w:rPr>
      </w:r>
      <w:r w:rsidR="00BD2134" w:rsidRPr="002C3867">
        <w:rPr>
          <w:rFonts w:eastAsia="Aptos"/>
          <w:sz w:val="24"/>
          <w:szCs w:val="24"/>
          <w:lang w:val="en-US"/>
        </w:rPr>
        <w:fldChar w:fldCharType="separate"/>
      </w:r>
      <w:r w:rsidR="00FD157D">
        <w:rPr>
          <w:rFonts w:eastAsia="Aptos"/>
          <w:noProof/>
          <w:sz w:val="24"/>
          <w:szCs w:val="24"/>
          <w:lang w:val="en-US"/>
        </w:rPr>
        <w:t>(</w:t>
      </w:r>
      <w:hyperlink w:anchor="_ENREF_18" w:tooltip="Bormann, 2008 #482" w:history="1">
        <w:r w:rsidR="001860FD" w:rsidRPr="001860FD">
          <w:rPr>
            <w:rStyle w:val="Hyperlink"/>
          </w:rPr>
          <w:t>Bormann et al., 2008</w:t>
        </w:r>
      </w:hyperlink>
      <w:r w:rsidR="00FD157D">
        <w:rPr>
          <w:rFonts w:eastAsia="Aptos"/>
          <w:noProof/>
          <w:sz w:val="24"/>
          <w:szCs w:val="24"/>
          <w:lang w:val="en-US"/>
        </w:rPr>
        <w:t xml:space="preserve">; </w:t>
      </w:r>
      <w:hyperlink w:anchor="_ENREF_26" w:tooltip="Certini, 2005 #483" w:history="1">
        <w:r w:rsidR="001860FD" w:rsidRPr="001860FD">
          <w:rPr>
            <w:rStyle w:val="Hyperlink"/>
          </w:rPr>
          <w:t>Certini, 2005</w:t>
        </w:r>
      </w:hyperlink>
      <w:r w:rsidR="00FD157D">
        <w:rPr>
          <w:rFonts w:eastAsia="Aptos"/>
          <w:noProof/>
          <w:sz w:val="24"/>
          <w:szCs w:val="24"/>
          <w:lang w:val="en-US"/>
        </w:rPr>
        <w:t xml:space="preserve">; </w:t>
      </w:r>
      <w:hyperlink w:anchor="_ENREF_56" w:tooltip="Homann, 2011 #484" w:history="1">
        <w:r w:rsidR="001860FD" w:rsidRPr="001860FD">
          <w:rPr>
            <w:rStyle w:val="Hyperlink"/>
          </w:rPr>
          <w:t>Homann et al., 2011</w:t>
        </w:r>
      </w:hyperlink>
      <w:r w:rsidR="00FD157D">
        <w:rPr>
          <w:rFonts w:eastAsia="Aptos"/>
          <w:noProof/>
          <w:sz w:val="24"/>
          <w:szCs w:val="24"/>
          <w:lang w:val="en-US"/>
        </w:rPr>
        <w:t>)</w:t>
      </w:r>
      <w:r w:rsidR="00BD2134" w:rsidRPr="002C3867">
        <w:rPr>
          <w:rFonts w:eastAsia="Aptos"/>
          <w:sz w:val="24"/>
          <w:szCs w:val="24"/>
          <w:lang w:val="en-US"/>
        </w:rPr>
        <w:fldChar w:fldCharType="end"/>
      </w:r>
      <w:r w:rsidR="5EBC187E" w:rsidRPr="002C3867">
        <w:rPr>
          <w:rFonts w:eastAsia="Aptos"/>
          <w:sz w:val="24"/>
          <w:szCs w:val="24"/>
          <w:lang w:val="en-US"/>
        </w:rPr>
        <w:t>.</w:t>
      </w:r>
      <w:r w:rsidR="1D1D0755" w:rsidRPr="002C3867">
        <w:rPr>
          <w:rFonts w:eastAsia="Aptos"/>
          <w:sz w:val="24"/>
          <w:szCs w:val="24"/>
          <w:lang w:val="en-US"/>
        </w:rPr>
        <w:t xml:space="preserve"> Fires </w:t>
      </w:r>
      <w:r w:rsidR="3568458E" w:rsidRPr="002C3867">
        <w:rPr>
          <w:rFonts w:eastAsia="Aptos"/>
          <w:sz w:val="24"/>
          <w:szCs w:val="24"/>
          <w:lang w:val="en-US"/>
        </w:rPr>
        <w:t xml:space="preserve">leave behind nutrient-rich ash that is </w:t>
      </w:r>
      <w:r w:rsidR="1E0CEB26" w:rsidRPr="002C3867">
        <w:rPr>
          <w:rFonts w:eastAsia="Aptos"/>
          <w:sz w:val="24"/>
          <w:szCs w:val="24"/>
          <w:lang w:val="en-US"/>
        </w:rPr>
        <w:t>susceptible to</w:t>
      </w:r>
      <w:r w:rsidR="1931DB12" w:rsidRPr="002C3867">
        <w:rPr>
          <w:rFonts w:eastAsia="Aptos"/>
          <w:sz w:val="24"/>
          <w:szCs w:val="24"/>
          <w:lang w:val="en-US"/>
        </w:rPr>
        <w:t xml:space="preserve"> erosion</w:t>
      </w:r>
      <w:r w:rsidR="45D19631" w:rsidRPr="002C3867">
        <w:rPr>
          <w:rFonts w:eastAsia="Aptos"/>
          <w:sz w:val="24"/>
          <w:szCs w:val="24"/>
          <w:lang w:val="en-US"/>
        </w:rPr>
        <w:t xml:space="preserve"> </w:t>
      </w:r>
      <w:r w:rsidR="00D5034A" w:rsidRPr="002C3867">
        <w:rPr>
          <w:rFonts w:eastAsia="Aptos"/>
          <w:sz w:val="24"/>
          <w:szCs w:val="24"/>
        </w:rPr>
        <w:fldChar w:fldCharType="begin"/>
      </w:r>
      <w:r w:rsidR="00FD157D">
        <w:rPr>
          <w:rFonts w:eastAsia="Aptos"/>
          <w:sz w:val="24"/>
          <w:szCs w:val="24"/>
        </w:rPr>
        <w:instrText xml:space="preserve"> ADDIN EN.CITE &lt;EndNote&gt;&lt;Cite&gt;&lt;Author&gt;Ebel&lt;/Author&gt;&lt;Year&gt;2012&lt;/Year&gt;&lt;RecNum&gt;311&lt;/RecNum&gt;&lt;DisplayText&gt;(Ebel, 2012; Santín et al., 2015)&lt;/DisplayText&gt;&lt;record&gt;&lt;rec-number&gt;311&lt;/rec-number&gt;&lt;foreign-keys&gt;&lt;key app="EN" db-id="psp5wa0pi9f5weevsxkxzdekszp2z090pt9e" timestamp="1733423879"&gt;311&lt;/key&gt;&lt;/foreign-keys&gt;&lt;ref-type name="Journal Article"&gt;17&lt;/ref-type&gt;&lt;contributors&gt;&lt;authors&gt;&lt;author&gt;Ebel, Brian A&lt;/author&gt;&lt;/authors&gt;&lt;/contributors&gt;&lt;titles&gt;&lt;title&gt;Wildfire impacts on soil</w:instrText>
      </w:r>
      <w:r w:rsidR="00FD157D">
        <w:rPr>
          <w:rFonts w:ascii="Cambria Math" w:eastAsia="Aptos" w:hAnsi="Cambria Math" w:cs="Cambria Math"/>
          <w:sz w:val="24"/>
          <w:szCs w:val="24"/>
        </w:rPr>
        <w:instrText>‐</w:instrText>
      </w:r>
      <w:r w:rsidR="00FD157D">
        <w:rPr>
          <w:rFonts w:eastAsia="Aptos"/>
          <w:sz w:val="24"/>
          <w:szCs w:val="24"/>
        </w:rPr>
        <w:instrText>water retention in the Colorado Front Range, United States&lt;/title&gt;&lt;secondary-title&gt;Water Resources Research&lt;/secondary-title&gt;&lt;/titles&gt;&lt;periodical&gt;&lt;full-title&gt;Water Resources Research&lt;/full-title&gt;&lt;/periodical&gt;&lt;volume&gt;48&lt;/volume&gt;&lt;number&gt;12&lt;/number&gt;&lt;dates&gt;&lt;year&gt;2012&lt;/year&gt;&lt;/dates&gt;&lt;isbn&gt;0043-1397&lt;/isbn&gt;&lt;urls&gt;&lt;/urls&gt;&lt;/record&gt;&lt;/Cite&gt;&lt;Cite&gt;&lt;Author&gt;Santín&lt;/Author&gt;&lt;Year&gt;2015&lt;/Year&gt;&lt;RecNum&gt;312&lt;/RecNum&gt;&lt;record&gt;&lt;rec-number&gt;312&lt;/rec-number&gt;&lt;foreign-keys&gt;&lt;key app="EN" db-id="psp5wa0pi9f5weevsxkxzdekszp2z090pt9e" timestamp="1733423890"&gt;312&lt;/key&gt;&lt;/foreign-keys&gt;&lt;ref-type name="Journal Article"&gt;17&lt;/ref-type&gt;&lt;contributors&gt;&lt;authors&gt;&lt;author&gt;Santín, Cristina&lt;/author&gt;&lt;author&gt;Doerr, Stefan H&lt;/author&gt;&lt;author&gt;Otero, Xosé L&lt;/author&gt;&lt;author&gt;Chafer, Chris J&lt;/author&gt;&lt;/authors&gt;&lt;/contributors&gt;&lt;titles&gt;&lt;title&gt;Quantity, composition and water contamination potential of ash produced under different wildfire severities&lt;/title&gt;&lt;secondary-title&gt;Environmental Research&lt;/secondary-title&gt;&lt;/titles&gt;&lt;periodical&gt;&lt;full-title&gt;Environmental Research&lt;/full-title&gt;&lt;/periodical&gt;&lt;pages&gt;297-308&lt;/pages&gt;&lt;volume&gt;142&lt;/volume&gt;&lt;dates&gt;&lt;year&gt;2015&lt;/year&gt;&lt;/dates&gt;&lt;isbn&gt;0013-9351&lt;/isbn&gt;&lt;urls&gt;&lt;/urls&gt;&lt;/record&gt;&lt;/Cite&gt;&lt;/EndNote&gt;</w:instrText>
      </w:r>
      <w:r w:rsidR="00D5034A" w:rsidRPr="002C3867">
        <w:rPr>
          <w:rFonts w:eastAsia="Aptos"/>
          <w:sz w:val="24"/>
          <w:szCs w:val="24"/>
        </w:rPr>
        <w:fldChar w:fldCharType="separate"/>
      </w:r>
      <w:r w:rsidR="00FD157D">
        <w:rPr>
          <w:rFonts w:eastAsia="Aptos"/>
          <w:noProof/>
          <w:sz w:val="24"/>
          <w:szCs w:val="24"/>
        </w:rPr>
        <w:t>(</w:t>
      </w:r>
      <w:hyperlink w:anchor="_ENREF_36" w:tooltip="Ebel, 2012 #311" w:history="1">
        <w:r w:rsidR="001860FD" w:rsidRPr="001860FD">
          <w:rPr>
            <w:rStyle w:val="Hyperlink"/>
          </w:rPr>
          <w:t>Ebel, 2012</w:t>
        </w:r>
      </w:hyperlink>
      <w:r w:rsidR="00FD157D">
        <w:rPr>
          <w:rFonts w:eastAsia="Aptos"/>
          <w:noProof/>
          <w:sz w:val="24"/>
          <w:szCs w:val="24"/>
        </w:rPr>
        <w:t xml:space="preserve">; </w:t>
      </w:r>
      <w:hyperlink w:anchor="_ENREF_121" w:tooltip="Santín, 2015 #312" w:history="1">
        <w:r w:rsidR="001860FD" w:rsidRPr="001860FD">
          <w:rPr>
            <w:rStyle w:val="Hyperlink"/>
          </w:rPr>
          <w:t>Santín et al., 2015</w:t>
        </w:r>
      </w:hyperlink>
      <w:r w:rsidR="00FD157D">
        <w:rPr>
          <w:rFonts w:eastAsia="Aptos"/>
          <w:noProof/>
          <w:sz w:val="24"/>
          <w:szCs w:val="24"/>
        </w:rPr>
        <w:t>)</w:t>
      </w:r>
      <w:r w:rsidR="00D5034A" w:rsidRPr="002C3867">
        <w:rPr>
          <w:rFonts w:eastAsia="Aptos"/>
          <w:sz w:val="24"/>
          <w:szCs w:val="24"/>
        </w:rPr>
        <w:fldChar w:fldCharType="end"/>
      </w:r>
      <w:r w:rsidR="1931DB12" w:rsidRPr="002C3867">
        <w:rPr>
          <w:rFonts w:eastAsia="Aptos"/>
          <w:sz w:val="24"/>
          <w:szCs w:val="24"/>
          <w:lang w:val="en-US"/>
        </w:rPr>
        <w:t xml:space="preserve"> and </w:t>
      </w:r>
      <w:r w:rsidR="55A95459" w:rsidRPr="002C3867">
        <w:rPr>
          <w:rFonts w:eastAsia="Aptos"/>
          <w:sz w:val="24"/>
          <w:szCs w:val="24"/>
          <w:lang w:val="en-US"/>
        </w:rPr>
        <w:t xml:space="preserve">alter pools of </w:t>
      </w:r>
      <w:r w:rsidR="1931DB12" w:rsidRPr="002C3867">
        <w:rPr>
          <w:rFonts w:eastAsia="Aptos"/>
          <w:sz w:val="24"/>
          <w:szCs w:val="24"/>
          <w:lang w:val="en-US"/>
        </w:rPr>
        <w:t>soluble nutrients</w:t>
      </w:r>
      <w:r w:rsidR="3E5D643A" w:rsidRPr="002C3867">
        <w:rPr>
          <w:rFonts w:eastAsia="Aptos"/>
          <w:sz w:val="24"/>
          <w:szCs w:val="24"/>
          <w:lang w:val="en-US"/>
        </w:rPr>
        <w:t>,</w:t>
      </w:r>
      <w:r w:rsidR="1E54432D" w:rsidRPr="002C3867">
        <w:rPr>
          <w:rFonts w:eastAsia="Aptos"/>
          <w:sz w:val="24"/>
          <w:szCs w:val="24"/>
          <w:lang w:val="en-US"/>
        </w:rPr>
        <w:t xml:space="preserve"> </w:t>
      </w:r>
      <w:r w:rsidR="2FD9EE2D" w:rsidRPr="002C3867">
        <w:rPr>
          <w:rFonts w:eastAsia="Aptos"/>
          <w:sz w:val="24"/>
          <w:szCs w:val="24"/>
          <w:lang w:val="en-US"/>
        </w:rPr>
        <w:t xml:space="preserve">such as </w:t>
      </w:r>
      <w:r w:rsidR="1931DB12" w:rsidRPr="002C3867">
        <w:rPr>
          <w:rFonts w:eastAsia="Aptos"/>
          <w:sz w:val="24"/>
          <w:szCs w:val="24"/>
          <w:lang w:val="en-US"/>
        </w:rPr>
        <w:t>nitrogen</w:t>
      </w:r>
      <w:r w:rsidR="2FD9EE2D" w:rsidRPr="002C3867">
        <w:rPr>
          <w:rFonts w:eastAsia="Aptos"/>
          <w:sz w:val="24"/>
          <w:szCs w:val="24"/>
          <w:lang w:val="en-US"/>
        </w:rPr>
        <w:t xml:space="preserve"> or</w:t>
      </w:r>
      <w:r w:rsidR="1931DB12" w:rsidRPr="002C3867">
        <w:rPr>
          <w:rFonts w:eastAsia="Aptos"/>
          <w:sz w:val="24"/>
          <w:szCs w:val="24"/>
          <w:lang w:val="en-US"/>
        </w:rPr>
        <w:t xml:space="preserve"> phosphorus</w:t>
      </w:r>
      <w:r w:rsidR="225A18E8" w:rsidRPr="002C3867">
        <w:rPr>
          <w:rFonts w:eastAsia="Aptos"/>
          <w:sz w:val="24"/>
          <w:szCs w:val="24"/>
          <w:lang w:val="en-US"/>
        </w:rPr>
        <w:t>,</w:t>
      </w:r>
      <w:r w:rsidR="2FD9EE2D" w:rsidRPr="002C3867">
        <w:rPr>
          <w:rFonts w:eastAsia="Aptos"/>
          <w:sz w:val="24"/>
          <w:szCs w:val="24"/>
          <w:lang w:val="en-US"/>
        </w:rPr>
        <w:t xml:space="preserve"> </w:t>
      </w:r>
      <w:r w:rsidR="6B4030F8" w:rsidRPr="002C3867">
        <w:rPr>
          <w:rFonts w:eastAsia="Aptos"/>
          <w:sz w:val="24"/>
          <w:szCs w:val="24"/>
          <w:lang w:val="en-US"/>
        </w:rPr>
        <w:t>which are</w:t>
      </w:r>
      <w:r w:rsidR="1931DB12" w:rsidRPr="002C3867">
        <w:rPr>
          <w:rFonts w:eastAsia="Aptos"/>
          <w:sz w:val="24"/>
          <w:szCs w:val="24"/>
          <w:lang w:val="en-US"/>
        </w:rPr>
        <w:t xml:space="preserve"> prone to leaching </w:t>
      </w:r>
      <w:r w:rsidR="00841E86" w:rsidRPr="002C3867">
        <w:rPr>
          <w:rFonts w:eastAsia="Aptos"/>
          <w:sz w:val="24"/>
          <w:szCs w:val="24"/>
        </w:rPr>
        <w:fldChar w:fldCharType="begin"/>
      </w:r>
      <w:r w:rsidR="00FD157D">
        <w:rPr>
          <w:rFonts w:eastAsia="Aptos"/>
          <w:sz w:val="24"/>
          <w:szCs w:val="24"/>
        </w:rPr>
        <w:instrText xml:space="preserve"> ADDIN EN.CITE &lt;EndNote&gt;&lt;Cite&gt;&lt;Author&gt;Wan&lt;/Author&gt;&lt;Year&gt;2001&lt;/Year&gt;&lt;RecNum&gt;313&lt;/RecNum&gt;&lt;DisplayText&gt;(Wan et al., 2001)&lt;/DisplayText&gt;&lt;record&gt;&lt;rec-number&gt;313&lt;/rec-number&gt;&lt;foreign-keys&gt;&lt;key app="EN" db-id="psp5wa0pi9f5weevsxkxzdekszp2z090pt9e" timestamp="1733424025"&gt;313&lt;/key&gt;&lt;/foreign-keys&gt;&lt;ref-type name="Journal Article"&gt;17&lt;/ref-type&gt;&lt;contributors&gt;&lt;authors&gt;&lt;author&gt;Wan, Shiqiang&lt;/author&gt;&lt;author&gt;Hui, Dafeng&lt;/author&gt;&lt;author&gt;Luo, Yiqi&lt;/author&gt;&lt;/authors&gt;&lt;/contributors&gt;&lt;titles&gt;&lt;title&gt;Fire effects on nitrogen pools and dynamics in terrestrial ecosystems: a meta</w:instrText>
      </w:r>
      <w:r w:rsidR="00FD157D">
        <w:rPr>
          <w:rFonts w:ascii="Cambria Math" w:eastAsia="Aptos" w:hAnsi="Cambria Math" w:cs="Cambria Math"/>
          <w:sz w:val="24"/>
          <w:szCs w:val="24"/>
        </w:rPr>
        <w:instrText>‐</w:instrText>
      </w:r>
      <w:r w:rsidR="00FD157D">
        <w:rPr>
          <w:rFonts w:eastAsia="Aptos"/>
          <w:sz w:val="24"/>
          <w:szCs w:val="24"/>
        </w:rPr>
        <w:instrText>analysis&lt;/title&gt;&lt;secondary-title&gt;Ecological Applications&lt;/secondary-title&gt;&lt;/titles&gt;&lt;periodical&gt;&lt;full-title&gt;Ecological Applications&lt;/full-title&gt;&lt;/periodical&gt;&lt;pages&gt;1349-1365&lt;/pages&gt;&lt;volume&gt;11&lt;/volume&gt;&lt;number&gt;5&lt;/number&gt;&lt;dates&gt;&lt;year&gt;2001&lt;/year&gt;&lt;/dates&gt;&lt;isbn&gt;1939-5582&lt;/isbn&gt;&lt;urls&gt;&lt;/urls&gt;&lt;/record&gt;&lt;/Cite&gt;&lt;/EndNote&gt;</w:instrText>
      </w:r>
      <w:r w:rsidR="00841E86" w:rsidRPr="002C3867">
        <w:rPr>
          <w:rFonts w:eastAsia="Aptos"/>
          <w:sz w:val="24"/>
          <w:szCs w:val="24"/>
        </w:rPr>
        <w:fldChar w:fldCharType="separate"/>
      </w:r>
      <w:r w:rsidR="00FD157D">
        <w:rPr>
          <w:rFonts w:eastAsia="Aptos"/>
          <w:noProof/>
          <w:sz w:val="24"/>
          <w:szCs w:val="24"/>
        </w:rPr>
        <w:t>(</w:t>
      </w:r>
      <w:hyperlink w:anchor="_ENREF_134" w:tooltip="Wan, 2001 #313" w:history="1">
        <w:r w:rsidR="001860FD" w:rsidRPr="001860FD">
          <w:rPr>
            <w:rStyle w:val="Hyperlink"/>
          </w:rPr>
          <w:t>Wan et al., 2001</w:t>
        </w:r>
      </w:hyperlink>
      <w:r w:rsidR="00FD157D">
        <w:rPr>
          <w:rFonts w:eastAsia="Aptos"/>
          <w:noProof/>
          <w:sz w:val="24"/>
          <w:szCs w:val="24"/>
        </w:rPr>
        <w:t>)</w:t>
      </w:r>
      <w:r w:rsidR="00841E86" w:rsidRPr="002C3867">
        <w:rPr>
          <w:rFonts w:eastAsia="Aptos"/>
          <w:sz w:val="24"/>
          <w:szCs w:val="24"/>
        </w:rPr>
        <w:fldChar w:fldCharType="end"/>
      </w:r>
      <w:r w:rsidR="1931DB12" w:rsidRPr="002C3867">
        <w:rPr>
          <w:rFonts w:eastAsia="Aptos"/>
          <w:sz w:val="24"/>
          <w:szCs w:val="24"/>
          <w:lang w:val="en-US"/>
        </w:rPr>
        <w:t xml:space="preserve">. Moreover, </w:t>
      </w:r>
      <w:r w:rsidR="30152897" w:rsidRPr="002C3867">
        <w:rPr>
          <w:rFonts w:eastAsia="Aptos"/>
          <w:sz w:val="24"/>
          <w:szCs w:val="24"/>
          <w:lang w:val="en-US"/>
        </w:rPr>
        <w:t xml:space="preserve">high soil temperatures during fire </w:t>
      </w:r>
      <w:r w:rsidR="16D1E9ED" w:rsidRPr="002C3867">
        <w:rPr>
          <w:rFonts w:eastAsia="Aptos"/>
          <w:sz w:val="24"/>
          <w:szCs w:val="24"/>
          <w:lang w:val="en-US"/>
        </w:rPr>
        <w:t>reduce</w:t>
      </w:r>
      <w:r w:rsidR="4C4F057E" w:rsidRPr="002C3867">
        <w:rPr>
          <w:rFonts w:eastAsia="Aptos"/>
          <w:sz w:val="24"/>
          <w:szCs w:val="24"/>
          <w:lang w:val="en-US"/>
        </w:rPr>
        <w:t xml:space="preserve"> </w:t>
      </w:r>
      <w:r w:rsidR="1931DB12" w:rsidRPr="002C3867">
        <w:rPr>
          <w:rFonts w:eastAsia="Aptos"/>
          <w:sz w:val="24"/>
          <w:szCs w:val="24"/>
          <w:lang w:val="en-US"/>
        </w:rPr>
        <w:t>microbial biomass and diversity post-fire</w:t>
      </w:r>
      <w:r w:rsidR="748288EB" w:rsidRPr="002C3867">
        <w:rPr>
          <w:rFonts w:eastAsia="Aptos"/>
          <w:sz w:val="24"/>
          <w:szCs w:val="24"/>
          <w:lang w:val="en-US"/>
        </w:rPr>
        <w:t xml:space="preserve"> </w:t>
      </w:r>
      <w:r w:rsidR="00841E86" w:rsidRPr="002C3867">
        <w:rPr>
          <w:rFonts w:eastAsia="Aptos"/>
          <w:sz w:val="24"/>
          <w:szCs w:val="24"/>
        </w:rPr>
        <w:fldChar w:fldCharType="begin"/>
      </w:r>
      <w:r w:rsidR="00FD157D">
        <w:rPr>
          <w:rFonts w:eastAsia="Aptos"/>
          <w:sz w:val="24"/>
          <w:szCs w:val="24"/>
        </w:rPr>
        <w:instrText xml:space="preserve"> ADDIN EN.CITE &lt;EndNote&gt;&lt;Cite&gt;&lt;Author&gt;Nelson&lt;/Author&gt;&lt;Year&gt;2022&lt;/Year&gt;&lt;RecNum&gt;164&lt;/RecNum&gt;&lt;DisplayText&gt;(Nelson et al., 2022; Pressler et al., 2019)&lt;/DisplayText&gt;&lt;record&gt;&lt;rec-number&gt;164&lt;/rec-number&gt;&lt;foreign-keys&gt;&lt;key app="EN" db-id="psp5wa0pi9f5weevsxkxzdekszp2z090pt9e" timestamp="1663953442"&gt;164&lt;/key&gt;&lt;/foreign-keys&gt;&lt;ref-type name="Journal Article"&gt;17&lt;/ref-type&gt;&lt;contributors&gt;&lt;authors&gt;&lt;author&gt;Nelson, Amelia R&lt;/author&gt;&lt;author&gt;Narrowe, Adrienne B&lt;/author&gt;&lt;author&gt;Rhoades, Charles C&lt;/author&gt;&lt;author&gt;Fegel, Timothy S&lt;/author&gt;&lt;author&gt;Daly, Rebecca A&lt;/author&gt;&lt;author&gt;Roth, Holly K&lt;/author&gt;&lt;author&gt;Chu, Rosalie K&lt;/author&gt;&lt;author&gt;Amundson, Kaela K&lt;/author&gt;&lt;author&gt;Young, Robert B&lt;/author&gt;&lt;author&gt;Steindorff, Andrei S&lt;/author&gt;&lt;/authors&gt;&lt;/contributors&gt;&lt;titles&gt;&lt;title&gt;Wildfire-dependent changes in soil microbiome diversity and function&lt;/title&gt;&lt;secondary-title&gt;Nature microbiology&lt;/secondary-title&gt;&lt;/titles&gt;&lt;periodical&gt;&lt;full-title&gt;Nature microbiology&lt;/full-title&gt;&lt;/periodical&gt;&lt;pages&gt;1-12&lt;/pages&gt;&lt;dates&gt;&lt;year&gt;2022&lt;/year&gt;&lt;/dates&gt;&lt;isbn&gt;2058-5276&lt;/isbn&gt;&lt;urls&gt;&lt;/urls&gt;&lt;/record&gt;&lt;/Cite&gt;&lt;Cite&gt;&lt;Author&gt;Pressler&lt;/Author&gt;&lt;Year&gt;2019&lt;/Year&gt;&lt;RecNum&gt;314&lt;/RecNum&gt;&lt;record&gt;&lt;rec-number&gt;314&lt;/rec-number&gt;&lt;foreign-keys&gt;&lt;key app="EN" db-id="psp5wa0pi9f5weevsxkxzdekszp2z090pt9e" timestamp="1733424069"&gt;314&lt;/key&gt;&lt;/foreign-keys&gt;&lt;ref-type name="Journal Article"&gt;17&lt;/ref-type&gt;&lt;contributors&gt;&lt;authors&gt;&lt;author&gt;Pressler, Yamina&lt;/author&gt;&lt;author&gt;Moore, John C&lt;/author&gt;&lt;author&gt;Cotrufo, M Francesca&lt;/author&gt;&lt;/authors&gt;&lt;/contributors&gt;&lt;titles&gt;&lt;title&gt;Belowground community responses to fire: meta</w:instrText>
      </w:r>
      <w:r w:rsidR="00FD157D">
        <w:rPr>
          <w:rFonts w:ascii="Cambria Math" w:eastAsia="Aptos" w:hAnsi="Cambria Math" w:cs="Cambria Math"/>
          <w:sz w:val="24"/>
          <w:szCs w:val="24"/>
        </w:rPr>
        <w:instrText>‐</w:instrText>
      </w:r>
      <w:r w:rsidR="00FD157D">
        <w:rPr>
          <w:rFonts w:eastAsia="Aptos"/>
          <w:sz w:val="24"/>
          <w:szCs w:val="24"/>
        </w:rPr>
        <w:instrText>analysis reveals contrasting responses of soil microorganisms and mesofauna&lt;/title&gt;&lt;secondary-title&gt;Oikos&lt;/secondary-title&gt;&lt;/titles&gt;&lt;periodical&gt;&lt;full-title&gt;Oikos&lt;/full-title&gt;&lt;/periodical&gt;&lt;pages&gt;309-327&lt;/pages&gt;&lt;volume&gt;128&lt;/volume&gt;&lt;number&gt;3&lt;/number&gt;&lt;dates&gt;&lt;year&gt;2019&lt;/year&gt;&lt;/dates&gt;&lt;isbn&gt;0030-1299&lt;/isbn&gt;&lt;urls&gt;&lt;/urls&gt;&lt;/record&gt;&lt;/Cite&gt;&lt;/EndNote&gt;</w:instrText>
      </w:r>
      <w:r w:rsidR="00841E86" w:rsidRPr="002C3867">
        <w:rPr>
          <w:rFonts w:eastAsia="Aptos"/>
          <w:sz w:val="24"/>
          <w:szCs w:val="24"/>
        </w:rPr>
        <w:fldChar w:fldCharType="separate"/>
      </w:r>
      <w:r w:rsidR="00FD157D">
        <w:rPr>
          <w:rFonts w:eastAsia="Aptos"/>
          <w:noProof/>
          <w:sz w:val="24"/>
          <w:szCs w:val="24"/>
        </w:rPr>
        <w:t>(</w:t>
      </w:r>
      <w:hyperlink w:anchor="_ENREF_82" w:tooltip="Nelson, 2022 #164" w:history="1">
        <w:r w:rsidR="001860FD" w:rsidRPr="001860FD">
          <w:rPr>
            <w:rStyle w:val="Hyperlink"/>
          </w:rPr>
          <w:t>Nelson et al., 2022</w:t>
        </w:r>
      </w:hyperlink>
      <w:r w:rsidR="00FD157D">
        <w:rPr>
          <w:rFonts w:eastAsia="Aptos"/>
          <w:noProof/>
          <w:sz w:val="24"/>
          <w:szCs w:val="24"/>
        </w:rPr>
        <w:t xml:space="preserve">; </w:t>
      </w:r>
      <w:hyperlink w:anchor="_ENREF_102" w:tooltip="Pressler, 2019 #314" w:history="1">
        <w:r w:rsidR="001860FD" w:rsidRPr="001860FD">
          <w:rPr>
            <w:rStyle w:val="Hyperlink"/>
          </w:rPr>
          <w:t>Pressler et al., 2019</w:t>
        </w:r>
      </w:hyperlink>
      <w:r w:rsidR="00FD157D">
        <w:rPr>
          <w:rFonts w:eastAsia="Aptos"/>
          <w:noProof/>
          <w:sz w:val="24"/>
          <w:szCs w:val="24"/>
        </w:rPr>
        <w:t>)</w:t>
      </w:r>
      <w:r w:rsidR="00841E86" w:rsidRPr="002C3867">
        <w:rPr>
          <w:rFonts w:eastAsia="Aptos"/>
          <w:sz w:val="24"/>
          <w:szCs w:val="24"/>
        </w:rPr>
        <w:fldChar w:fldCharType="end"/>
      </w:r>
      <w:r w:rsidR="1FFFFF8A" w:rsidRPr="002C3867">
        <w:rPr>
          <w:rFonts w:eastAsia="Aptos"/>
          <w:sz w:val="24"/>
          <w:szCs w:val="24"/>
          <w:lang w:val="en-US"/>
        </w:rPr>
        <w:t>,</w:t>
      </w:r>
      <w:r w:rsidR="30152897" w:rsidRPr="002C3867">
        <w:rPr>
          <w:rFonts w:eastAsia="Aptos"/>
          <w:sz w:val="24"/>
          <w:szCs w:val="24"/>
          <w:lang w:val="en-US"/>
        </w:rPr>
        <w:t xml:space="preserve"> which </w:t>
      </w:r>
      <w:r w:rsidR="4C4F057E" w:rsidRPr="002C3867">
        <w:rPr>
          <w:rFonts w:eastAsia="Aptos"/>
          <w:sz w:val="24"/>
          <w:szCs w:val="24"/>
          <w:lang w:val="en-US"/>
        </w:rPr>
        <w:t>can</w:t>
      </w:r>
      <w:r w:rsidR="1931DB12" w:rsidRPr="002C3867">
        <w:rPr>
          <w:rFonts w:eastAsia="Aptos"/>
          <w:sz w:val="24"/>
          <w:szCs w:val="24"/>
          <w:lang w:val="en-US"/>
        </w:rPr>
        <w:t xml:space="preserve"> affect short-term N cycling</w:t>
      </w:r>
      <w:r w:rsidR="5F808B3A" w:rsidRPr="002C3867">
        <w:rPr>
          <w:rFonts w:eastAsia="Aptos"/>
          <w:sz w:val="24"/>
          <w:szCs w:val="24"/>
          <w:lang w:val="en-US"/>
        </w:rPr>
        <w:t xml:space="preserve"> </w:t>
      </w:r>
      <w:r w:rsidR="009A6A5C" w:rsidRPr="002C3867">
        <w:rPr>
          <w:rFonts w:eastAsia="Aptos"/>
          <w:sz w:val="24"/>
          <w:szCs w:val="24"/>
        </w:rPr>
        <w:fldChar w:fldCharType="begin"/>
      </w:r>
      <w:r w:rsidR="00FD157D">
        <w:rPr>
          <w:rFonts w:eastAsia="Aptos"/>
          <w:sz w:val="24"/>
          <w:szCs w:val="24"/>
        </w:rPr>
        <w:instrText xml:space="preserve"> ADDIN EN.CITE &lt;EndNote&gt;&lt;Cite&gt;&lt;Author&gt;Dove&lt;/Author&gt;&lt;Year&gt;2020&lt;/Year&gt;&lt;RecNum&gt;315&lt;/RecNum&gt;&lt;DisplayText&gt;(Dove et al., 2020)&lt;/DisplayText&gt;&lt;record&gt;&lt;rec-number&gt;315&lt;/rec-number&gt;&lt;foreign-keys&gt;&lt;key app="EN" db-id="psp5wa0pi9f5weevsxkxzdekszp2z090pt9e" timestamp="1733424137"&gt;315&lt;/key&gt;&lt;/foreign-keys&gt;&lt;ref-type name="Journal Article"&gt;17&lt;/ref-type&gt;&lt;contributors&gt;&lt;authors&gt;&lt;author&gt;Dove, Nicholas C&lt;/author&gt;&lt;author&gt;Safford, Hugh D&lt;/author&gt;&lt;author&gt;Bohlman, Gabrielle N&lt;/author&gt;&lt;author&gt;Estes, Becky L&lt;/author&gt;&lt;author&gt;Hart, Stephen C&lt;/author&gt;&lt;/authors&gt;&lt;/contributors&gt;&lt;titles&gt;&lt;title&gt;High</w:instrText>
      </w:r>
      <w:r w:rsidR="00FD157D">
        <w:rPr>
          <w:rFonts w:ascii="Cambria Math" w:eastAsia="Aptos" w:hAnsi="Cambria Math" w:cs="Cambria Math"/>
          <w:sz w:val="24"/>
          <w:szCs w:val="24"/>
        </w:rPr>
        <w:instrText>‐</w:instrText>
      </w:r>
      <w:r w:rsidR="00FD157D">
        <w:rPr>
          <w:rFonts w:eastAsia="Aptos"/>
          <w:sz w:val="24"/>
          <w:szCs w:val="24"/>
        </w:rPr>
        <w:instrText>severity wildfire leads to multi</w:instrText>
      </w:r>
      <w:r w:rsidR="00FD157D">
        <w:rPr>
          <w:rFonts w:ascii="Cambria Math" w:eastAsia="Aptos" w:hAnsi="Cambria Math" w:cs="Cambria Math"/>
          <w:sz w:val="24"/>
          <w:szCs w:val="24"/>
        </w:rPr>
        <w:instrText>‐</w:instrText>
      </w:r>
      <w:r w:rsidR="00FD157D">
        <w:rPr>
          <w:rFonts w:eastAsia="Aptos"/>
          <w:sz w:val="24"/>
          <w:szCs w:val="24"/>
        </w:rPr>
        <w:instrText>decadal impacts on soil biogeochemistry in mixed</w:instrText>
      </w:r>
      <w:r w:rsidR="00FD157D">
        <w:rPr>
          <w:rFonts w:ascii="Cambria Math" w:eastAsia="Aptos" w:hAnsi="Cambria Math" w:cs="Cambria Math"/>
          <w:sz w:val="24"/>
          <w:szCs w:val="24"/>
        </w:rPr>
        <w:instrText>‐</w:instrText>
      </w:r>
      <w:r w:rsidR="00FD157D">
        <w:rPr>
          <w:rFonts w:eastAsia="Aptos"/>
          <w:sz w:val="24"/>
          <w:szCs w:val="24"/>
        </w:rPr>
        <w:instrText>conifer forests&lt;/title&gt;&lt;secondary-title&gt;Ecological Applications&lt;/secondary-title&gt;&lt;/titles&gt;&lt;periodical&gt;&lt;full-title&gt;Ecological Applications&lt;/full-title&gt;&lt;/periodical&gt;&lt;pages&gt;e02072&lt;/pages&gt;&lt;volume&gt;30&lt;/volume&gt;&lt;number&gt;4&lt;/number&gt;&lt;dates&gt;&lt;year&gt;2020&lt;/year&gt;&lt;/dates&gt;&lt;isbn&gt;1051-0761&lt;/isbn&gt;&lt;urls&gt;&lt;/urls&gt;&lt;/record&gt;&lt;/Cite&gt;&lt;/EndNote&gt;</w:instrText>
      </w:r>
      <w:r w:rsidR="009A6A5C" w:rsidRPr="002C3867">
        <w:rPr>
          <w:rFonts w:eastAsia="Aptos"/>
          <w:sz w:val="24"/>
          <w:szCs w:val="24"/>
        </w:rPr>
        <w:fldChar w:fldCharType="separate"/>
      </w:r>
      <w:r w:rsidR="00FD157D">
        <w:rPr>
          <w:rFonts w:eastAsia="Aptos"/>
          <w:noProof/>
          <w:sz w:val="24"/>
          <w:szCs w:val="24"/>
        </w:rPr>
        <w:t>(</w:t>
      </w:r>
      <w:hyperlink w:anchor="_ENREF_34" w:tooltip="Dove, 2020 #315" w:history="1">
        <w:r w:rsidR="001860FD" w:rsidRPr="001860FD">
          <w:rPr>
            <w:rStyle w:val="Hyperlink"/>
          </w:rPr>
          <w:t>Dove et al., 2020</w:t>
        </w:r>
      </w:hyperlink>
      <w:r w:rsidR="00FD157D">
        <w:rPr>
          <w:rFonts w:eastAsia="Aptos"/>
          <w:noProof/>
          <w:sz w:val="24"/>
          <w:szCs w:val="24"/>
        </w:rPr>
        <w:t>)</w:t>
      </w:r>
      <w:r w:rsidR="009A6A5C" w:rsidRPr="002C3867">
        <w:rPr>
          <w:rFonts w:eastAsia="Aptos"/>
          <w:sz w:val="24"/>
          <w:szCs w:val="24"/>
        </w:rPr>
        <w:fldChar w:fldCharType="end"/>
      </w:r>
      <w:r w:rsidR="1931DB12" w:rsidRPr="002C3867">
        <w:rPr>
          <w:rFonts w:eastAsia="Aptos"/>
          <w:sz w:val="24"/>
          <w:szCs w:val="24"/>
          <w:lang w:val="en-US"/>
        </w:rPr>
        <w:t xml:space="preserve">. </w:t>
      </w:r>
      <w:r w:rsidR="5EBC187E" w:rsidRPr="002C3867">
        <w:rPr>
          <w:rFonts w:eastAsia="Aptos"/>
          <w:sz w:val="24"/>
          <w:szCs w:val="24"/>
          <w:lang w:val="en-US"/>
        </w:rPr>
        <w:t>Restoration treatments</w:t>
      </w:r>
      <w:r w:rsidR="21AAE5E2" w:rsidRPr="002C3867">
        <w:rPr>
          <w:rFonts w:eastAsia="Aptos"/>
          <w:sz w:val="24"/>
          <w:szCs w:val="24"/>
          <w:lang w:val="en-US"/>
        </w:rPr>
        <w:t>,</w:t>
      </w:r>
      <w:r w:rsidR="5EBC187E" w:rsidRPr="002C3867">
        <w:rPr>
          <w:rFonts w:eastAsia="Aptos"/>
          <w:sz w:val="24"/>
          <w:szCs w:val="24"/>
          <w:lang w:val="en-US"/>
        </w:rPr>
        <w:t xml:space="preserve"> such as organic soil amendments</w:t>
      </w:r>
      <w:r w:rsidR="4154047D" w:rsidRPr="002C3867">
        <w:rPr>
          <w:rFonts w:eastAsia="Aptos"/>
          <w:sz w:val="24"/>
          <w:szCs w:val="24"/>
          <w:lang w:val="en-US"/>
        </w:rPr>
        <w:t>,</w:t>
      </w:r>
      <w:r w:rsidR="5EBC187E" w:rsidRPr="002C3867">
        <w:rPr>
          <w:rFonts w:eastAsia="Aptos"/>
          <w:sz w:val="24"/>
          <w:szCs w:val="24"/>
          <w:lang w:val="en-US"/>
        </w:rPr>
        <w:t xml:space="preserve"> are often applied after high-severity fire, primarily to reduce soil erosion </w:t>
      </w:r>
      <w:r w:rsidR="00810910" w:rsidRPr="002C3867">
        <w:rPr>
          <w:rFonts w:eastAsia="Aptos"/>
          <w:sz w:val="24"/>
          <w:szCs w:val="24"/>
        </w:rPr>
        <w:fldChar w:fldCharType="begin"/>
      </w:r>
      <w:r w:rsidR="00FD157D">
        <w:rPr>
          <w:rFonts w:eastAsia="Aptos"/>
          <w:sz w:val="24"/>
          <w:szCs w:val="24"/>
        </w:rPr>
        <w:instrText xml:space="preserve"> ADDIN EN.CITE &lt;EndNote&gt;&lt;Cite&gt;&lt;Author&gt;Prats&lt;/Author&gt;&lt;Year&gt;2016&lt;/Year&gt;&lt;RecNum&gt;171&lt;/RecNum&gt;&lt;DisplayText&gt;(Prats et al., 2016; Robichaud et al., 2017)&lt;/DisplayText&gt;&lt;record&gt;&lt;rec-number&gt;171&lt;/rec-number&gt;&lt;foreign-keys&gt;&lt;key app="EN" db-id="psp5wa0pi9f5weevsxkxzdekszp2z090pt9e" timestamp="1663953523"&gt;171&lt;/key&gt;&lt;/foreign-keys&gt;&lt;ref-type name="Journal Article"&gt;17&lt;/ref-type&gt;&lt;contributors&gt;&lt;authors&gt;&lt;author&gt;Prats, Sergio Alegre&lt;/author&gt;&lt;author&gt;Wagenbrenner, Joseph W&lt;/author&gt;&lt;author&gt;Martins, Martinho AS&lt;/author&gt;&lt;author&gt;Malvar, Maruxa Cortizo&lt;/author&gt;&lt;author&gt;Keizer, Jan Jacob&lt;/author&gt;&lt;/authors&gt;&lt;/contributors&gt;&lt;titles&gt;&lt;title&gt;Hydrologic implications of post</w:instrText>
      </w:r>
      <w:r w:rsidR="00FD157D">
        <w:rPr>
          <w:rFonts w:ascii="Cambria Math" w:eastAsia="Aptos" w:hAnsi="Cambria Math" w:cs="Cambria Math"/>
          <w:sz w:val="24"/>
          <w:szCs w:val="24"/>
        </w:rPr>
        <w:instrText>‐</w:instrText>
      </w:r>
      <w:r w:rsidR="00FD157D">
        <w:rPr>
          <w:rFonts w:eastAsia="Aptos"/>
          <w:sz w:val="24"/>
          <w:szCs w:val="24"/>
        </w:rPr>
        <w:instrText>fire mulching across different spatial scales&lt;/title&gt;&lt;secondary-title&gt;Land Degradation &amp;amp; Development&lt;/secondary-title&gt;&lt;/titles&gt;&lt;periodical&gt;&lt;full-title&gt;Land Degradation &amp;amp; Development&lt;/full-title&gt;&lt;/periodical&gt;&lt;pages&gt;1440-1452&lt;/pages&gt;&lt;volume&gt;27&lt;/volume&gt;&lt;number&gt;5&lt;/number&gt;&lt;dates&gt;&lt;year&gt;2016&lt;/year&gt;&lt;/dates&gt;&lt;isbn&gt;1085-3278&lt;/isbn&gt;&lt;urls&gt;&lt;/urls&gt;&lt;/record&gt;&lt;/Cite&gt;&lt;Cite&gt;&lt;Author&gt;Robichaud&lt;/Author&gt;&lt;Year&gt;2017&lt;/Year&gt;&lt;RecNum&gt;307&lt;/RecNum&gt;&lt;record&gt;&lt;rec-number&gt;307&lt;/rec-number&gt;&lt;foreign-keys&gt;&lt;key app="EN" db-id="psp5wa0pi9f5weevsxkxzdekszp2z090pt9e" timestamp="1733423668"&gt;307&lt;/key&gt;&lt;/foreign-keys&gt;&lt;ref-type name="Journal Article"&gt;17&lt;/ref-type&gt;&lt;contributors&gt;&lt;authors&gt;&lt;author&gt;Robichaud, PR&lt;/author&gt;&lt;author&gt;Jennewein, J&lt;/author&gt;&lt;author&gt;Sharratt, BS&lt;/author&gt;&lt;author&gt;Lewis, SA&lt;/author&gt;&lt;author&gt;Brown, RE&lt;/author&gt;&lt;/authors&gt;&lt;/contributors&gt;&lt;titles&gt;&lt;title&gt;Evaluating the effectiveness of agricultural mulches for reducing post-wildfire wind erosion&lt;/title&gt;&lt;secondary-title&gt;Aeolian research&lt;/secondary-title&gt;&lt;/titles&gt;&lt;periodical&gt;&lt;full-title&gt;Aeolian research&lt;/full-title&gt;&lt;/periodical&gt;&lt;pages&gt;13-21&lt;/pages&gt;&lt;volume&gt;27&lt;/volume&gt;&lt;dates&gt;&lt;year&gt;2017&lt;/year&gt;&lt;/dates&gt;&lt;isbn&gt;1875-9637&lt;/isbn&gt;&lt;urls&gt;&lt;/urls&gt;&lt;/record&gt;&lt;/Cite&gt;&lt;/EndNote&gt;</w:instrText>
      </w:r>
      <w:r w:rsidR="00810910" w:rsidRPr="002C3867">
        <w:rPr>
          <w:rFonts w:eastAsia="Aptos"/>
          <w:sz w:val="24"/>
          <w:szCs w:val="24"/>
        </w:rPr>
        <w:fldChar w:fldCharType="separate"/>
      </w:r>
      <w:r w:rsidR="00FD157D">
        <w:rPr>
          <w:rFonts w:eastAsia="Aptos"/>
          <w:noProof/>
          <w:sz w:val="24"/>
          <w:szCs w:val="24"/>
        </w:rPr>
        <w:t>(</w:t>
      </w:r>
      <w:hyperlink w:anchor="_ENREF_101" w:tooltip="Prats, 2016 #171" w:history="1">
        <w:r w:rsidR="001860FD" w:rsidRPr="001860FD">
          <w:rPr>
            <w:rStyle w:val="Hyperlink"/>
          </w:rPr>
          <w:t>Prats et al., 2016</w:t>
        </w:r>
      </w:hyperlink>
      <w:r w:rsidR="00FD157D">
        <w:rPr>
          <w:rFonts w:eastAsia="Aptos"/>
          <w:noProof/>
          <w:sz w:val="24"/>
          <w:szCs w:val="24"/>
        </w:rPr>
        <w:t xml:space="preserve">; </w:t>
      </w:r>
      <w:hyperlink w:anchor="_ENREF_115" w:tooltip="Robichaud, 2017 #307" w:history="1">
        <w:r w:rsidR="001860FD" w:rsidRPr="001860FD">
          <w:rPr>
            <w:rStyle w:val="Hyperlink"/>
          </w:rPr>
          <w:t>Robichaud et al., 2017</w:t>
        </w:r>
      </w:hyperlink>
      <w:r w:rsidR="00FD157D">
        <w:rPr>
          <w:rFonts w:eastAsia="Aptos"/>
          <w:noProof/>
          <w:sz w:val="24"/>
          <w:szCs w:val="24"/>
        </w:rPr>
        <w:t>)</w:t>
      </w:r>
      <w:r w:rsidR="00810910" w:rsidRPr="002C3867">
        <w:rPr>
          <w:rFonts w:eastAsia="Aptos"/>
          <w:sz w:val="24"/>
          <w:szCs w:val="24"/>
        </w:rPr>
        <w:fldChar w:fldCharType="end"/>
      </w:r>
      <w:r w:rsidR="5EBC187E" w:rsidRPr="002C3867">
        <w:rPr>
          <w:rFonts w:eastAsia="Aptos"/>
          <w:sz w:val="24"/>
          <w:szCs w:val="24"/>
        </w:rPr>
        <w:t xml:space="preserve">, but may also </w:t>
      </w:r>
      <w:r w:rsidR="5225EE8A" w:rsidRPr="002C3867">
        <w:rPr>
          <w:rFonts w:eastAsia="Aptos"/>
          <w:sz w:val="24"/>
          <w:szCs w:val="24"/>
        </w:rPr>
        <w:t>improve</w:t>
      </w:r>
      <w:r w:rsidR="5EBC187E" w:rsidRPr="002C3867">
        <w:rPr>
          <w:rFonts w:eastAsia="Aptos"/>
          <w:sz w:val="24"/>
          <w:szCs w:val="24"/>
        </w:rPr>
        <w:t xml:space="preserve"> vegetation</w:t>
      </w:r>
      <w:r w:rsidR="57670595" w:rsidRPr="002C3867">
        <w:rPr>
          <w:rFonts w:eastAsia="Aptos"/>
          <w:sz w:val="24"/>
          <w:szCs w:val="24"/>
        </w:rPr>
        <w:t xml:space="preserve"> recovery</w:t>
      </w:r>
      <w:r w:rsidR="5225EE8A" w:rsidRPr="002C3867">
        <w:rPr>
          <w:rFonts w:eastAsia="Aptos"/>
          <w:sz w:val="24"/>
          <w:szCs w:val="24"/>
        </w:rPr>
        <w:t xml:space="preserve"> and</w:t>
      </w:r>
      <w:r w:rsidR="24DF69E9" w:rsidRPr="002C3867">
        <w:rPr>
          <w:rFonts w:eastAsia="Aptos"/>
          <w:sz w:val="24"/>
          <w:szCs w:val="24"/>
        </w:rPr>
        <w:t xml:space="preserve"> soil </w:t>
      </w:r>
      <w:r w:rsidR="112686A8" w:rsidRPr="002C3867">
        <w:rPr>
          <w:rFonts w:eastAsia="Aptos"/>
          <w:sz w:val="24"/>
          <w:szCs w:val="24"/>
        </w:rPr>
        <w:t>fertility</w:t>
      </w:r>
      <w:r w:rsidR="24DF69E9" w:rsidRPr="002C3867">
        <w:rPr>
          <w:rFonts w:eastAsia="Aptos"/>
          <w:sz w:val="24"/>
          <w:szCs w:val="24"/>
        </w:rPr>
        <w:t xml:space="preserve"> and retain moisture</w:t>
      </w:r>
      <w:r w:rsidR="5EBC187E" w:rsidRPr="002C3867">
        <w:rPr>
          <w:rFonts w:eastAsia="Aptos"/>
          <w:sz w:val="24"/>
          <w:szCs w:val="24"/>
          <w:lang w:val="en-US"/>
        </w:rPr>
        <w:t xml:space="preserve"> </w:t>
      </w:r>
      <w:r w:rsidR="00810910" w:rsidRPr="002C3867">
        <w:rPr>
          <w:rFonts w:eastAsia="Aptos"/>
          <w:sz w:val="24"/>
          <w:szCs w:val="24"/>
        </w:rPr>
        <w:fldChar w:fldCharType="begin">
          <w:fldData xml:space="preserve">PEVuZE5vdGU+PENpdGU+PEF1dGhvcj5SaG9hZGVzPC9BdXRob3I+PFllYXI+MjAxNzwvWWVhcj48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PEVuZE5vdGU+PENpdGU+PEF1dGhvcj5SaG9hZGVzPC9BdXRob3I+PFllYXI+MjAxNzwvWWVhcj48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810910" w:rsidRPr="002C3867">
        <w:rPr>
          <w:rFonts w:eastAsia="Aptos"/>
          <w:sz w:val="24"/>
          <w:szCs w:val="24"/>
        </w:rPr>
      </w:r>
      <w:r w:rsidR="00810910" w:rsidRPr="002C3867">
        <w:rPr>
          <w:rFonts w:eastAsia="Aptos"/>
          <w:sz w:val="24"/>
          <w:szCs w:val="24"/>
        </w:rPr>
        <w:fldChar w:fldCharType="separate"/>
      </w:r>
      <w:r w:rsidR="00FD157D">
        <w:rPr>
          <w:rFonts w:eastAsia="Aptos"/>
          <w:noProof/>
          <w:sz w:val="24"/>
          <w:szCs w:val="24"/>
        </w:rPr>
        <w:t>(</w:t>
      </w:r>
      <w:hyperlink w:anchor="_ENREF_42" w:tooltip="Fornwalt, 2017 #310" w:history="1">
        <w:r w:rsidR="001860FD" w:rsidRPr="001860FD">
          <w:rPr>
            <w:rStyle w:val="Hyperlink"/>
          </w:rPr>
          <w:t>Fornwalt et al., 2017</w:t>
        </w:r>
      </w:hyperlink>
      <w:r w:rsidR="00FD157D">
        <w:rPr>
          <w:rFonts w:eastAsia="Aptos"/>
          <w:noProof/>
          <w:sz w:val="24"/>
          <w:szCs w:val="24"/>
        </w:rPr>
        <w:t xml:space="preserve">; </w:t>
      </w:r>
      <w:hyperlink w:anchor="_ENREF_62" w:tooltip="Jonas, 2019 #316" w:history="1">
        <w:r w:rsidR="001860FD" w:rsidRPr="001860FD">
          <w:rPr>
            <w:rStyle w:val="Hyperlink"/>
          </w:rPr>
          <w:t>Jonas et al., 2019</w:t>
        </w:r>
      </w:hyperlink>
      <w:r w:rsidR="00FD157D">
        <w:rPr>
          <w:rFonts w:eastAsia="Aptos"/>
          <w:noProof/>
          <w:sz w:val="24"/>
          <w:szCs w:val="24"/>
        </w:rPr>
        <w:t xml:space="preserve">; </w:t>
      </w:r>
      <w:hyperlink w:anchor="_ENREF_65" w:tooltip="Kaiser, 2025 #309" w:history="1">
        <w:r w:rsidR="001860FD" w:rsidRPr="001860FD">
          <w:rPr>
            <w:rStyle w:val="Hyperlink"/>
          </w:rPr>
          <w:t>Kaiser et al., 2025</w:t>
        </w:r>
      </w:hyperlink>
      <w:r w:rsidR="00FD157D">
        <w:rPr>
          <w:rFonts w:eastAsia="Aptos"/>
          <w:noProof/>
          <w:sz w:val="24"/>
          <w:szCs w:val="24"/>
        </w:rPr>
        <w:t xml:space="preserve">; </w:t>
      </w:r>
      <w:hyperlink w:anchor="_ENREF_111" w:tooltip="Rhoades, 2017 #308" w:history="1">
        <w:r w:rsidR="001860FD" w:rsidRPr="001860FD">
          <w:rPr>
            <w:rStyle w:val="Hyperlink"/>
          </w:rPr>
          <w:t>Rhoades et al., 2017</w:t>
        </w:r>
      </w:hyperlink>
      <w:r w:rsidR="00FD157D">
        <w:rPr>
          <w:rFonts w:eastAsia="Aptos"/>
          <w:noProof/>
          <w:sz w:val="24"/>
          <w:szCs w:val="24"/>
        </w:rPr>
        <w:t>)</w:t>
      </w:r>
      <w:r w:rsidR="00810910" w:rsidRPr="002C3867">
        <w:rPr>
          <w:rFonts w:eastAsia="Aptos"/>
          <w:sz w:val="24"/>
          <w:szCs w:val="24"/>
        </w:rPr>
        <w:fldChar w:fldCharType="end"/>
      </w:r>
      <w:r w:rsidR="5EBC187E" w:rsidRPr="002C3867">
        <w:rPr>
          <w:rFonts w:eastAsia="Aptos"/>
          <w:sz w:val="24"/>
          <w:szCs w:val="24"/>
          <w:lang w:val="en-US"/>
        </w:rPr>
        <w:t xml:space="preserve">. </w:t>
      </w:r>
      <w:r w:rsidR="1524E836" w:rsidRPr="002C3867">
        <w:rPr>
          <w:rFonts w:eastAsia="Aptos"/>
          <w:sz w:val="24"/>
          <w:szCs w:val="24"/>
          <w:lang w:val="en-US"/>
        </w:rPr>
        <w:t xml:space="preserve">Common organic amendments include wood-strand mulch (hereafter “mulch”) and biochar. </w:t>
      </w:r>
      <w:r w:rsidR="1FACB6F9" w:rsidRPr="002C3867">
        <w:rPr>
          <w:rFonts w:eastAsia="Aptos"/>
          <w:sz w:val="24"/>
          <w:szCs w:val="24"/>
          <w:lang w:val="en-US"/>
        </w:rPr>
        <w:t>By increasing surface cover, m</w:t>
      </w:r>
      <w:r w:rsidR="1524E836" w:rsidRPr="002C3867">
        <w:rPr>
          <w:rFonts w:eastAsia="Aptos"/>
          <w:sz w:val="24"/>
          <w:szCs w:val="24"/>
          <w:lang w:val="en-US"/>
        </w:rPr>
        <w:t>ulch</w:t>
      </w:r>
      <w:r w:rsidR="61C7C170" w:rsidRPr="002C3867">
        <w:rPr>
          <w:rFonts w:eastAsia="Aptos"/>
          <w:sz w:val="24"/>
          <w:szCs w:val="24"/>
          <w:lang w:val="en-US"/>
        </w:rPr>
        <w:t xml:space="preserve"> can reduce runoff</w:t>
      </w:r>
      <w:r w:rsidR="6BABC1CC" w:rsidRPr="002C3867">
        <w:rPr>
          <w:rFonts w:eastAsia="Aptos"/>
          <w:sz w:val="24"/>
          <w:szCs w:val="24"/>
          <w:lang w:val="en-US"/>
        </w:rPr>
        <w:t xml:space="preserve"> and erosion</w:t>
      </w:r>
      <w:r w:rsidR="46B51877" w:rsidRPr="002C3867">
        <w:rPr>
          <w:rFonts w:eastAsia="Aptos"/>
          <w:sz w:val="24"/>
          <w:szCs w:val="24"/>
          <w:lang w:val="en-US"/>
        </w:rPr>
        <w:t>,</w:t>
      </w:r>
      <w:r w:rsidR="61C7C170" w:rsidRPr="002C3867">
        <w:rPr>
          <w:rFonts w:eastAsia="Aptos"/>
          <w:sz w:val="24"/>
          <w:szCs w:val="24"/>
          <w:lang w:val="en-US"/>
        </w:rPr>
        <w:t xml:space="preserve"> improve infiltration</w:t>
      </w:r>
      <w:r w:rsidR="426DD6BA" w:rsidRPr="002C3867">
        <w:rPr>
          <w:rFonts w:eastAsia="Aptos"/>
          <w:sz w:val="24"/>
          <w:szCs w:val="24"/>
          <w:lang w:val="en-US"/>
        </w:rPr>
        <w:t xml:space="preserve"> and </w:t>
      </w:r>
      <w:r w:rsidR="393DF3B2" w:rsidRPr="002C3867">
        <w:rPr>
          <w:rFonts w:eastAsia="Aptos"/>
          <w:sz w:val="24"/>
          <w:szCs w:val="24"/>
          <w:lang w:val="en-US"/>
        </w:rPr>
        <w:t xml:space="preserve">soil </w:t>
      </w:r>
      <w:r w:rsidR="426DD6BA" w:rsidRPr="002C3867">
        <w:rPr>
          <w:rFonts w:eastAsia="Aptos"/>
          <w:sz w:val="24"/>
          <w:szCs w:val="24"/>
          <w:lang w:val="en-US"/>
        </w:rPr>
        <w:t>moisture</w:t>
      </w:r>
      <w:r w:rsidR="393DF3B2" w:rsidRPr="002C3867">
        <w:rPr>
          <w:rFonts w:eastAsia="Aptos"/>
          <w:sz w:val="24"/>
          <w:szCs w:val="24"/>
          <w:lang w:val="en-US"/>
        </w:rPr>
        <w:t xml:space="preserve">, and </w:t>
      </w:r>
      <w:r w:rsidR="7C4A61A5" w:rsidRPr="002C3867">
        <w:rPr>
          <w:rFonts w:eastAsia="Aptos"/>
          <w:sz w:val="24"/>
          <w:szCs w:val="24"/>
          <w:lang w:val="en-US"/>
        </w:rPr>
        <w:t>limit</w:t>
      </w:r>
      <w:r w:rsidR="393DF3B2" w:rsidRPr="002C3867">
        <w:rPr>
          <w:rFonts w:eastAsia="Aptos"/>
          <w:sz w:val="24"/>
          <w:szCs w:val="24"/>
          <w:lang w:val="en-US"/>
        </w:rPr>
        <w:t xml:space="preserve"> nitrogen </w:t>
      </w:r>
      <w:r w:rsidR="393DF3B2" w:rsidRPr="002C3867">
        <w:rPr>
          <w:rFonts w:eastAsia="Aptos"/>
          <w:sz w:val="24"/>
          <w:szCs w:val="24"/>
          <w:lang w:val="en-US"/>
        </w:rPr>
        <w:lastRenderedPageBreak/>
        <w:t>losses</w:t>
      </w:r>
      <w:r w:rsidR="125AA539" w:rsidRPr="002C3867">
        <w:rPr>
          <w:rFonts w:eastAsia="Aptos"/>
          <w:sz w:val="24"/>
          <w:szCs w:val="24"/>
          <w:lang w:val="en-US"/>
        </w:rPr>
        <w:t xml:space="preserve"> </w:t>
      </w:r>
      <w:r w:rsidR="00841464"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&lt;EndNote&gt;&lt;Cite&gt;&lt;Author&gt;Bautista&lt;/Author&gt;&lt;Year&gt;2009&lt;/Year&gt;&lt;RecNum&gt;480&lt;/RecNum&gt;&lt;DisplayText&gt;(Bautista et al., 2009; Rhoades et al., 2025)&lt;/DisplayText&gt;&lt;record&gt;&lt;rec-number&gt;480&lt;/rec-number&gt;&lt;foreign-keys&gt;&lt;key app="EN" db-id="psp5wa0pi9f5weevsxkxzdekszp2z090pt9e" timestamp="1735764139"&gt;480&lt;/key&gt;&lt;/foreign-keys&gt;&lt;ref-type name="Book Section"&gt;5&lt;/ref-type&gt;&lt;contributors&gt;&lt;authors&gt;&lt;author&gt;Bautista, Susana&lt;/author&gt;&lt;author&gt;Robichaud, Peter R&lt;/author&gt;&lt;author&gt;Bladé, Carme&lt;/author&gt;&lt;/authors&gt;&lt;/contributors&gt;&lt;titles&gt;&lt;title&gt;Post-fire mulching&lt;/title&gt;&lt;secondary-title&gt;Fire effects on soils and restoration strategies&lt;/secondary-title&gt;&lt;/titles&gt;&lt;pages&gt;369-388&lt;/pages&gt;&lt;dates&gt;&lt;year&gt;2009&lt;/year&gt;&lt;/dates&gt;&lt;publisher&gt;CRC press&lt;/publisher&gt;&lt;urls&gt;&lt;/urls&gt;&lt;/record&gt;&lt;/Cite&gt;&lt;Cite&gt;&lt;Author&gt;Rhoades&lt;/Author&gt;&lt;Year&gt;2025&lt;/Year&gt;&lt;RecNum&gt;506&lt;/RecNum&gt;&lt;record&gt;&lt;rec-number&gt;506&lt;/rec-number&gt;&lt;foreign-keys&gt;&lt;key app="EN" db-id="psp5wa0pi9f5weevsxkxzdekszp2z090pt9e" timestamp="1736787471"&gt;506&lt;/key&gt;&lt;/foreign-keys&gt;&lt;ref-type name="Journal Article"&gt;17&lt;/ref-type&gt;&lt;contributors&gt;&lt;authors&gt;&lt;author&gt;Rhoades, Charles C&lt;/author&gt;&lt;author&gt;Richardson, Mikaela J&lt;/author&gt;&lt;author&gt;Fegel, Timothy S&lt;/author&gt;&lt;author&gt;Kampf, Stephanie K&lt;/author&gt;&lt;/authors&gt;&lt;/contributors&gt;&lt;titles&gt;&lt;title&gt;Assessing the effects of woody mulch on post-fire soil and stream nitrogen at experimental and operational scales&lt;/title&gt;&lt;secondary-title&gt;Forest Ecology and Management&lt;/secondary-title&gt;&lt;/titles&gt;&lt;periodical&gt;&lt;full-title&gt;Forest Ecology and Management&lt;/full-title&gt;&lt;/periodical&gt;&lt;pages&gt;122490&lt;/pages&gt;&lt;volume&gt;578&lt;/volume&gt;&lt;dates&gt;&lt;year&gt;2025&lt;/year&gt;&lt;/dates&gt;&lt;isbn&gt;0378-1127&lt;/isbn&gt;&lt;urls&gt;&lt;/urls&gt;&lt;/record&gt;&lt;/Cite&gt;&lt;/EndNote&gt;</w:instrText>
      </w:r>
      <w:r w:rsidR="00841464" w:rsidRPr="002C3867">
        <w:rPr>
          <w:rFonts w:eastAsia="Aptos"/>
          <w:sz w:val="24"/>
          <w:szCs w:val="24"/>
          <w:lang w:val="en-US"/>
        </w:rPr>
        <w:fldChar w:fldCharType="separate"/>
      </w:r>
      <w:r w:rsidR="00FD157D">
        <w:rPr>
          <w:rFonts w:eastAsia="Aptos"/>
          <w:noProof/>
          <w:sz w:val="24"/>
          <w:szCs w:val="24"/>
          <w:lang w:val="en-US"/>
        </w:rPr>
        <w:t>(</w:t>
      </w:r>
      <w:hyperlink w:anchor="_ENREF_13" w:tooltip="Bautista, 2009 #480" w:history="1">
        <w:r w:rsidR="001860FD" w:rsidRPr="001860FD">
          <w:rPr>
            <w:rStyle w:val="Hyperlink"/>
          </w:rPr>
          <w:t>Bautista et al., 2009</w:t>
        </w:r>
      </w:hyperlink>
      <w:r w:rsidR="00FD157D">
        <w:rPr>
          <w:rFonts w:eastAsia="Aptos"/>
          <w:noProof/>
          <w:sz w:val="24"/>
          <w:szCs w:val="24"/>
          <w:lang w:val="en-US"/>
        </w:rPr>
        <w:t xml:space="preserve">; </w:t>
      </w:r>
      <w:hyperlink w:anchor="_ENREF_113" w:tooltip="Rhoades, 2025 #506" w:history="1">
        <w:r w:rsidR="001860FD" w:rsidRPr="001860FD">
          <w:rPr>
            <w:rStyle w:val="Hyperlink"/>
          </w:rPr>
          <w:t>Rhoades et al., 2025</w:t>
        </w:r>
      </w:hyperlink>
      <w:r w:rsidR="00FD157D">
        <w:rPr>
          <w:rFonts w:eastAsia="Aptos"/>
          <w:noProof/>
          <w:sz w:val="24"/>
          <w:szCs w:val="24"/>
          <w:lang w:val="en-US"/>
        </w:rPr>
        <w:t>)</w:t>
      </w:r>
      <w:r w:rsidR="00841464" w:rsidRPr="002C3867">
        <w:rPr>
          <w:rFonts w:eastAsia="Aptos"/>
          <w:sz w:val="24"/>
          <w:szCs w:val="24"/>
          <w:lang w:val="en-US"/>
        </w:rPr>
        <w:fldChar w:fldCharType="end"/>
      </w:r>
      <w:r w:rsidR="61C7C170" w:rsidRPr="002C3867">
        <w:rPr>
          <w:rFonts w:eastAsia="Aptos"/>
          <w:sz w:val="24"/>
          <w:szCs w:val="24"/>
          <w:lang w:val="en-US"/>
        </w:rPr>
        <w:t xml:space="preserve">. Biochar, a form of pyrogenic carbon with </w:t>
      </w:r>
      <w:r w:rsidR="76ECDCBF" w:rsidRPr="002C3867">
        <w:rPr>
          <w:rFonts w:eastAsia="Aptos"/>
          <w:sz w:val="24"/>
          <w:szCs w:val="24"/>
          <w:lang w:val="en-US"/>
        </w:rPr>
        <w:t xml:space="preserve">a high surface area and exchange capacity, can </w:t>
      </w:r>
      <w:r w:rsidR="7ABE1C0E" w:rsidRPr="002C3867">
        <w:rPr>
          <w:rFonts w:eastAsia="Aptos"/>
          <w:sz w:val="24"/>
          <w:szCs w:val="24"/>
          <w:lang w:val="en-US"/>
        </w:rPr>
        <w:t xml:space="preserve">further </w:t>
      </w:r>
      <w:r w:rsidR="76ECDCBF" w:rsidRPr="002C3867">
        <w:rPr>
          <w:rFonts w:eastAsia="Aptos"/>
          <w:sz w:val="24"/>
          <w:szCs w:val="24"/>
          <w:lang w:val="en-US"/>
        </w:rPr>
        <w:t>retain moisture and nutrients</w:t>
      </w:r>
      <w:r w:rsidR="44F8C3F9" w:rsidRPr="002C3867">
        <w:rPr>
          <w:rFonts w:eastAsia="Aptos"/>
          <w:sz w:val="24"/>
          <w:szCs w:val="24"/>
          <w:lang w:val="en-US"/>
        </w:rPr>
        <w:t xml:space="preserve"> </w:t>
      </w:r>
      <w:r w:rsidR="00A518DE"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&lt;EndNote&gt;&lt;Cite&gt;&lt;Author&gt;Rhoades&lt;/Author&gt;&lt;Year&gt;2017&lt;/Year&gt;&lt;RecNum&gt;308&lt;/RecNum&gt;&lt;DisplayText&gt;(Rhoades et al., 2017)&lt;/DisplayText&gt;&lt;record&gt;&lt;rec-number&gt;308&lt;/rec-number&gt;&lt;foreign-keys&gt;&lt;key app="EN" db-id="psp5wa0pi9f5weevsxkxzdekszp2z090pt9e" timestamp="1733423712"&gt;308&lt;/key&gt;&lt;/foreign-keys&gt;&lt;ref-type name="Journal Article"&gt;17&lt;/ref-type&gt;&lt;contributors&gt;&lt;authors&gt;&lt;author&gt;Rhoades, Charles C&lt;/author&gt;&lt;author&gt;Minatre, Kerri L&lt;/author&gt;&lt;author&gt;Pierson, Derek N&lt;/author&gt;&lt;author&gt;Fegel, Timothy S&lt;/author&gt;&lt;author&gt;Cotrufo, M Francesca&lt;/author&gt;&lt;author&gt;Kelly, Eugene F&lt;/author&gt;&lt;/authors&gt;&lt;/contributors&gt;&lt;titles&gt;&lt;title&gt;Examining the Potential of Forest Residue</w:instrText>
      </w:r>
      <w:r w:rsidR="00FD157D">
        <w:rPr>
          <w:rFonts w:ascii="Cambria Math" w:eastAsia="Aptos" w:hAnsi="Cambria Math" w:cs="Cambria Math"/>
          <w:sz w:val="24"/>
          <w:szCs w:val="24"/>
          <w:lang w:val="en-US"/>
        </w:rPr>
        <w:instrText>‐</w:instrText>
      </w:r>
      <w:r w:rsidR="00FD157D">
        <w:rPr>
          <w:rFonts w:eastAsia="Aptos"/>
          <w:sz w:val="24"/>
          <w:szCs w:val="24"/>
          <w:lang w:val="en-US"/>
        </w:rPr>
        <w:instrText>Based Amendments for Post</w:instrText>
      </w:r>
      <w:r w:rsidR="00FD157D">
        <w:rPr>
          <w:rFonts w:ascii="Cambria Math" w:eastAsia="Aptos" w:hAnsi="Cambria Math" w:cs="Cambria Math"/>
          <w:sz w:val="24"/>
          <w:szCs w:val="24"/>
          <w:lang w:val="en-US"/>
        </w:rPr>
        <w:instrText>‐</w:instrText>
      </w:r>
      <w:r w:rsidR="00FD157D">
        <w:rPr>
          <w:rFonts w:eastAsia="Aptos"/>
          <w:sz w:val="24"/>
          <w:szCs w:val="24"/>
          <w:lang w:val="en-US"/>
        </w:rPr>
        <w:instrText>Wildfire Rehabilitation in Colorado, USA&lt;/title&gt;&lt;secondary-title&gt;Scientifica&lt;/secondary-title&gt;&lt;/titles&gt;&lt;periodical&gt;&lt;full-title&gt;Scientifica&lt;/full-title&gt;&lt;/periodical&gt;&lt;pages&gt;4758316&lt;/pages&gt;&lt;volume&gt;2017&lt;/volume&gt;&lt;number&gt;1&lt;/number&gt;&lt;dates&gt;&lt;year&gt;2017&lt;/year&gt;&lt;/dates&gt;&lt;isbn&gt;2090-908X&lt;/isbn&gt;&lt;urls&gt;&lt;/urls&gt;&lt;/record&gt;&lt;/Cite&gt;&lt;/EndNote&gt;</w:instrText>
      </w:r>
      <w:r w:rsidR="00A518DE" w:rsidRPr="002C3867">
        <w:rPr>
          <w:rFonts w:eastAsia="Aptos"/>
          <w:sz w:val="24"/>
          <w:szCs w:val="24"/>
          <w:lang w:val="en-US"/>
        </w:rPr>
        <w:fldChar w:fldCharType="separate"/>
      </w:r>
      <w:r w:rsidR="00FD157D">
        <w:rPr>
          <w:rFonts w:eastAsia="Aptos"/>
          <w:noProof/>
          <w:sz w:val="24"/>
          <w:szCs w:val="24"/>
          <w:lang w:val="en-US"/>
        </w:rPr>
        <w:t>(</w:t>
      </w:r>
      <w:hyperlink w:anchor="_ENREF_111" w:tooltip="Rhoades, 2017 #308" w:history="1">
        <w:r w:rsidR="001860FD" w:rsidRPr="001860FD">
          <w:rPr>
            <w:rStyle w:val="Hyperlink"/>
          </w:rPr>
          <w:t>Rhoades et al., 2017</w:t>
        </w:r>
      </w:hyperlink>
      <w:r w:rsidR="00FD157D">
        <w:rPr>
          <w:rFonts w:eastAsia="Aptos"/>
          <w:noProof/>
          <w:sz w:val="24"/>
          <w:szCs w:val="24"/>
          <w:lang w:val="en-US"/>
        </w:rPr>
        <w:t>)</w:t>
      </w:r>
      <w:r w:rsidR="00A518DE" w:rsidRPr="002C3867">
        <w:rPr>
          <w:rFonts w:eastAsia="Aptos"/>
          <w:sz w:val="24"/>
          <w:szCs w:val="24"/>
          <w:lang w:val="en-US"/>
        </w:rPr>
        <w:fldChar w:fldCharType="end"/>
      </w:r>
      <w:r w:rsidR="77AF8D36" w:rsidRPr="002C3867">
        <w:rPr>
          <w:rFonts w:eastAsia="Aptos"/>
          <w:sz w:val="24"/>
          <w:szCs w:val="24"/>
          <w:lang w:val="en-US"/>
        </w:rPr>
        <w:t xml:space="preserve">. Both mulch and biochar </w:t>
      </w:r>
      <w:r w:rsidR="1931DB12" w:rsidRPr="002C3867">
        <w:rPr>
          <w:rFonts w:eastAsia="Aptos"/>
          <w:sz w:val="24"/>
          <w:szCs w:val="24"/>
          <w:lang w:val="en-US"/>
        </w:rPr>
        <w:t xml:space="preserve">have been shown to </w:t>
      </w:r>
      <w:r w:rsidR="77AF8D36" w:rsidRPr="002C3867">
        <w:rPr>
          <w:rFonts w:eastAsia="Aptos"/>
          <w:sz w:val="24"/>
          <w:szCs w:val="24"/>
          <w:lang w:val="en-US"/>
        </w:rPr>
        <w:t>improve</w:t>
      </w:r>
      <w:r w:rsidR="1931DB12" w:rsidRPr="002C3867">
        <w:rPr>
          <w:rFonts w:eastAsia="Aptos"/>
          <w:sz w:val="24"/>
          <w:szCs w:val="24"/>
          <w:lang w:val="en-US"/>
        </w:rPr>
        <w:t xml:space="preserve"> soil moisture, microbial diversity, plant establishment, and nutrient retention</w:t>
      </w:r>
      <w:r w:rsidR="2931DF06" w:rsidRPr="002C3867">
        <w:rPr>
          <w:rFonts w:eastAsia="Aptos"/>
          <w:sz w:val="24"/>
          <w:szCs w:val="24"/>
          <w:lang w:val="en-US"/>
        </w:rPr>
        <w:t xml:space="preserve"> </w:t>
      </w:r>
      <w:r w:rsidR="00792DCE" w:rsidRPr="002C3867">
        <w:rPr>
          <w:rFonts w:eastAsia="Aptos"/>
          <w:sz w:val="24"/>
          <w:szCs w:val="24"/>
        </w:rPr>
        <w:fldChar w:fldCharType="begin">
          <w:fldData xml:space="preserve">PEVuZE5vdGU+PENpdGU+PEF1dGhvcj5Gb3Jud2FsdDwvQXV0aG9yPjxZZWFyPjIwMTc8L1llYXI+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PEVuZE5vdGU+PENpdGU+PEF1dGhvcj5Gb3Jud2FsdDwvQXV0aG9yPjxZZWFyPjIwMTc8L1llYXI+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792DCE" w:rsidRPr="002C3867">
        <w:rPr>
          <w:rFonts w:eastAsia="Aptos"/>
          <w:sz w:val="24"/>
          <w:szCs w:val="24"/>
        </w:rPr>
      </w:r>
      <w:r w:rsidR="00792DCE" w:rsidRPr="002C3867">
        <w:rPr>
          <w:rFonts w:eastAsia="Aptos"/>
          <w:sz w:val="24"/>
          <w:szCs w:val="24"/>
        </w:rPr>
        <w:fldChar w:fldCharType="separate"/>
      </w:r>
      <w:r w:rsidR="00FD157D">
        <w:rPr>
          <w:rFonts w:eastAsia="Aptos"/>
          <w:noProof/>
          <w:sz w:val="24"/>
          <w:szCs w:val="24"/>
        </w:rPr>
        <w:t>(</w:t>
      </w:r>
      <w:hyperlink w:anchor="_ENREF_42" w:tooltip="Fornwalt, 2017 #310" w:history="1">
        <w:r w:rsidR="001860FD" w:rsidRPr="001860FD">
          <w:rPr>
            <w:rStyle w:val="Hyperlink"/>
          </w:rPr>
          <w:t>Fornwalt et al., 2017</w:t>
        </w:r>
      </w:hyperlink>
      <w:r w:rsidR="00FD157D">
        <w:rPr>
          <w:rFonts w:eastAsia="Aptos"/>
          <w:noProof/>
          <w:sz w:val="24"/>
          <w:szCs w:val="24"/>
        </w:rPr>
        <w:t xml:space="preserve">; </w:t>
      </w:r>
      <w:hyperlink w:anchor="_ENREF_62" w:tooltip="Jonas, 2019 #316" w:history="1">
        <w:r w:rsidR="001860FD" w:rsidRPr="001860FD">
          <w:rPr>
            <w:rStyle w:val="Hyperlink"/>
          </w:rPr>
          <w:t>Jonas et al., 2019</w:t>
        </w:r>
      </w:hyperlink>
      <w:r w:rsidR="00FD157D">
        <w:rPr>
          <w:rFonts w:eastAsia="Aptos"/>
          <w:noProof/>
          <w:sz w:val="24"/>
          <w:szCs w:val="24"/>
        </w:rPr>
        <w:t xml:space="preserve">; </w:t>
      </w:r>
      <w:hyperlink w:anchor="_ENREF_65" w:tooltip="Kaiser, 2025 #309" w:history="1">
        <w:r w:rsidR="001860FD" w:rsidRPr="001860FD">
          <w:rPr>
            <w:rStyle w:val="Hyperlink"/>
          </w:rPr>
          <w:t>Kaiser et al., 2025</w:t>
        </w:r>
      </w:hyperlink>
      <w:r w:rsidR="00FD157D">
        <w:rPr>
          <w:rFonts w:eastAsia="Aptos"/>
          <w:noProof/>
          <w:sz w:val="24"/>
          <w:szCs w:val="24"/>
        </w:rPr>
        <w:t xml:space="preserve">; </w:t>
      </w:r>
      <w:hyperlink w:anchor="_ENREF_111" w:tooltip="Rhoades, 2017 #308" w:history="1">
        <w:r w:rsidR="001860FD" w:rsidRPr="001860FD">
          <w:rPr>
            <w:rStyle w:val="Hyperlink"/>
          </w:rPr>
          <w:t>Rhoades et al., 2017</w:t>
        </w:r>
      </w:hyperlink>
      <w:r w:rsidR="00FD157D">
        <w:rPr>
          <w:rFonts w:eastAsia="Aptos"/>
          <w:noProof/>
          <w:sz w:val="24"/>
          <w:szCs w:val="24"/>
        </w:rPr>
        <w:t>)</w:t>
      </w:r>
      <w:r w:rsidR="00792DCE" w:rsidRPr="002C3867">
        <w:rPr>
          <w:rFonts w:eastAsia="Aptos"/>
          <w:sz w:val="24"/>
          <w:szCs w:val="24"/>
        </w:rPr>
        <w:fldChar w:fldCharType="end"/>
      </w:r>
      <w:r w:rsidR="1931DB12" w:rsidRPr="002C3867">
        <w:rPr>
          <w:rFonts w:eastAsia="Aptos"/>
          <w:sz w:val="24"/>
          <w:szCs w:val="24"/>
          <w:lang w:val="en-US"/>
        </w:rPr>
        <w:t xml:space="preserve">. </w:t>
      </w:r>
    </w:p>
    <w:p w14:paraId="2DE19F3B" w14:textId="58D6B4F1" w:rsidR="00A4687F" w:rsidRPr="002C3867" w:rsidRDefault="6DDF322C" w:rsidP="280DF2BA">
      <w:pPr>
        <w:spacing w:after="160" w:line="360" w:lineRule="auto"/>
        <w:rPr>
          <w:rFonts w:eastAsia="Aptos"/>
          <w:sz w:val="24"/>
          <w:szCs w:val="24"/>
          <w:lang w:val="en-US"/>
        </w:rPr>
      </w:pPr>
      <w:r w:rsidRPr="002C3867">
        <w:rPr>
          <w:rFonts w:eastAsia="Aptos"/>
          <w:sz w:val="24"/>
          <w:szCs w:val="24"/>
          <w:lang w:val="en-US"/>
        </w:rPr>
        <w:t>Previous studies</w:t>
      </w:r>
      <w:r w:rsidR="37A572D1" w:rsidRPr="002C3867">
        <w:rPr>
          <w:rFonts w:eastAsia="Aptos"/>
          <w:sz w:val="24"/>
          <w:szCs w:val="24"/>
          <w:lang w:val="en-US"/>
        </w:rPr>
        <w:t xml:space="preserve"> </w:t>
      </w:r>
      <w:r w:rsidR="1F2FDEBA" w:rsidRPr="002C3867">
        <w:rPr>
          <w:rFonts w:eastAsia="Aptos"/>
          <w:sz w:val="24"/>
          <w:szCs w:val="24"/>
          <w:lang w:val="en-US"/>
        </w:rPr>
        <w:t xml:space="preserve">quantifying the effects of </w:t>
      </w:r>
      <w:r w:rsidR="41A7C7BD" w:rsidRPr="002C3867">
        <w:rPr>
          <w:rFonts w:eastAsia="Aptos"/>
          <w:sz w:val="24"/>
          <w:szCs w:val="24"/>
          <w:lang w:val="en-US"/>
        </w:rPr>
        <w:t xml:space="preserve">post-fire </w:t>
      </w:r>
      <w:r w:rsidR="1F2FDEBA" w:rsidRPr="002C3867">
        <w:rPr>
          <w:rFonts w:eastAsia="Aptos"/>
          <w:sz w:val="24"/>
          <w:szCs w:val="24"/>
          <w:lang w:val="en-US"/>
        </w:rPr>
        <w:t xml:space="preserve">organic soil </w:t>
      </w:r>
      <w:r w:rsidR="30E38364" w:rsidRPr="002C3867">
        <w:rPr>
          <w:rFonts w:eastAsia="Aptos"/>
          <w:sz w:val="24"/>
          <w:szCs w:val="24"/>
          <w:lang w:val="en-US"/>
        </w:rPr>
        <w:t>amendments</w:t>
      </w:r>
      <w:r w:rsidR="0BDBF31F" w:rsidRPr="002C3867">
        <w:rPr>
          <w:rFonts w:eastAsia="Aptos"/>
          <w:sz w:val="24"/>
          <w:szCs w:val="24"/>
          <w:lang w:val="en-US"/>
        </w:rPr>
        <w:t xml:space="preserve"> on vegetation recovery</w:t>
      </w:r>
      <w:r w:rsidR="30E38364" w:rsidRPr="002C3867">
        <w:rPr>
          <w:rFonts w:eastAsia="Aptos"/>
          <w:sz w:val="24"/>
          <w:szCs w:val="24"/>
          <w:lang w:val="en-US"/>
        </w:rPr>
        <w:t xml:space="preserve"> </w:t>
      </w:r>
      <w:r w:rsidR="25B902F5" w:rsidRPr="002C3867">
        <w:rPr>
          <w:rFonts w:eastAsia="Aptos"/>
          <w:sz w:val="24"/>
          <w:szCs w:val="24"/>
          <w:lang w:val="en-US"/>
        </w:rPr>
        <w:t xml:space="preserve">across </w:t>
      </w:r>
      <w:r w:rsidR="5C3A13D2" w:rsidRPr="002C3867">
        <w:rPr>
          <w:rFonts w:eastAsia="Aptos"/>
          <w:sz w:val="24"/>
          <w:szCs w:val="24"/>
          <w:lang w:val="en-US"/>
        </w:rPr>
        <w:t>t</w:t>
      </w:r>
      <w:r w:rsidR="25B902F5" w:rsidRPr="002C3867">
        <w:rPr>
          <w:rFonts w:eastAsia="Aptos"/>
          <w:sz w:val="24"/>
          <w:szCs w:val="24"/>
          <w:lang w:val="en-US"/>
        </w:rPr>
        <w:t xml:space="preserve">he </w:t>
      </w:r>
      <w:r w:rsidR="5C3A13D2" w:rsidRPr="002C3867">
        <w:rPr>
          <w:rFonts w:eastAsia="Aptos"/>
          <w:sz w:val="24"/>
          <w:szCs w:val="24"/>
          <w:lang w:val="en-US"/>
        </w:rPr>
        <w:t>w</w:t>
      </w:r>
      <w:r w:rsidR="25B902F5" w:rsidRPr="002C3867">
        <w:rPr>
          <w:rFonts w:eastAsia="Aptos"/>
          <w:sz w:val="24"/>
          <w:szCs w:val="24"/>
          <w:lang w:val="en-US"/>
        </w:rPr>
        <w:t>est</w:t>
      </w:r>
      <w:r w:rsidR="5C3A13D2" w:rsidRPr="002C3867">
        <w:rPr>
          <w:rFonts w:eastAsia="Aptos"/>
          <w:sz w:val="24"/>
          <w:szCs w:val="24"/>
          <w:lang w:val="en-US"/>
        </w:rPr>
        <w:t>ern US</w:t>
      </w:r>
      <w:r w:rsidR="25B902F5" w:rsidRPr="002C3867">
        <w:rPr>
          <w:rFonts w:eastAsia="Aptos"/>
          <w:sz w:val="24"/>
          <w:szCs w:val="24"/>
          <w:lang w:val="en-US"/>
        </w:rPr>
        <w:t xml:space="preserve"> </w:t>
      </w:r>
      <w:r w:rsidR="30E38364" w:rsidRPr="002C3867">
        <w:rPr>
          <w:rFonts w:eastAsia="Aptos"/>
          <w:sz w:val="24"/>
          <w:szCs w:val="24"/>
          <w:lang w:val="en-US"/>
        </w:rPr>
        <w:t xml:space="preserve">have focused </w:t>
      </w:r>
      <w:r w:rsidR="49A94BBB" w:rsidRPr="002C3867">
        <w:rPr>
          <w:rFonts w:eastAsia="Aptos"/>
          <w:sz w:val="24"/>
          <w:szCs w:val="24"/>
          <w:lang w:val="en-US"/>
        </w:rPr>
        <w:t>mostly</w:t>
      </w:r>
      <w:r w:rsidR="30E38364" w:rsidRPr="002C3867">
        <w:rPr>
          <w:rFonts w:eastAsia="Aptos"/>
          <w:sz w:val="24"/>
          <w:szCs w:val="24"/>
          <w:lang w:val="en-US"/>
        </w:rPr>
        <w:t xml:space="preserve"> on </w:t>
      </w:r>
      <w:r w:rsidR="6779334F" w:rsidRPr="002C3867">
        <w:rPr>
          <w:rFonts w:eastAsia="Aptos"/>
          <w:sz w:val="24"/>
          <w:szCs w:val="24"/>
          <w:lang w:val="en-US"/>
        </w:rPr>
        <w:t>vegetation composition and structure</w:t>
      </w:r>
      <w:r w:rsidR="4B52FA49" w:rsidRPr="002C3867">
        <w:rPr>
          <w:rFonts w:eastAsia="Aptos"/>
          <w:sz w:val="24"/>
          <w:szCs w:val="24"/>
          <w:lang w:val="en-US"/>
        </w:rPr>
        <w:t xml:space="preserve"> </w:t>
      </w:r>
      <w:r w:rsidR="00514234" w:rsidRPr="002C3867">
        <w:rPr>
          <w:rFonts w:eastAsia="Aptos"/>
          <w:sz w:val="24"/>
          <w:szCs w:val="24"/>
        </w:rPr>
        <w:fldChar w:fldCharType="begin">
          <w:fldData xml:space="preserve">PEVuZE5vdGU+PENpdGU+PEF1dGhvcj5Gb3Jud2FsdDwvQXV0aG9yPjxZZWFyPjIwMTc8L1llYXI+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==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PEVuZE5vdGU+PENpdGU+PEF1dGhvcj5Gb3Jud2FsdDwvQXV0aG9yPjxZZWFyPjIwMTc8L1llYXI+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==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514234" w:rsidRPr="002C3867">
        <w:rPr>
          <w:rFonts w:eastAsia="Aptos"/>
          <w:sz w:val="24"/>
          <w:szCs w:val="24"/>
        </w:rPr>
      </w:r>
      <w:r w:rsidR="00514234" w:rsidRPr="002C3867">
        <w:rPr>
          <w:rFonts w:eastAsia="Aptos"/>
          <w:sz w:val="24"/>
          <w:szCs w:val="24"/>
        </w:rPr>
        <w:fldChar w:fldCharType="separate"/>
      </w:r>
      <w:r w:rsidR="00FD157D">
        <w:rPr>
          <w:rFonts w:eastAsia="Aptos"/>
          <w:noProof/>
          <w:sz w:val="24"/>
          <w:szCs w:val="24"/>
        </w:rPr>
        <w:t>(</w:t>
      </w:r>
      <w:hyperlink w:anchor="_ENREF_17" w:tooltip="Bontrager, 2019 #317" w:history="1">
        <w:r w:rsidR="001860FD" w:rsidRPr="001860FD">
          <w:rPr>
            <w:rStyle w:val="Hyperlink"/>
          </w:rPr>
          <w:t>Bontrager et al., 2019</w:t>
        </w:r>
      </w:hyperlink>
      <w:r w:rsidR="00FD157D">
        <w:rPr>
          <w:rFonts w:eastAsia="Aptos"/>
          <w:noProof/>
          <w:sz w:val="24"/>
          <w:szCs w:val="24"/>
        </w:rPr>
        <w:t xml:space="preserve">; </w:t>
      </w:r>
      <w:hyperlink w:anchor="_ENREF_24" w:tooltip="Carmona-Yáñez, 2023 #319" w:history="1">
        <w:r w:rsidR="001860FD" w:rsidRPr="001860FD">
          <w:rPr>
            <w:rStyle w:val="Hyperlink"/>
          </w:rPr>
          <w:t>Carmona-Yáñez et al., 2023</w:t>
        </w:r>
      </w:hyperlink>
      <w:r w:rsidR="00FD157D">
        <w:rPr>
          <w:rFonts w:eastAsia="Aptos"/>
          <w:noProof/>
          <w:sz w:val="24"/>
          <w:szCs w:val="24"/>
        </w:rPr>
        <w:t xml:space="preserve">; </w:t>
      </w:r>
      <w:hyperlink w:anchor="_ENREF_42" w:tooltip="Fornwalt, 2017 #310" w:history="1">
        <w:r w:rsidR="001860FD" w:rsidRPr="001860FD">
          <w:rPr>
            <w:rStyle w:val="Hyperlink"/>
          </w:rPr>
          <w:t>Fornwalt et al., 2017</w:t>
        </w:r>
      </w:hyperlink>
      <w:r w:rsidR="00FD157D">
        <w:rPr>
          <w:rFonts w:eastAsia="Aptos"/>
          <w:noProof/>
          <w:sz w:val="24"/>
          <w:szCs w:val="24"/>
        </w:rPr>
        <w:t xml:space="preserve">; </w:t>
      </w:r>
      <w:hyperlink w:anchor="_ENREF_62" w:tooltip="Jonas, 2019 #316" w:history="1">
        <w:r w:rsidR="001860FD" w:rsidRPr="001860FD">
          <w:rPr>
            <w:rStyle w:val="Hyperlink"/>
          </w:rPr>
          <w:t>Jonas et al., 2019</w:t>
        </w:r>
      </w:hyperlink>
      <w:r w:rsidR="00FD157D">
        <w:rPr>
          <w:rFonts w:eastAsia="Aptos"/>
          <w:noProof/>
          <w:sz w:val="24"/>
          <w:szCs w:val="24"/>
        </w:rPr>
        <w:t xml:space="preserve">; </w:t>
      </w:r>
      <w:hyperlink w:anchor="_ENREF_65" w:tooltip="Kaiser, 2025 #309" w:history="1">
        <w:r w:rsidR="001860FD" w:rsidRPr="001860FD">
          <w:rPr>
            <w:rStyle w:val="Hyperlink"/>
          </w:rPr>
          <w:t>Kaiser et al., 2025</w:t>
        </w:r>
      </w:hyperlink>
      <w:r w:rsidR="00FD157D">
        <w:rPr>
          <w:rFonts w:eastAsia="Aptos"/>
          <w:noProof/>
          <w:sz w:val="24"/>
          <w:szCs w:val="24"/>
        </w:rPr>
        <w:t xml:space="preserve">; </w:t>
      </w:r>
      <w:hyperlink w:anchor="_ENREF_92" w:tooltip="Ortega, 2022 #318" w:history="1">
        <w:r w:rsidR="001860FD" w:rsidRPr="001860FD">
          <w:rPr>
            <w:rStyle w:val="Hyperlink"/>
          </w:rPr>
          <w:t>Ortega et al., 2022</w:t>
        </w:r>
      </w:hyperlink>
      <w:r w:rsidR="00FD157D">
        <w:rPr>
          <w:rFonts w:eastAsia="Aptos"/>
          <w:noProof/>
          <w:sz w:val="24"/>
          <w:szCs w:val="24"/>
        </w:rPr>
        <w:t>)</w:t>
      </w:r>
      <w:r w:rsidR="00514234" w:rsidRPr="002C3867">
        <w:rPr>
          <w:rFonts w:eastAsia="Aptos"/>
          <w:sz w:val="24"/>
          <w:szCs w:val="24"/>
        </w:rPr>
        <w:fldChar w:fldCharType="end"/>
      </w:r>
      <w:r w:rsidR="73A03CC4" w:rsidRPr="002C3867">
        <w:rPr>
          <w:rFonts w:eastAsia="Aptos"/>
          <w:sz w:val="24"/>
          <w:szCs w:val="24"/>
          <w:lang w:val="en-US"/>
        </w:rPr>
        <w:t xml:space="preserve">. </w:t>
      </w:r>
      <w:r w:rsidR="0C82E6AA" w:rsidRPr="002C3867">
        <w:rPr>
          <w:rFonts w:eastAsia="Aptos"/>
          <w:sz w:val="24"/>
          <w:szCs w:val="24"/>
          <w:lang w:val="en-US"/>
        </w:rPr>
        <w:t xml:space="preserve">However, there is an increasing need to </w:t>
      </w:r>
      <w:r w:rsidR="0FC4F5A2" w:rsidRPr="002C3867">
        <w:rPr>
          <w:rFonts w:eastAsia="Aptos"/>
          <w:sz w:val="24"/>
          <w:szCs w:val="24"/>
          <w:lang w:val="en-US"/>
        </w:rPr>
        <w:t>consider trait-based approaches to</w:t>
      </w:r>
      <w:r w:rsidR="397753D0" w:rsidRPr="002C3867">
        <w:rPr>
          <w:rFonts w:eastAsia="Aptos"/>
          <w:sz w:val="24"/>
          <w:szCs w:val="24"/>
          <w:lang w:val="en-US"/>
        </w:rPr>
        <w:t xml:space="preserve"> understand functional </w:t>
      </w:r>
      <w:r w:rsidR="0DF24C4C" w:rsidRPr="002C3867">
        <w:rPr>
          <w:rFonts w:eastAsia="Aptos"/>
          <w:sz w:val="24"/>
          <w:szCs w:val="24"/>
          <w:lang w:val="en-US"/>
        </w:rPr>
        <w:t xml:space="preserve">plant </w:t>
      </w:r>
      <w:r w:rsidR="397753D0" w:rsidRPr="002C3867">
        <w:rPr>
          <w:rFonts w:eastAsia="Aptos"/>
          <w:sz w:val="24"/>
          <w:szCs w:val="24"/>
          <w:lang w:val="en-US"/>
        </w:rPr>
        <w:t>responses</w:t>
      </w:r>
      <w:r w:rsidR="740AF9C3" w:rsidRPr="002C3867">
        <w:rPr>
          <w:rFonts w:eastAsia="Aptos"/>
          <w:sz w:val="24"/>
          <w:szCs w:val="24"/>
          <w:lang w:val="en-US"/>
        </w:rPr>
        <w:t xml:space="preserve"> relevant to</w:t>
      </w:r>
      <w:r w:rsidR="0FC4F5A2" w:rsidRPr="002C3867">
        <w:rPr>
          <w:rFonts w:eastAsia="Aptos"/>
          <w:sz w:val="24"/>
          <w:szCs w:val="24"/>
          <w:lang w:val="en-US"/>
        </w:rPr>
        <w:t xml:space="preserve"> restoration projects and ecosystem recovery </w:t>
      </w:r>
      <w:r w:rsidR="00256324"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&lt;EndNote&gt;&lt;Cite&gt;&lt;Author&gt;Aubin&lt;/Author&gt;&lt;Year&gt;2024&lt;/Year&gt;&lt;RecNum&gt;478&lt;/RecNum&gt;&lt;DisplayText&gt;(Aubin et al., 2024)&lt;/DisplayText&gt;&lt;record&gt;&lt;rec-number&gt;478&lt;/rec-number&gt;&lt;foreign-keys&gt;&lt;key app="EN" db-id="psp5wa0pi9f5weevsxkxzdekszp2z090pt9e" timestamp="1735681656"&gt;478&lt;/key&gt;&lt;/foreign-keys&gt;&lt;ref-type name="Journal Article"&gt;17&lt;/ref-type&gt;&lt;contributors&gt;&lt;authors&gt;&lt;author&gt;Aubin, Isabelle&lt;/author&gt;&lt;author&gt;Deschênes, Élise&lt;/author&gt;&lt;author&gt;Santala, Kierann R&lt;/author&gt;&lt;author&gt;Emilson, Erik JS&lt;/author&gt;&lt;author&gt;Schoonmaker, Amanda L&lt;/author&gt;&lt;author&gt;McIntosh, Anne CS&lt;/author&gt;&lt;author&gt;Bourgeois, Bérenger&lt;/author&gt;&lt;author&gt;Cardou, Françoise&lt;/author&gt;&lt;author&gt;Dupuch, Angélique&lt;/author&gt;&lt;author&gt;Handa, I Tanya&lt;/author&gt;&lt;/authors&gt;&lt;/contributors&gt;&lt;titles&gt;&lt;title&gt;Restoring forest ecosystem services through trait-based ecology&lt;/title&gt;&lt;secondary-title&gt;Environmental Reviews&lt;/secondary-title&gt;&lt;/titles&gt;&lt;periodical&gt;&lt;full-title&gt;Environmental Reviews&lt;/full-title&gt;&lt;/periodical&gt;&lt;pages&gt;498-524&lt;/pages&gt;&lt;volume&gt;32&lt;/volume&gt;&lt;number&gt;4&lt;/number&gt;&lt;dates&gt;&lt;year&gt;2024&lt;/year&gt;&lt;/dates&gt;&lt;isbn&gt;1181-8700&lt;/isbn&gt;&lt;urls&gt;&lt;/urls&gt;&lt;/record&gt;&lt;/Cite&gt;&lt;/EndNote&gt;</w:instrText>
      </w:r>
      <w:r w:rsidR="00256324" w:rsidRPr="002C3867">
        <w:rPr>
          <w:rFonts w:eastAsia="Aptos"/>
          <w:sz w:val="24"/>
          <w:szCs w:val="24"/>
          <w:lang w:val="en-US"/>
        </w:rPr>
        <w:fldChar w:fldCharType="separate"/>
      </w:r>
      <w:r w:rsidR="00FD157D">
        <w:rPr>
          <w:rFonts w:eastAsia="Aptos"/>
          <w:noProof/>
          <w:sz w:val="24"/>
          <w:szCs w:val="24"/>
          <w:lang w:val="en-US"/>
        </w:rPr>
        <w:t>(</w:t>
      </w:r>
      <w:hyperlink w:anchor="_ENREF_9" w:tooltip="Aubin, 2024 #478" w:history="1">
        <w:r w:rsidR="001860FD" w:rsidRPr="001860FD">
          <w:rPr>
            <w:rStyle w:val="Hyperlink"/>
          </w:rPr>
          <w:t>Aubin et al., 2024</w:t>
        </w:r>
      </w:hyperlink>
      <w:r w:rsidR="00FD157D">
        <w:rPr>
          <w:rFonts w:eastAsia="Aptos"/>
          <w:noProof/>
          <w:sz w:val="24"/>
          <w:szCs w:val="24"/>
          <w:lang w:val="en-US"/>
        </w:rPr>
        <w:t>)</w:t>
      </w:r>
      <w:r w:rsidR="00256324" w:rsidRPr="002C3867">
        <w:rPr>
          <w:rFonts w:eastAsia="Aptos"/>
          <w:sz w:val="24"/>
          <w:szCs w:val="24"/>
          <w:lang w:val="en-US"/>
        </w:rPr>
        <w:fldChar w:fldCharType="end"/>
      </w:r>
      <w:r w:rsidR="135A023E" w:rsidRPr="002C3867">
        <w:rPr>
          <w:rFonts w:eastAsia="Aptos"/>
          <w:sz w:val="24"/>
          <w:szCs w:val="24"/>
          <w:lang w:val="en-US"/>
        </w:rPr>
        <w:t xml:space="preserve">. </w:t>
      </w:r>
      <w:r w:rsidR="06BFC18E" w:rsidRPr="002C3867">
        <w:rPr>
          <w:rFonts w:eastAsia="Aptos"/>
          <w:sz w:val="24"/>
          <w:szCs w:val="24"/>
          <w:lang w:val="en-US"/>
        </w:rPr>
        <w:t xml:space="preserve">Plant </w:t>
      </w:r>
      <w:r w:rsidR="1E830F99" w:rsidRPr="002C3867">
        <w:rPr>
          <w:rFonts w:eastAsia="Aptos"/>
          <w:sz w:val="24"/>
          <w:szCs w:val="24"/>
          <w:lang w:val="en-US"/>
        </w:rPr>
        <w:t xml:space="preserve">functional </w:t>
      </w:r>
      <w:r w:rsidR="06BFC18E" w:rsidRPr="002C3867">
        <w:rPr>
          <w:rFonts w:eastAsia="Aptos"/>
          <w:sz w:val="24"/>
          <w:szCs w:val="24"/>
          <w:lang w:val="en-US"/>
        </w:rPr>
        <w:t>traits can, for example</w:t>
      </w:r>
      <w:r w:rsidR="5DEB38AE" w:rsidRPr="002C3867">
        <w:rPr>
          <w:rFonts w:eastAsia="Aptos"/>
          <w:sz w:val="24"/>
          <w:szCs w:val="24"/>
          <w:lang w:val="en-US"/>
        </w:rPr>
        <w:t xml:space="preserve">, predict </w:t>
      </w:r>
      <w:r w:rsidR="1D963284" w:rsidRPr="002C3867">
        <w:rPr>
          <w:rFonts w:eastAsia="Aptos"/>
          <w:sz w:val="24"/>
          <w:szCs w:val="24"/>
          <w:lang w:val="en-US"/>
        </w:rPr>
        <w:t xml:space="preserve">plant </w:t>
      </w:r>
      <w:r w:rsidR="5DEB38AE" w:rsidRPr="002C3867">
        <w:rPr>
          <w:rFonts w:eastAsia="Aptos"/>
          <w:sz w:val="24"/>
          <w:szCs w:val="24"/>
          <w:lang w:val="en-US"/>
        </w:rPr>
        <w:t>fitness</w:t>
      </w:r>
      <w:r w:rsidR="26709D39" w:rsidRPr="002C3867">
        <w:rPr>
          <w:rFonts w:eastAsia="Aptos"/>
          <w:sz w:val="24"/>
          <w:szCs w:val="24"/>
          <w:lang w:val="en-US"/>
        </w:rPr>
        <w:t>,</w:t>
      </w:r>
      <w:r w:rsidR="5DEB38AE" w:rsidRPr="002C3867">
        <w:rPr>
          <w:rFonts w:eastAsia="Aptos"/>
          <w:sz w:val="24"/>
          <w:szCs w:val="24"/>
          <w:lang w:val="en-US"/>
        </w:rPr>
        <w:t xml:space="preserve"> key processes of community assembly</w:t>
      </w:r>
      <w:r w:rsidR="26709D39" w:rsidRPr="002C3867">
        <w:rPr>
          <w:rFonts w:eastAsia="Aptos"/>
          <w:sz w:val="24"/>
          <w:szCs w:val="24"/>
          <w:lang w:val="en-US"/>
        </w:rPr>
        <w:t>,</w:t>
      </w:r>
      <w:r w:rsidR="0F7E8A43" w:rsidRPr="002C3867">
        <w:rPr>
          <w:rFonts w:eastAsia="Aptos"/>
          <w:sz w:val="24"/>
          <w:szCs w:val="24"/>
          <w:lang w:val="en-US"/>
        </w:rPr>
        <w:t xml:space="preserve"> and serve as guides for which subsets of species pools may </w:t>
      </w:r>
      <w:r w:rsidR="64996809" w:rsidRPr="002C3867">
        <w:rPr>
          <w:rFonts w:eastAsia="Aptos"/>
          <w:sz w:val="24"/>
          <w:szCs w:val="24"/>
          <w:lang w:val="en-US"/>
        </w:rPr>
        <w:t>thrive</w:t>
      </w:r>
      <w:r w:rsidR="0F7E8A43" w:rsidRPr="002C3867">
        <w:rPr>
          <w:rFonts w:eastAsia="Aptos"/>
          <w:sz w:val="24"/>
          <w:szCs w:val="24"/>
          <w:lang w:val="en-US"/>
        </w:rPr>
        <w:t xml:space="preserve"> in a given location after disturbance</w:t>
      </w:r>
      <w:r w:rsidR="397753D0" w:rsidRPr="002C3867">
        <w:rPr>
          <w:rFonts w:eastAsia="Aptos"/>
          <w:sz w:val="24"/>
          <w:szCs w:val="24"/>
          <w:lang w:val="en-US"/>
        </w:rPr>
        <w:t xml:space="preserve"> </w:t>
      </w:r>
      <w:r w:rsidR="00E929E7"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&lt;EndNote&gt;&lt;Cite&gt;&lt;Author&gt;Brudvig&lt;/Author&gt;&lt;Year&gt;2008&lt;/Year&gt;&lt;RecNum&gt;486&lt;/RecNum&gt;&lt;DisplayText&gt;(Brudvig and Mabry, 2008; McGill et al., 2006)&lt;/DisplayText&gt;&lt;record&gt;&lt;rec-number&gt;486&lt;/rec-number&gt;&lt;foreign-keys&gt;&lt;key app="EN" db-id="psp5wa0pi9f5weevsxkxzdekszp2z090pt9e" timestamp="1735931631"&gt;486&lt;/key&gt;&lt;/foreign-keys&gt;&lt;ref-type name="Journal Article"&gt;17&lt;/ref-type&gt;&lt;contributors&gt;&lt;authors&gt;&lt;author&gt;Brudvig, Lars A&lt;/author&gt;&lt;author&gt;Mabry, Catherine M&lt;/author&gt;&lt;/authors&gt;&lt;/contributors&gt;&lt;titles&gt;&lt;title&gt;Trait</w:instrText>
      </w:r>
      <w:r w:rsidR="00FD157D">
        <w:rPr>
          <w:rFonts w:ascii="Cambria Math" w:eastAsia="Aptos" w:hAnsi="Cambria Math" w:cs="Cambria Math"/>
          <w:sz w:val="24"/>
          <w:szCs w:val="24"/>
          <w:lang w:val="en-US"/>
        </w:rPr>
        <w:instrText>‐</w:instrText>
      </w:r>
      <w:r w:rsidR="00FD157D">
        <w:rPr>
          <w:rFonts w:eastAsia="Aptos"/>
          <w:sz w:val="24"/>
          <w:szCs w:val="24"/>
          <w:lang w:val="en-US"/>
        </w:rPr>
        <w:instrText>based filtering of the regional species pool to guide understory plant reintroductions in Midwestern oak savannas, USA&lt;/title&gt;&lt;secondary-title&gt;Restoration Ecology&lt;/secondary-title&gt;&lt;/titles&gt;&lt;periodical&gt;&lt;full-title&gt;Restoration Ecology&lt;/full-title&gt;&lt;/periodical&gt;&lt;pages&gt;290-304&lt;/pages&gt;&lt;volume&gt;16&lt;/volume&gt;&lt;number&gt;2&lt;/number&gt;&lt;dates&gt;&lt;year&gt;2008&lt;/year&gt;&lt;/dates&gt;&lt;isbn&gt;1061-2971&lt;/isbn&gt;&lt;urls&gt;&lt;/urls&gt;&lt;/record&gt;&lt;/Cite&gt;&lt;Cite&gt;&lt;Author&gt;McGill&lt;/Author&gt;&lt;Year&gt;2006&lt;/Year&gt;&lt;RecNum&gt;485&lt;/RecNum&gt;&lt;record&gt;&lt;rec-number&gt;485&lt;/rec-number&gt;&lt;foreign-keys&gt;&lt;key app="EN" db-id="psp5wa0pi9f5weevsxkxzdekszp2z090pt9e" timestamp="1735931564"&gt;485&lt;/key&gt;&lt;/foreign-keys&gt;&lt;ref-type name="Journal Article"&gt;17&lt;/ref-type&gt;&lt;contributors&gt;&lt;authors&gt;&lt;author&gt;McGill, Brian J&lt;/author&gt;&lt;author&gt;Enquist, Brian J&lt;/author&gt;&lt;author&gt;Weiher, Evan&lt;/author&gt;&lt;author&gt;Westoby, Mark&lt;/author&gt;&lt;/authors&gt;&lt;/contributors&gt;&lt;titles&gt;&lt;title&gt;Rebuilding community ecology from functional traits&lt;/title&gt;&lt;secondary-title&gt;Trends in ecology &amp;amp; evolution&lt;/secondary-title&gt;&lt;/titles&gt;&lt;periodical&gt;&lt;full-title&gt;Trends in Ecology &amp;amp; Evolution&lt;/full-title&gt;&lt;/periodical&gt;&lt;pages&gt;178-185&lt;/pages&gt;&lt;volume&gt;21&lt;/volume&gt;&lt;number&gt;4&lt;/number&gt;&lt;dates&gt;&lt;year&gt;2006&lt;/year&gt;&lt;/dates&gt;&lt;isbn&gt;0169-5347&lt;/isbn&gt;&lt;urls&gt;&lt;/urls&gt;&lt;/record&gt;&lt;/Cite&gt;&lt;/EndNote&gt;</w:instrText>
      </w:r>
      <w:r w:rsidR="00E929E7" w:rsidRPr="002C3867">
        <w:rPr>
          <w:rFonts w:eastAsia="Aptos"/>
          <w:sz w:val="24"/>
          <w:szCs w:val="24"/>
          <w:lang w:val="en-US"/>
        </w:rPr>
        <w:fldChar w:fldCharType="separate"/>
      </w:r>
      <w:r w:rsidR="00FD157D">
        <w:rPr>
          <w:rFonts w:eastAsia="Aptos"/>
          <w:noProof/>
          <w:sz w:val="24"/>
          <w:szCs w:val="24"/>
          <w:lang w:val="en-US"/>
        </w:rPr>
        <w:t>(</w:t>
      </w:r>
      <w:hyperlink w:anchor="_ENREF_22" w:tooltip="Brudvig, 2008 #486" w:history="1">
        <w:r w:rsidR="001860FD" w:rsidRPr="001860FD">
          <w:rPr>
            <w:rStyle w:val="Hyperlink"/>
          </w:rPr>
          <w:t>Brudvig and Mabry, 2008</w:t>
        </w:r>
      </w:hyperlink>
      <w:r w:rsidR="00FD157D">
        <w:rPr>
          <w:rFonts w:eastAsia="Aptos"/>
          <w:noProof/>
          <w:sz w:val="24"/>
          <w:szCs w:val="24"/>
          <w:lang w:val="en-US"/>
        </w:rPr>
        <w:t xml:space="preserve">; </w:t>
      </w:r>
      <w:hyperlink w:anchor="_ENREF_79" w:tooltip="McGill, 2006 #485" w:history="1">
        <w:r w:rsidR="001860FD" w:rsidRPr="001860FD">
          <w:rPr>
            <w:rStyle w:val="Hyperlink"/>
          </w:rPr>
          <w:t>McGill et al., 2006</w:t>
        </w:r>
      </w:hyperlink>
      <w:r w:rsidR="00FD157D">
        <w:rPr>
          <w:rFonts w:eastAsia="Aptos"/>
          <w:noProof/>
          <w:sz w:val="24"/>
          <w:szCs w:val="24"/>
          <w:lang w:val="en-US"/>
        </w:rPr>
        <w:t>)</w:t>
      </w:r>
      <w:r w:rsidR="00E929E7" w:rsidRPr="002C3867">
        <w:rPr>
          <w:rFonts w:eastAsia="Aptos"/>
          <w:sz w:val="24"/>
          <w:szCs w:val="24"/>
          <w:lang w:val="en-US"/>
        </w:rPr>
        <w:fldChar w:fldCharType="end"/>
      </w:r>
      <w:r w:rsidR="740AF9C3" w:rsidRPr="002C3867">
        <w:rPr>
          <w:rFonts w:eastAsia="Aptos"/>
          <w:sz w:val="24"/>
          <w:szCs w:val="24"/>
          <w:lang w:val="en-US"/>
        </w:rPr>
        <w:t xml:space="preserve">. </w:t>
      </w:r>
      <w:r w:rsidR="0A89F630" w:rsidRPr="002C3867">
        <w:rPr>
          <w:rFonts w:eastAsia="Aptos"/>
          <w:sz w:val="24"/>
          <w:szCs w:val="24"/>
          <w:lang w:val="en-US"/>
        </w:rPr>
        <w:t>P</w:t>
      </w:r>
      <w:r w:rsidR="753A7390" w:rsidRPr="002C3867">
        <w:rPr>
          <w:rFonts w:eastAsia="Aptos"/>
          <w:sz w:val="24"/>
          <w:szCs w:val="24"/>
          <w:lang w:val="en-US"/>
        </w:rPr>
        <w:t>lants</w:t>
      </w:r>
      <w:r w:rsidR="7654E3C6" w:rsidRPr="002C3867">
        <w:rPr>
          <w:rFonts w:eastAsia="Aptos"/>
          <w:sz w:val="24"/>
          <w:szCs w:val="24"/>
          <w:lang w:val="en-US"/>
        </w:rPr>
        <w:t>,</w:t>
      </w:r>
      <w:r w:rsidR="753A7390" w:rsidRPr="002C3867">
        <w:rPr>
          <w:rFonts w:eastAsia="Aptos"/>
          <w:sz w:val="24"/>
          <w:szCs w:val="24"/>
          <w:lang w:val="en-US"/>
        </w:rPr>
        <w:t xml:space="preserve"> </w:t>
      </w:r>
      <w:r w:rsidR="0A89F630" w:rsidRPr="002C3867">
        <w:rPr>
          <w:rFonts w:eastAsia="Aptos"/>
          <w:sz w:val="24"/>
          <w:szCs w:val="24"/>
          <w:lang w:val="en-US"/>
        </w:rPr>
        <w:t>in general</w:t>
      </w:r>
      <w:r w:rsidR="55A4471A" w:rsidRPr="002C3867">
        <w:rPr>
          <w:rFonts w:eastAsia="Aptos"/>
          <w:sz w:val="24"/>
          <w:szCs w:val="24"/>
          <w:lang w:val="en-US"/>
        </w:rPr>
        <w:t>,</w:t>
      </w:r>
      <w:r w:rsidR="0A89F630" w:rsidRPr="002C3867">
        <w:rPr>
          <w:rFonts w:eastAsia="Aptos"/>
          <w:sz w:val="24"/>
          <w:szCs w:val="24"/>
          <w:lang w:val="en-US"/>
        </w:rPr>
        <w:t xml:space="preserve"> </w:t>
      </w:r>
      <w:r w:rsidR="753A7390" w:rsidRPr="002C3867">
        <w:rPr>
          <w:rFonts w:eastAsia="Aptos"/>
          <w:sz w:val="24"/>
          <w:szCs w:val="24"/>
          <w:lang w:val="en-US"/>
        </w:rPr>
        <w:t xml:space="preserve">adapt to resource availability </w:t>
      </w:r>
      <w:r w:rsidR="6AF723CC" w:rsidRPr="002C3867">
        <w:rPr>
          <w:rFonts w:eastAsia="Aptos"/>
          <w:sz w:val="24"/>
          <w:szCs w:val="24"/>
          <w:lang w:val="en-US"/>
        </w:rPr>
        <w:t xml:space="preserve">by </w:t>
      </w:r>
      <w:r w:rsidR="0A89F630" w:rsidRPr="002C3867">
        <w:rPr>
          <w:rFonts w:eastAsia="Aptos"/>
          <w:sz w:val="24"/>
          <w:szCs w:val="24"/>
          <w:lang w:val="en-US"/>
        </w:rPr>
        <w:t xml:space="preserve">selecting </w:t>
      </w:r>
      <w:r w:rsidR="26D20D6F" w:rsidRPr="002C3867">
        <w:rPr>
          <w:rFonts w:eastAsia="Aptos"/>
          <w:sz w:val="24"/>
          <w:szCs w:val="24"/>
          <w:lang w:val="en-US"/>
        </w:rPr>
        <w:t>among</w:t>
      </w:r>
      <w:r w:rsidR="6AD24741" w:rsidRPr="002C3867">
        <w:rPr>
          <w:rFonts w:eastAsia="Aptos"/>
          <w:sz w:val="24"/>
          <w:szCs w:val="24"/>
          <w:lang w:val="en-US"/>
        </w:rPr>
        <w:t xml:space="preserve"> </w:t>
      </w:r>
      <w:r w:rsidR="578F917D" w:rsidRPr="002C3867">
        <w:rPr>
          <w:rFonts w:eastAsia="Aptos"/>
          <w:sz w:val="24"/>
          <w:szCs w:val="24"/>
          <w:lang w:val="en-US"/>
        </w:rPr>
        <w:t xml:space="preserve">growth </w:t>
      </w:r>
      <w:r w:rsidR="6AD24741" w:rsidRPr="002C3867">
        <w:rPr>
          <w:rFonts w:eastAsia="Aptos"/>
          <w:sz w:val="24"/>
          <w:szCs w:val="24"/>
          <w:lang w:val="en-US"/>
        </w:rPr>
        <w:t>strategies</w:t>
      </w:r>
      <w:r w:rsidR="6444595F" w:rsidRPr="002C3867">
        <w:rPr>
          <w:rFonts w:eastAsia="Aptos"/>
          <w:sz w:val="24"/>
          <w:szCs w:val="24"/>
          <w:lang w:val="en-US"/>
        </w:rPr>
        <w:t xml:space="preserve"> </w:t>
      </w:r>
      <w:r w:rsidR="13F07AAC" w:rsidRPr="002C3867">
        <w:rPr>
          <w:rFonts w:eastAsia="Aptos"/>
          <w:sz w:val="24"/>
          <w:szCs w:val="24"/>
          <w:lang w:val="en-US"/>
        </w:rPr>
        <w:t>that</w:t>
      </w:r>
      <w:r w:rsidR="05CD895B" w:rsidRPr="002C3867">
        <w:rPr>
          <w:rFonts w:eastAsia="Aptos"/>
          <w:sz w:val="24"/>
          <w:szCs w:val="24"/>
          <w:lang w:val="en-US"/>
        </w:rPr>
        <w:t xml:space="preserve"> tolerat</w:t>
      </w:r>
      <w:r w:rsidR="6444595F" w:rsidRPr="002C3867">
        <w:rPr>
          <w:rFonts w:eastAsia="Aptos"/>
          <w:sz w:val="24"/>
          <w:szCs w:val="24"/>
          <w:lang w:val="en-US"/>
        </w:rPr>
        <w:t>e</w:t>
      </w:r>
      <w:r w:rsidR="05CD895B" w:rsidRPr="002C3867">
        <w:rPr>
          <w:rFonts w:eastAsia="Aptos"/>
          <w:sz w:val="24"/>
          <w:szCs w:val="24"/>
          <w:lang w:val="en-US"/>
        </w:rPr>
        <w:t xml:space="preserve"> stress </w:t>
      </w:r>
      <w:r w:rsidR="2A18780E" w:rsidRPr="002C3867">
        <w:rPr>
          <w:rFonts w:eastAsia="Aptos"/>
          <w:sz w:val="24"/>
          <w:szCs w:val="24"/>
          <w:lang w:val="en-US"/>
        </w:rPr>
        <w:t>(i.e.</w:t>
      </w:r>
      <w:r w:rsidR="2FA6F700" w:rsidRPr="002C3867">
        <w:rPr>
          <w:rFonts w:eastAsia="Aptos"/>
          <w:sz w:val="24"/>
          <w:szCs w:val="24"/>
          <w:lang w:val="en-US"/>
        </w:rPr>
        <w:t>,</w:t>
      </w:r>
      <w:r w:rsidR="2A18780E" w:rsidRPr="002C3867">
        <w:rPr>
          <w:rFonts w:eastAsia="Aptos"/>
          <w:sz w:val="24"/>
          <w:szCs w:val="24"/>
          <w:lang w:val="en-US"/>
        </w:rPr>
        <w:t xml:space="preserve"> slower growth, more stress-resilient anatomy)</w:t>
      </w:r>
      <w:r w:rsidR="333F8E07" w:rsidRPr="002C3867">
        <w:rPr>
          <w:rFonts w:eastAsia="Aptos"/>
          <w:sz w:val="24"/>
          <w:szCs w:val="24"/>
          <w:lang w:val="en-US"/>
        </w:rPr>
        <w:t>,</w:t>
      </w:r>
      <w:r w:rsidR="51DCF460" w:rsidRPr="002C3867">
        <w:rPr>
          <w:rFonts w:eastAsia="Aptos"/>
          <w:sz w:val="24"/>
          <w:szCs w:val="24"/>
          <w:lang w:val="en-US"/>
        </w:rPr>
        <w:t xml:space="preserve"> </w:t>
      </w:r>
      <w:r w:rsidR="6444595F" w:rsidRPr="002C3867">
        <w:rPr>
          <w:rFonts w:eastAsia="Aptos"/>
          <w:sz w:val="24"/>
          <w:szCs w:val="24"/>
          <w:lang w:val="en-US"/>
        </w:rPr>
        <w:t>or</w:t>
      </w:r>
      <w:r w:rsidR="51DCF460" w:rsidRPr="002C3867">
        <w:rPr>
          <w:rFonts w:eastAsia="Aptos"/>
          <w:sz w:val="24"/>
          <w:szCs w:val="24"/>
          <w:lang w:val="en-US"/>
        </w:rPr>
        <w:t xml:space="preserve"> </w:t>
      </w:r>
      <w:r w:rsidR="578F917D" w:rsidRPr="002C3867">
        <w:rPr>
          <w:rFonts w:eastAsia="Aptos"/>
          <w:sz w:val="24"/>
          <w:szCs w:val="24"/>
          <w:lang w:val="en-US"/>
        </w:rPr>
        <w:t>avoid</w:t>
      </w:r>
      <w:r w:rsidR="51DCF460" w:rsidRPr="002C3867">
        <w:rPr>
          <w:rFonts w:eastAsia="Aptos"/>
          <w:sz w:val="24"/>
          <w:szCs w:val="24"/>
          <w:lang w:val="en-US"/>
        </w:rPr>
        <w:t xml:space="preserve"> stress (i.e.</w:t>
      </w:r>
      <w:r w:rsidR="6896DD25" w:rsidRPr="002C3867">
        <w:rPr>
          <w:rFonts w:eastAsia="Aptos"/>
          <w:sz w:val="24"/>
          <w:szCs w:val="24"/>
          <w:lang w:val="en-US"/>
        </w:rPr>
        <w:t>,</w:t>
      </w:r>
      <w:r w:rsidR="51DCF460" w:rsidRPr="002C3867">
        <w:rPr>
          <w:rFonts w:eastAsia="Aptos"/>
          <w:sz w:val="24"/>
          <w:szCs w:val="24"/>
          <w:lang w:val="en-US"/>
        </w:rPr>
        <w:t xml:space="preserve"> faster growth</w:t>
      </w:r>
      <w:r w:rsidR="61860A4F" w:rsidRPr="002C3867">
        <w:rPr>
          <w:rFonts w:eastAsia="Aptos"/>
          <w:sz w:val="24"/>
          <w:szCs w:val="24"/>
          <w:lang w:val="en-US"/>
        </w:rPr>
        <w:t>, shorter life-cycle)</w:t>
      </w:r>
      <w:r w:rsidR="004719BA"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&lt;EndNote&gt;&lt;Cite&gt;&lt;Author&gt;Wright&lt;/Author&gt;&lt;Year&gt;2004&lt;/Year&gt;&lt;RecNum&gt;322&lt;/RecNum&gt;&lt;DisplayText&gt;(Wright et al., 2004)&lt;/DisplayText&gt;&lt;record&gt;&lt;rec-number&gt;322&lt;/rec-number&gt;&lt;foreign-keys&gt;&lt;key app="EN" db-id="psp5wa0pi9f5weevsxkxzdekszp2z090pt9e" timestamp="1733424819"&gt;322&lt;/key&gt;&lt;/foreign-keys&gt;&lt;ref-type name="Journal Article"&gt;17&lt;/ref-type&gt;&lt;contributors&gt;&lt;authors&gt;&lt;author&gt;Wright, Ian J&lt;/author&gt;&lt;author&gt;Reich, Peter B&lt;/author&gt;&lt;author&gt;Westoby, Mark&lt;/author&gt;&lt;author&gt;Ackerly, David D&lt;/author&gt;&lt;author&gt;Baruch, Zdravko&lt;/author&gt;&lt;author&gt;Bongers, Frans&lt;/author&gt;&lt;author&gt;Cavender-Bares, Jeannine&lt;/author&gt;&lt;author&gt;Chapin, Terry&lt;/author&gt;&lt;author&gt;Cornelissen, Johannes HC&lt;/author&gt;&lt;author&gt;Diemer, Matthias&lt;/author&gt;&lt;/authors&gt;&lt;/contributors&gt;&lt;titles&gt;&lt;title&gt;The worldwide leaf economics spectrum&lt;/title&gt;&lt;secondary-title&gt;nature&lt;/secondary-title&gt;&lt;/titles&gt;&lt;periodical&gt;&lt;full-title&gt;Nature&lt;/full-title&gt;&lt;/periodical&gt;&lt;pages&gt;821-827&lt;/pages&gt;&lt;volume&gt;428&lt;/volume&gt;&lt;number&gt;6985&lt;/number&gt;&lt;dates&gt;&lt;year&gt;2004&lt;/year&gt;&lt;/dates&gt;&lt;isbn&gt;0028-0836&lt;/isbn&gt;&lt;urls&gt;&lt;/urls&gt;&lt;/record&gt;&lt;/Cite&gt;&lt;/EndNote&gt;</w:instrText>
      </w:r>
      <w:r w:rsidR="004719BA" w:rsidRPr="002C3867">
        <w:rPr>
          <w:rFonts w:eastAsia="Aptos"/>
          <w:sz w:val="24"/>
          <w:szCs w:val="24"/>
          <w:lang w:val="en-US"/>
        </w:rPr>
        <w:fldChar w:fldCharType="separate"/>
      </w:r>
      <w:r w:rsidR="00FD157D">
        <w:rPr>
          <w:rFonts w:eastAsia="Aptos"/>
          <w:noProof/>
          <w:sz w:val="24"/>
          <w:szCs w:val="24"/>
          <w:lang w:val="en-US"/>
        </w:rPr>
        <w:t>(</w:t>
      </w:r>
      <w:hyperlink w:anchor="_ENREF_142" w:tooltip="Wright, 2004 #322" w:history="1">
        <w:r w:rsidR="001860FD" w:rsidRPr="001860FD">
          <w:rPr>
            <w:rStyle w:val="Hyperlink"/>
          </w:rPr>
          <w:t>Wright et al., 2004</w:t>
        </w:r>
      </w:hyperlink>
      <w:r w:rsidR="00FD157D">
        <w:rPr>
          <w:rFonts w:eastAsia="Aptos"/>
          <w:noProof/>
          <w:sz w:val="24"/>
          <w:szCs w:val="24"/>
          <w:lang w:val="en-US"/>
        </w:rPr>
        <w:t>)</w:t>
      </w:r>
      <w:r w:rsidR="004719BA" w:rsidRPr="002C3867">
        <w:rPr>
          <w:rFonts w:eastAsia="Aptos"/>
          <w:sz w:val="24"/>
          <w:szCs w:val="24"/>
          <w:lang w:val="en-US"/>
        </w:rPr>
        <w:fldChar w:fldCharType="end"/>
      </w:r>
      <w:r w:rsidR="61860A4F" w:rsidRPr="002C3867">
        <w:rPr>
          <w:rFonts w:eastAsia="Aptos"/>
          <w:sz w:val="24"/>
          <w:szCs w:val="24"/>
          <w:lang w:val="en-US"/>
        </w:rPr>
        <w:t>.</w:t>
      </w:r>
      <w:r w:rsidR="114A8BA4" w:rsidRPr="002C3867">
        <w:rPr>
          <w:rFonts w:eastAsia="Aptos"/>
          <w:sz w:val="24"/>
          <w:szCs w:val="24"/>
          <w:lang w:val="en-US"/>
        </w:rPr>
        <w:t xml:space="preserve"> </w:t>
      </w:r>
      <w:r w:rsidR="1BA8BEA4" w:rsidRPr="002C3867">
        <w:rPr>
          <w:rFonts w:eastAsia="Aptos"/>
          <w:sz w:val="24"/>
          <w:szCs w:val="24"/>
          <w:lang w:val="en-US"/>
        </w:rPr>
        <w:t xml:space="preserve">In reality, </w:t>
      </w:r>
      <w:r w:rsidR="5F123CDD" w:rsidRPr="002C3867">
        <w:rPr>
          <w:rFonts w:eastAsia="Aptos"/>
          <w:sz w:val="24"/>
          <w:szCs w:val="24"/>
          <w:lang w:val="en-US"/>
        </w:rPr>
        <w:t>plant</w:t>
      </w:r>
      <w:r w:rsidR="66D36CCD" w:rsidRPr="002C3867">
        <w:rPr>
          <w:rFonts w:eastAsia="Aptos"/>
          <w:sz w:val="24"/>
          <w:szCs w:val="24"/>
          <w:lang w:val="en-US"/>
        </w:rPr>
        <w:t xml:space="preserve"> functional </w:t>
      </w:r>
      <w:r w:rsidR="00792823" w:rsidRPr="002C3867">
        <w:rPr>
          <w:rFonts w:eastAsia="Aptos"/>
          <w:sz w:val="24"/>
          <w:szCs w:val="24"/>
          <w:lang w:val="en-US"/>
        </w:rPr>
        <w:t>responses</w:t>
      </w:r>
      <w:r w:rsidR="5F123CDD" w:rsidRPr="002C3867">
        <w:rPr>
          <w:rFonts w:eastAsia="Aptos"/>
          <w:sz w:val="24"/>
          <w:szCs w:val="24"/>
          <w:lang w:val="en-US"/>
        </w:rPr>
        <w:t xml:space="preserve"> fall somewhere on a </w:t>
      </w:r>
      <w:r w:rsidR="66D36CCD" w:rsidRPr="002C3867">
        <w:rPr>
          <w:rFonts w:eastAsia="Aptos"/>
          <w:sz w:val="24"/>
          <w:szCs w:val="24"/>
          <w:lang w:val="en-US"/>
        </w:rPr>
        <w:t>continuum</w:t>
      </w:r>
      <w:r w:rsidR="71B6BD98" w:rsidRPr="002C3867">
        <w:rPr>
          <w:rFonts w:eastAsia="Aptos"/>
          <w:sz w:val="24"/>
          <w:szCs w:val="24"/>
          <w:lang w:val="en-US"/>
        </w:rPr>
        <w:t xml:space="preserve"> between these two </w:t>
      </w:r>
      <w:r w:rsidR="4BC98574" w:rsidRPr="002C3867">
        <w:rPr>
          <w:rFonts w:eastAsia="Aptos"/>
          <w:sz w:val="24"/>
          <w:szCs w:val="24"/>
          <w:lang w:val="en-US"/>
        </w:rPr>
        <w:t xml:space="preserve">seemingly opposite </w:t>
      </w:r>
      <w:r w:rsidR="71B6BD98" w:rsidRPr="002C3867">
        <w:rPr>
          <w:rFonts w:eastAsia="Aptos"/>
          <w:sz w:val="24"/>
          <w:szCs w:val="24"/>
          <w:lang w:val="en-US"/>
        </w:rPr>
        <w:t>strategies</w:t>
      </w:r>
      <w:r w:rsidR="72DD4E76" w:rsidRPr="002C3867">
        <w:rPr>
          <w:rFonts w:eastAsia="Aptos"/>
          <w:sz w:val="24"/>
          <w:szCs w:val="24"/>
          <w:lang w:val="en-US"/>
        </w:rPr>
        <w:t xml:space="preserve">, resulting </w:t>
      </w:r>
      <w:r w:rsidR="57D55DCA" w:rsidRPr="002C3867">
        <w:rPr>
          <w:rFonts w:eastAsia="Aptos"/>
          <w:sz w:val="24"/>
          <w:szCs w:val="24"/>
          <w:lang w:val="en-US"/>
        </w:rPr>
        <w:t>in</w:t>
      </w:r>
      <w:r w:rsidR="736C2E6C" w:rsidRPr="002C3867">
        <w:rPr>
          <w:rFonts w:eastAsia="Aptos"/>
          <w:sz w:val="24"/>
          <w:szCs w:val="24"/>
          <w:lang w:val="en-US"/>
        </w:rPr>
        <w:t xml:space="preserve"> </w:t>
      </w:r>
      <w:r w:rsidR="1BA8BEA4" w:rsidRPr="002C3867">
        <w:rPr>
          <w:rFonts w:eastAsia="Aptos"/>
          <w:sz w:val="24"/>
          <w:szCs w:val="24"/>
          <w:lang w:val="en-US"/>
        </w:rPr>
        <w:t xml:space="preserve">traits </w:t>
      </w:r>
      <w:r w:rsidR="736C2E6C" w:rsidRPr="002C3867">
        <w:rPr>
          <w:rFonts w:eastAsia="Aptos"/>
          <w:sz w:val="24"/>
          <w:szCs w:val="24"/>
          <w:lang w:val="en-US"/>
        </w:rPr>
        <w:t xml:space="preserve">that </w:t>
      </w:r>
      <w:r w:rsidR="79BBAB25" w:rsidRPr="002C3867">
        <w:rPr>
          <w:rFonts w:eastAsia="Aptos"/>
          <w:sz w:val="24"/>
          <w:szCs w:val="24"/>
          <w:lang w:val="en-US"/>
        </w:rPr>
        <w:t>integrate</w:t>
      </w:r>
      <w:r w:rsidR="04DF42ED" w:rsidRPr="002C3867">
        <w:rPr>
          <w:rFonts w:eastAsia="Aptos"/>
          <w:sz w:val="24"/>
          <w:szCs w:val="24"/>
          <w:lang w:val="en-US"/>
        </w:rPr>
        <w:t xml:space="preserve"> among various</w:t>
      </w:r>
      <w:r w:rsidR="222F83E9" w:rsidRPr="002C3867">
        <w:rPr>
          <w:rFonts w:eastAsia="Aptos"/>
          <w:sz w:val="24"/>
          <w:szCs w:val="24"/>
          <w:lang w:val="en-US"/>
        </w:rPr>
        <w:t xml:space="preserve"> </w:t>
      </w:r>
      <w:r w:rsidR="758F194E" w:rsidRPr="002C3867">
        <w:rPr>
          <w:rFonts w:eastAsia="Aptos"/>
          <w:sz w:val="24"/>
          <w:szCs w:val="24"/>
          <w:lang w:val="en-US"/>
        </w:rPr>
        <w:t xml:space="preserve">environmental and biological signals </w:t>
      </w:r>
      <w:r w:rsidR="00F51557" w:rsidRPr="002C3867">
        <w:rPr>
          <w:rFonts w:eastAsia="Aptos"/>
          <w:sz w:val="24"/>
          <w:szCs w:val="24"/>
        </w:rPr>
        <w:fldChar w:fldCharType="begin">
          <w:fldData xml:space="preserve">PEVuZE5vdGU+PENpdGU+PEF1dGhvcj5SZWljaDwvQXV0aG9yPjxZZWFyPjIwMTQ8L1llYXI+PFJl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</w:fldData>
        </w:fldChar>
      </w:r>
      <w:r w:rsidR="00FD157D">
        <w:rPr>
          <w:rFonts w:eastAsia="Aptos"/>
          <w:sz w:val="24"/>
          <w:szCs w:val="24"/>
        </w:rPr>
        <w:instrText xml:space="preserve"> ADDIN EN.CITE </w:instrText>
      </w:r>
      <w:r w:rsidR="00FD157D">
        <w:rPr>
          <w:rFonts w:eastAsia="Aptos"/>
          <w:sz w:val="24"/>
          <w:szCs w:val="24"/>
        </w:rPr>
        <w:fldChar w:fldCharType="begin">
          <w:fldData xml:space="preserve">PEVuZE5vdGU+PENpdGU+PEF1dGhvcj5SZWljaDwvQXV0aG9yPjxZZWFyPjIwMTQ8L1llYXI+PFJl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</w:fldData>
        </w:fldChar>
      </w:r>
      <w:r w:rsidR="00FD157D">
        <w:rPr>
          <w:rFonts w:eastAsia="Aptos"/>
          <w:sz w:val="24"/>
          <w:szCs w:val="24"/>
        </w:rPr>
        <w:instrText xml:space="preserve"> ADDIN EN.CITE.DATA </w:instrText>
      </w:r>
      <w:r w:rsidR="00FD157D">
        <w:rPr>
          <w:rFonts w:eastAsia="Aptos"/>
          <w:sz w:val="24"/>
          <w:szCs w:val="24"/>
        </w:rPr>
      </w:r>
      <w:r w:rsidR="00FD157D">
        <w:rPr>
          <w:rFonts w:eastAsia="Aptos"/>
          <w:sz w:val="24"/>
          <w:szCs w:val="24"/>
        </w:rPr>
        <w:fldChar w:fldCharType="end"/>
      </w:r>
      <w:r w:rsidR="00F51557" w:rsidRPr="002C3867">
        <w:rPr>
          <w:rFonts w:eastAsia="Aptos"/>
          <w:sz w:val="24"/>
          <w:szCs w:val="24"/>
        </w:rPr>
      </w:r>
      <w:r w:rsidR="00F51557" w:rsidRPr="002C3867">
        <w:rPr>
          <w:rFonts w:eastAsia="Aptos"/>
          <w:sz w:val="24"/>
          <w:szCs w:val="24"/>
        </w:rPr>
        <w:fldChar w:fldCharType="separate"/>
      </w:r>
      <w:r w:rsidR="00FD157D">
        <w:rPr>
          <w:rFonts w:eastAsia="Aptos"/>
          <w:noProof/>
          <w:sz w:val="24"/>
          <w:szCs w:val="24"/>
        </w:rPr>
        <w:t>(</w:t>
      </w:r>
      <w:hyperlink w:anchor="_ENREF_47" w:tooltip="Gleason, 2018 #323" w:history="1">
        <w:r w:rsidR="001860FD" w:rsidRPr="001860FD">
          <w:rPr>
            <w:rStyle w:val="Hyperlink"/>
          </w:rPr>
          <w:t>Gleason et al., 2018</w:t>
        </w:r>
      </w:hyperlink>
      <w:r w:rsidR="00FD157D">
        <w:rPr>
          <w:rFonts w:eastAsia="Aptos"/>
          <w:noProof/>
          <w:sz w:val="24"/>
          <w:szCs w:val="24"/>
        </w:rPr>
        <w:t xml:space="preserve">; </w:t>
      </w:r>
      <w:hyperlink w:anchor="_ENREF_105" w:tooltip="Reich, 2014 #321" w:history="1">
        <w:r w:rsidR="001860FD" w:rsidRPr="001860FD">
          <w:rPr>
            <w:rStyle w:val="Hyperlink"/>
          </w:rPr>
          <w:t>Reich, 2014</w:t>
        </w:r>
      </w:hyperlink>
      <w:r w:rsidR="00FD157D">
        <w:rPr>
          <w:rFonts w:eastAsia="Aptos"/>
          <w:noProof/>
          <w:sz w:val="24"/>
          <w:szCs w:val="24"/>
        </w:rPr>
        <w:t xml:space="preserve">; </w:t>
      </w:r>
      <w:hyperlink w:anchor="_ENREF_142" w:tooltip="Wright, 2004 #322" w:history="1">
        <w:r w:rsidR="001860FD" w:rsidRPr="001860FD">
          <w:rPr>
            <w:rStyle w:val="Hyperlink"/>
          </w:rPr>
          <w:t>Wright et al., 2004</w:t>
        </w:r>
      </w:hyperlink>
      <w:r w:rsidR="00FD157D">
        <w:rPr>
          <w:rFonts w:eastAsia="Aptos"/>
          <w:noProof/>
          <w:sz w:val="24"/>
          <w:szCs w:val="24"/>
        </w:rPr>
        <w:t>)</w:t>
      </w:r>
      <w:r w:rsidR="00F51557" w:rsidRPr="002C3867">
        <w:rPr>
          <w:rFonts w:eastAsia="Aptos"/>
          <w:sz w:val="24"/>
          <w:szCs w:val="24"/>
        </w:rPr>
        <w:fldChar w:fldCharType="end"/>
      </w:r>
      <w:r w:rsidR="19025356" w:rsidRPr="002C3867">
        <w:rPr>
          <w:rFonts w:eastAsia="Aptos"/>
          <w:sz w:val="24"/>
          <w:szCs w:val="24"/>
        </w:rPr>
        <w:t>.</w:t>
      </w:r>
      <w:r w:rsidR="571AF459" w:rsidRPr="002C3867">
        <w:rPr>
          <w:rFonts w:eastAsia="Aptos"/>
          <w:sz w:val="24"/>
          <w:szCs w:val="24"/>
        </w:rPr>
        <w:t xml:space="preserve"> </w:t>
      </w:r>
      <w:r w:rsidR="36BD392C" w:rsidRPr="002C3867">
        <w:rPr>
          <w:rFonts w:eastAsia="Aptos"/>
          <w:sz w:val="24"/>
          <w:szCs w:val="24"/>
        </w:rPr>
        <w:t>Species and ecosystems may also recover with changes to inter- and intra-specific trait variability, where greater</w:t>
      </w:r>
      <w:r w:rsidR="36BD392C" w:rsidRPr="002C3867">
        <w:rPr>
          <w:rFonts w:eastAsia="Aptos"/>
          <w:sz w:val="24"/>
          <w:szCs w:val="24"/>
          <w:lang w:val="en-US"/>
        </w:rPr>
        <w:t xml:space="preserve"> variability may be beneficial </w:t>
      </w:r>
      <w:r w:rsidR="00D528DB">
        <w:rPr>
          <w:rFonts w:eastAsia="Aptos"/>
          <w:sz w:val="24"/>
          <w:szCs w:val="24"/>
          <w:lang w:val="en-US"/>
        </w:rPr>
        <w:t>by improving</w:t>
      </w:r>
      <w:r w:rsidR="36BD392C" w:rsidRPr="002C3867">
        <w:rPr>
          <w:rFonts w:eastAsia="Aptos"/>
          <w:sz w:val="24"/>
          <w:szCs w:val="24"/>
          <w:lang w:val="en-US"/>
        </w:rPr>
        <w:t xml:space="preserve"> ecosystem-level resilience to a range of biotic and abiotic filters and environmental changes </w:t>
      </w:r>
      <w:r w:rsidR="00237B3D" w:rsidRPr="002C3867">
        <w:rPr>
          <w:sz w:val="24"/>
          <w:szCs w:val="24"/>
        </w:rPr>
        <w:fldChar w:fldCharType="begin"/>
      </w:r>
      <w:r w:rsidR="00FD157D">
        <w:rPr>
          <w:sz w:val="24"/>
          <w:szCs w:val="24"/>
        </w:rPr>
        <w:instrText xml:space="preserve"> ADDIN EN.CITE &lt;EndNote&gt;&lt;Cite&gt;&lt;Author&gt;Jung&lt;/Author&gt;&lt;Year&gt;2010&lt;/Year&gt;&lt;RecNum&gt;332&lt;/RecNum&gt;&lt;DisplayText&gt;(Henn et al., 2018; Jung et al., 2010)&lt;/DisplayText&gt;&lt;record&gt;&lt;rec-number&gt;332&lt;/rec-number&gt;&lt;foreign-keys&gt;&lt;key app="EN" db-id="psp5wa0pi9f5weevsxkxzdekszp2z090pt9e" timestamp="1733425435"&gt;332&lt;/key&gt;&lt;/foreign-keys&gt;&lt;ref-type name="Journal Article"&gt;17&lt;/ref-type&gt;&lt;contributors&gt;&lt;authors&gt;&lt;author&gt;Jung, Vincent&lt;/author&gt;&lt;author&gt;Violle, Cyrille&lt;/author&gt;&lt;author&gt;Mondy, Cédric&lt;/author&gt;&lt;author&gt;Hoffmann, Lucien&lt;/author&gt;&lt;author&gt;Muller, Serge&lt;/author&gt;&lt;/authors&gt;&lt;/contributors&gt;&lt;titles&gt;&lt;title&gt;Intraspecific variability and trait</w:instrText>
      </w:r>
      <w:r w:rsidR="00FD157D">
        <w:rPr>
          <w:rFonts w:ascii="Cambria Math" w:hAnsi="Cambria Math" w:cs="Cambria Math"/>
          <w:sz w:val="24"/>
          <w:szCs w:val="24"/>
        </w:rPr>
        <w:instrText>‐</w:instrText>
      </w:r>
      <w:r w:rsidR="00FD157D">
        <w:rPr>
          <w:sz w:val="24"/>
          <w:szCs w:val="24"/>
        </w:rPr>
        <w:instrText>based community assembly&lt;/title&gt;&lt;secondary-title&gt;Journal of ecology&lt;/secondary-title&gt;&lt;/titles&gt;&lt;periodical&gt;&lt;full-title&gt;Journal of Ecology&lt;/full-title&gt;&lt;/periodical&gt;&lt;pages&gt;1134-1140&lt;/pages&gt;&lt;volume&gt;98&lt;/volume&gt;&lt;number&gt;5&lt;/number&gt;&lt;dates&gt;&lt;year&gt;2010&lt;/year&gt;&lt;/dates&gt;&lt;isbn&gt;0022-0477&lt;/isbn&gt;&lt;urls&gt;&lt;/urls&gt;&lt;/record&gt;&lt;/Cite&gt;&lt;Cite&gt;&lt;Author&gt;Henn&lt;/Author&gt;&lt;Year&gt;2018&lt;/Year&gt;&lt;RecNum&gt;335&lt;/RecNum&gt;&lt;record&gt;&lt;rec-number&gt;335&lt;/rec-number&gt;&lt;foreign-keys&gt;&lt;key app="EN" db-id="psp5wa0pi9f5weevsxkxzdekszp2z090pt9e" timestamp="1733425541"&gt;335&lt;/key&gt;&lt;/foreign-keys&gt;&lt;ref-type name="Journal Article"&gt;17&lt;/ref-type&gt;&lt;contributors&gt;&lt;authors&gt;&lt;author&gt;Henn, Jonathan J&lt;/author&gt;&lt;author&gt;Buzzard, Vanessa&lt;/author&gt;&lt;author&gt;Enquist, Brian J&lt;/author&gt;&lt;author&gt;Halbritter, Aud H&lt;/author&gt;&lt;author&gt;Klanderud, Kari&lt;/author&gt;&lt;author&gt;Maitner, Brian S&lt;/author&gt;&lt;author&gt;Michaletz, Sean T&lt;/author&gt;&lt;author&gt;Pötsch, Christine&lt;/author&gt;&lt;author&gt;Seltzer, Lorah&lt;/author&gt;&lt;author&gt;Telford, Richard J&lt;/author&gt;&lt;/authors&gt;&lt;/contributors&gt;&lt;titles&gt;&lt;title&gt;Intraspecific trait variation and phenotypic plasticity mediate alpine plant species response to climate change&lt;/title&gt;&lt;secondary-title&gt;Frontiers in Plant Science&lt;/secondary-title&gt;&lt;/titles&gt;&lt;periodical&gt;&lt;full-title&gt;Frontiers in Plant Science&lt;/full-title&gt;&lt;/periodical&gt;&lt;pages&gt;1548&lt;/pages&gt;&lt;volume&gt;9&lt;/volume&gt;&lt;dates&gt;&lt;year&gt;2018&lt;/year&gt;&lt;/dates&gt;&lt;isbn&gt;1664-462X&lt;/isbn&gt;&lt;urls&gt;&lt;/urls&gt;&lt;/record&gt;&lt;/Cite&gt;&lt;/EndNote&gt;</w:instrText>
      </w:r>
      <w:r w:rsidR="00237B3D" w:rsidRPr="002C3867">
        <w:rPr>
          <w:sz w:val="24"/>
          <w:szCs w:val="24"/>
        </w:rPr>
        <w:fldChar w:fldCharType="separate"/>
      </w:r>
      <w:r w:rsidR="00FD157D">
        <w:rPr>
          <w:noProof/>
          <w:sz w:val="24"/>
          <w:szCs w:val="24"/>
        </w:rPr>
        <w:t>(</w:t>
      </w:r>
      <w:hyperlink w:anchor="_ENREF_53" w:tooltip="Henn, 2018 #335" w:history="1">
        <w:r w:rsidR="001860FD" w:rsidRPr="001860FD">
          <w:rPr>
            <w:rStyle w:val="Hyperlink"/>
          </w:rPr>
          <w:t>Henn et al., 2018</w:t>
        </w:r>
      </w:hyperlink>
      <w:r w:rsidR="00FD157D">
        <w:rPr>
          <w:noProof/>
          <w:sz w:val="24"/>
          <w:szCs w:val="24"/>
        </w:rPr>
        <w:t xml:space="preserve">; </w:t>
      </w:r>
      <w:hyperlink w:anchor="_ENREF_64" w:tooltip="Jung, 2010 #332" w:history="1">
        <w:r w:rsidR="001860FD" w:rsidRPr="001860FD">
          <w:rPr>
            <w:rStyle w:val="Hyperlink"/>
          </w:rPr>
          <w:t>Jung et al., 2010</w:t>
        </w:r>
      </w:hyperlink>
      <w:r w:rsidR="00FD157D">
        <w:rPr>
          <w:noProof/>
          <w:sz w:val="24"/>
          <w:szCs w:val="24"/>
        </w:rPr>
        <w:t>)</w:t>
      </w:r>
      <w:r w:rsidR="00237B3D" w:rsidRPr="002C3867">
        <w:rPr>
          <w:sz w:val="24"/>
          <w:szCs w:val="24"/>
        </w:rPr>
        <w:fldChar w:fldCharType="end"/>
      </w:r>
      <w:r w:rsidR="36BD392C" w:rsidRPr="002C3867">
        <w:rPr>
          <w:sz w:val="24"/>
          <w:szCs w:val="24"/>
        </w:rPr>
        <w:t xml:space="preserve">. </w:t>
      </w:r>
      <w:r w:rsidR="42B53FE9" w:rsidRPr="002C3867">
        <w:rPr>
          <w:rFonts w:eastAsia="Aptos"/>
          <w:sz w:val="24"/>
          <w:szCs w:val="24"/>
        </w:rPr>
        <w:t>P</w:t>
      </w:r>
      <w:r w:rsidR="2C949CCD" w:rsidRPr="002C3867">
        <w:rPr>
          <w:rFonts w:eastAsia="Aptos"/>
          <w:sz w:val="24"/>
          <w:szCs w:val="24"/>
        </w:rPr>
        <w:t xml:space="preserve">ost-fire soil </w:t>
      </w:r>
      <w:r w:rsidR="5DE0E571" w:rsidRPr="002C3867">
        <w:rPr>
          <w:rFonts w:eastAsia="Aptos"/>
          <w:sz w:val="24"/>
          <w:szCs w:val="24"/>
        </w:rPr>
        <w:t>amendments</w:t>
      </w:r>
      <w:r w:rsidR="2C949CCD" w:rsidRPr="002C3867">
        <w:rPr>
          <w:rFonts w:eastAsia="Aptos"/>
          <w:sz w:val="24"/>
          <w:szCs w:val="24"/>
        </w:rPr>
        <w:t xml:space="preserve"> add </w:t>
      </w:r>
      <w:r w:rsidR="5DE0E571" w:rsidRPr="002C3867">
        <w:rPr>
          <w:rFonts w:eastAsia="Aptos"/>
          <w:sz w:val="24"/>
          <w:szCs w:val="24"/>
        </w:rPr>
        <w:t xml:space="preserve">a </w:t>
      </w:r>
      <w:r w:rsidR="2C949CCD" w:rsidRPr="002C3867">
        <w:rPr>
          <w:rFonts w:eastAsia="Aptos"/>
          <w:sz w:val="24"/>
          <w:szCs w:val="24"/>
        </w:rPr>
        <w:t xml:space="preserve">layer of </w:t>
      </w:r>
      <w:r w:rsidR="5DE0E571" w:rsidRPr="002C3867">
        <w:rPr>
          <w:rFonts w:eastAsia="Aptos"/>
          <w:sz w:val="24"/>
          <w:szCs w:val="24"/>
        </w:rPr>
        <w:t xml:space="preserve">unexplored </w:t>
      </w:r>
      <w:r w:rsidR="2C949CCD" w:rsidRPr="002C3867">
        <w:rPr>
          <w:rFonts w:eastAsia="Aptos"/>
          <w:sz w:val="24"/>
          <w:szCs w:val="24"/>
        </w:rPr>
        <w:t>complexity</w:t>
      </w:r>
      <w:r w:rsidR="5DE0E571" w:rsidRPr="002C3867">
        <w:rPr>
          <w:rFonts w:eastAsia="Aptos"/>
          <w:sz w:val="24"/>
          <w:szCs w:val="24"/>
        </w:rPr>
        <w:t xml:space="preserve"> regarding where</w:t>
      </w:r>
      <w:r w:rsidR="5DF1D395" w:rsidRPr="002C3867">
        <w:rPr>
          <w:rFonts w:eastAsia="Aptos"/>
          <w:sz w:val="24"/>
          <w:szCs w:val="24"/>
        </w:rPr>
        <w:t>, and with what variability</w:t>
      </w:r>
      <w:r w:rsidR="7D6832BF" w:rsidRPr="002C3867">
        <w:rPr>
          <w:rFonts w:eastAsia="Aptos"/>
          <w:sz w:val="24"/>
          <w:szCs w:val="24"/>
        </w:rPr>
        <w:t>, plant functional strategies may emerge on</w:t>
      </w:r>
      <w:r w:rsidR="4B8EF741" w:rsidRPr="002C3867">
        <w:rPr>
          <w:rFonts w:eastAsia="Aptos"/>
          <w:sz w:val="24"/>
          <w:szCs w:val="24"/>
        </w:rPr>
        <w:t xml:space="preserve"> this </w:t>
      </w:r>
      <w:r w:rsidR="1F367E03" w:rsidRPr="002C3867">
        <w:rPr>
          <w:rFonts w:eastAsia="Aptos"/>
          <w:sz w:val="24"/>
          <w:szCs w:val="24"/>
        </w:rPr>
        <w:t>continuum</w:t>
      </w:r>
      <w:r w:rsidR="0BA97ADA" w:rsidRPr="002C3867">
        <w:rPr>
          <w:rFonts w:eastAsia="Aptos"/>
          <w:sz w:val="24"/>
          <w:szCs w:val="24"/>
        </w:rPr>
        <w:t xml:space="preserve"> in recovering vegetation</w:t>
      </w:r>
      <w:r w:rsidR="40D7E32C" w:rsidRPr="002C3867">
        <w:rPr>
          <w:rFonts w:eastAsia="Aptos"/>
          <w:sz w:val="24"/>
          <w:szCs w:val="24"/>
        </w:rPr>
        <w:t>. F</w:t>
      </w:r>
      <w:r w:rsidR="2EA2CE94" w:rsidRPr="002C3867">
        <w:rPr>
          <w:rFonts w:eastAsia="Aptos"/>
          <w:sz w:val="24"/>
          <w:szCs w:val="24"/>
        </w:rPr>
        <w:t>or example</w:t>
      </w:r>
      <w:r w:rsidR="28AA30E7" w:rsidRPr="002C3867">
        <w:rPr>
          <w:rFonts w:eastAsia="Aptos"/>
          <w:sz w:val="24"/>
          <w:szCs w:val="24"/>
        </w:rPr>
        <w:t>,</w:t>
      </w:r>
      <w:r w:rsidR="2EA2CE94" w:rsidRPr="002C3867">
        <w:rPr>
          <w:rFonts w:eastAsia="Aptos"/>
          <w:sz w:val="24"/>
          <w:szCs w:val="24"/>
        </w:rPr>
        <w:t xml:space="preserve"> </w:t>
      </w:r>
      <w:r w:rsidR="17EBC884" w:rsidRPr="002C3867">
        <w:rPr>
          <w:rFonts w:eastAsia="Aptos"/>
          <w:sz w:val="24"/>
          <w:szCs w:val="24"/>
        </w:rPr>
        <w:t xml:space="preserve">species that resprout from rootstock after fire have been shown to </w:t>
      </w:r>
      <w:r w:rsidR="725404B0" w:rsidRPr="002C3867">
        <w:rPr>
          <w:rFonts w:eastAsia="Aptos"/>
          <w:sz w:val="24"/>
          <w:szCs w:val="24"/>
        </w:rPr>
        <w:t>have</w:t>
      </w:r>
      <w:r w:rsidR="17EBC884" w:rsidRPr="002C3867">
        <w:rPr>
          <w:rFonts w:eastAsia="Aptos"/>
          <w:sz w:val="24"/>
          <w:szCs w:val="24"/>
        </w:rPr>
        <w:t xml:space="preserve"> </w:t>
      </w:r>
      <w:r w:rsidR="78D77DB8" w:rsidRPr="002C3867">
        <w:rPr>
          <w:rFonts w:eastAsia="Aptos"/>
          <w:sz w:val="24"/>
          <w:szCs w:val="24"/>
        </w:rPr>
        <w:t>higher</w:t>
      </w:r>
      <w:r w:rsidR="01F33321" w:rsidRPr="002C3867">
        <w:rPr>
          <w:rFonts w:eastAsia="Aptos"/>
          <w:sz w:val="24"/>
          <w:szCs w:val="24"/>
          <w:lang w:val="en-US"/>
        </w:rPr>
        <w:t xml:space="preserve"> specific leaf area (SLA)</w:t>
      </w:r>
      <w:r w:rsidR="17EBC884" w:rsidRPr="002C3867">
        <w:rPr>
          <w:rFonts w:eastAsia="Aptos"/>
          <w:sz w:val="24"/>
          <w:szCs w:val="24"/>
        </w:rPr>
        <w:t xml:space="preserve"> than species that </w:t>
      </w:r>
      <w:r w:rsidR="725404B0" w:rsidRPr="002C3867">
        <w:rPr>
          <w:rFonts w:eastAsia="Aptos"/>
          <w:sz w:val="24"/>
          <w:szCs w:val="24"/>
        </w:rPr>
        <w:t xml:space="preserve">regenerate by seed </w:t>
      </w:r>
      <w:r w:rsidR="004B1CF7" w:rsidRPr="002C3867">
        <w:rPr>
          <w:rFonts w:eastAsia="Aptos"/>
          <w:sz w:val="24"/>
          <w:szCs w:val="24"/>
        </w:rPr>
        <w:fldChar w:fldCharType="begin"/>
      </w:r>
      <w:r w:rsidR="00FD157D">
        <w:rPr>
          <w:rFonts w:eastAsia="Aptos"/>
          <w:sz w:val="24"/>
          <w:szCs w:val="24"/>
        </w:rPr>
        <w:instrText xml:space="preserve"> ADDIN EN.CITE &lt;EndNote&gt;&lt;Cite&gt;&lt;Author&gt;Anacker&lt;/Author&gt;&lt;Year&gt;2011&lt;/Year&gt;&lt;RecNum&gt;494&lt;/RecNum&gt;&lt;DisplayText&gt;(Anacker et al., 2011)&lt;/DisplayText&gt;&lt;record&gt;&lt;rec-number&gt;494&lt;/rec-number&gt;&lt;foreign-keys&gt;&lt;key app="EN" db-id="psp5wa0pi9f5weevsxkxzdekszp2z090pt9e" timestamp="1736356789"&gt;494&lt;/key&gt;&lt;/foreign-keys&gt;&lt;ref-type name="Journal Article"&gt;17&lt;/ref-type&gt;&lt;contributors&gt;&lt;authors&gt;&lt;author&gt;Anacker, Brian&lt;/author&gt;&lt;author&gt;Rajakaruna, Nishanta&lt;/author&gt;&lt;author&gt;Ackerly, David&lt;/author&gt;&lt;author&gt;Harrison, Susan&lt;/author&gt;&lt;author&gt;Keeley, Jon&lt;/author&gt;&lt;author&gt;Vasey, Michael&lt;/author&gt;&lt;/authors&gt;&lt;/contributors&gt;&lt;titles&gt;&lt;title&gt;Ecological strategies in California chaparral: interacting effects of soils, climate, and fire on specific leaf area&lt;/title&gt;&lt;secondary-title&gt;Plant Ecology &amp;amp; Diversity&lt;/secondary-title&gt;&lt;/titles&gt;&lt;periodical&gt;&lt;full-title&gt;Plant Ecology &amp;amp; Diversity&lt;/full-title&gt;&lt;/periodical&gt;&lt;pages&gt;179-188&lt;/pages&gt;&lt;volume&gt;4&lt;/volume&gt;&lt;number&gt;2-3&lt;/number&gt;&lt;dates&gt;&lt;year&gt;2011&lt;/year&gt;&lt;/dates&gt;&lt;isbn&gt;1755-0874&lt;/isbn&gt;&lt;urls&gt;&lt;/urls&gt;&lt;/record&gt;&lt;/Cite&gt;&lt;/EndNote&gt;</w:instrText>
      </w:r>
      <w:r w:rsidR="004B1CF7" w:rsidRPr="002C3867">
        <w:rPr>
          <w:rFonts w:eastAsia="Aptos"/>
          <w:sz w:val="24"/>
          <w:szCs w:val="24"/>
        </w:rPr>
        <w:fldChar w:fldCharType="separate"/>
      </w:r>
      <w:r w:rsidR="00FD157D">
        <w:rPr>
          <w:rFonts w:eastAsia="Aptos"/>
          <w:noProof/>
          <w:sz w:val="24"/>
          <w:szCs w:val="24"/>
        </w:rPr>
        <w:t>(</w:t>
      </w:r>
      <w:hyperlink w:anchor="_ENREF_5" w:tooltip="Anacker, 2011 #494" w:history="1">
        <w:r w:rsidR="001860FD" w:rsidRPr="001860FD">
          <w:rPr>
            <w:rStyle w:val="Hyperlink"/>
          </w:rPr>
          <w:t>Anacker et al., 2011</w:t>
        </w:r>
      </w:hyperlink>
      <w:r w:rsidR="00FD157D">
        <w:rPr>
          <w:rFonts w:eastAsia="Aptos"/>
          <w:noProof/>
          <w:sz w:val="24"/>
          <w:szCs w:val="24"/>
        </w:rPr>
        <w:t>)</w:t>
      </w:r>
      <w:r w:rsidR="004B1CF7" w:rsidRPr="002C3867">
        <w:rPr>
          <w:rFonts w:eastAsia="Aptos"/>
          <w:sz w:val="24"/>
          <w:szCs w:val="24"/>
        </w:rPr>
        <w:fldChar w:fldCharType="end"/>
      </w:r>
      <w:r w:rsidR="5C64C73E" w:rsidRPr="002C3867">
        <w:rPr>
          <w:rFonts w:eastAsia="Aptos"/>
          <w:sz w:val="24"/>
          <w:szCs w:val="24"/>
        </w:rPr>
        <w:t>.</w:t>
      </w:r>
      <w:r w:rsidR="7ADBC98D" w:rsidRPr="002C3867">
        <w:rPr>
          <w:rFonts w:eastAsia="Aptos"/>
          <w:sz w:val="24"/>
          <w:szCs w:val="24"/>
        </w:rPr>
        <w:t xml:space="preserve"> </w:t>
      </w:r>
    </w:p>
    <w:p w14:paraId="1AE85ABF" w14:textId="56E7A929" w:rsidR="00B97BD6" w:rsidRPr="002C3867" w:rsidRDefault="71314A8A" w:rsidP="280DF2BA">
      <w:pPr>
        <w:spacing w:after="160" w:line="360" w:lineRule="auto"/>
        <w:rPr>
          <w:rFonts w:eastAsia="Aptos"/>
          <w:sz w:val="24"/>
          <w:szCs w:val="24"/>
          <w:lang w:val="en-US"/>
        </w:rPr>
      </w:pPr>
      <w:r w:rsidRPr="002C3867">
        <w:rPr>
          <w:rFonts w:eastAsia="Aptos"/>
          <w:sz w:val="24"/>
          <w:szCs w:val="24"/>
          <w:lang w:val="en-US"/>
        </w:rPr>
        <w:t xml:space="preserve">There are numerous </w:t>
      </w:r>
      <w:r w:rsidR="54D8D488" w:rsidRPr="002C3867">
        <w:rPr>
          <w:rFonts w:eastAsia="Aptos"/>
          <w:sz w:val="24"/>
          <w:szCs w:val="24"/>
          <w:lang w:val="en-US"/>
        </w:rPr>
        <w:t xml:space="preserve">plant traits </w:t>
      </w:r>
      <w:r w:rsidR="4914D724" w:rsidRPr="002C3867">
        <w:rPr>
          <w:rFonts w:eastAsia="Aptos"/>
          <w:sz w:val="24"/>
          <w:szCs w:val="24"/>
          <w:lang w:val="en-US"/>
        </w:rPr>
        <w:t>that can be</w:t>
      </w:r>
      <w:r w:rsidR="54D8D488" w:rsidRPr="002C3867">
        <w:rPr>
          <w:rFonts w:eastAsia="Aptos"/>
          <w:sz w:val="24"/>
          <w:szCs w:val="24"/>
          <w:lang w:val="en-US"/>
        </w:rPr>
        <w:t xml:space="preserve"> used </w:t>
      </w:r>
      <w:r w:rsidR="5295197D" w:rsidRPr="002C3867">
        <w:rPr>
          <w:rFonts w:eastAsia="Aptos"/>
          <w:sz w:val="24"/>
          <w:szCs w:val="24"/>
          <w:lang w:val="en-US"/>
        </w:rPr>
        <w:t>to infer</w:t>
      </w:r>
      <w:r w:rsidR="548C0E53" w:rsidRPr="002C3867">
        <w:rPr>
          <w:rFonts w:eastAsia="Aptos"/>
          <w:sz w:val="24"/>
          <w:szCs w:val="24"/>
          <w:lang w:val="en-US"/>
        </w:rPr>
        <w:t xml:space="preserve"> functional strategies</w:t>
      </w:r>
      <w:r w:rsidR="54D8D488" w:rsidRPr="002C3867">
        <w:rPr>
          <w:rFonts w:eastAsia="Aptos"/>
          <w:sz w:val="24"/>
          <w:szCs w:val="24"/>
          <w:lang w:val="en-US"/>
        </w:rPr>
        <w:t xml:space="preserve">, </w:t>
      </w:r>
      <w:r w:rsidR="4914D724" w:rsidRPr="002C3867">
        <w:rPr>
          <w:rFonts w:eastAsia="Aptos"/>
          <w:sz w:val="24"/>
          <w:szCs w:val="24"/>
          <w:lang w:val="en-US"/>
        </w:rPr>
        <w:t>all of which are</w:t>
      </w:r>
      <w:r w:rsidR="13DD5AFB" w:rsidRPr="002C3867">
        <w:rPr>
          <w:rFonts w:eastAsia="Aptos"/>
          <w:sz w:val="24"/>
          <w:szCs w:val="24"/>
          <w:lang w:val="en-US"/>
        </w:rPr>
        <w:t xml:space="preserve"> </w:t>
      </w:r>
      <w:r w:rsidR="734838FD" w:rsidRPr="002C3867">
        <w:rPr>
          <w:rFonts w:eastAsia="Aptos"/>
          <w:sz w:val="24"/>
          <w:szCs w:val="24"/>
          <w:lang w:val="en-US"/>
        </w:rPr>
        <w:t xml:space="preserve">defined by a </w:t>
      </w:r>
      <w:r w:rsidR="13DD5AFB" w:rsidRPr="002C3867">
        <w:rPr>
          <w:rFonts w:eastAsia="Aptos"/>
          <w:sz w:val="24"/>
          <w:szCs w:val="24"/>
          <w:lang w:val="en-US"/>
        </w:rPr>
        <w:t>capacity</w:t>
      </w:r>
      <w:r w:rsidR="54D8D488" w:rsidRPr="002C3867">
        <w:rPr>
          <w:rFonts w:eastAsia="Aptos"/>
          <w:sz w:val="24"/>
          <w:szCs w:val="24"/>
          <w:lang w:val="en-US"/>
        </w:rPr>
        <w:t xml:space="preserve"> to integrate</w:t>
      </w:r>
      <w:r w:rsidR="02A86113" w:rsidRPr="002C3867">
        <w:rPr>
          <w:rFonts w:eastAsia="Aptos"/>
          <w:sz w:val="24"/>
          <w:szCs w:val="24"/>
          <w:lang w:val="en-US"/>
        </w:rPr>
        <w:t xml:space="preserve"> across</w:t>
      </w:r>
      <w:r w:rsidR="13DD5AFB" w:rsidRPr="002C3867">
        <w:rPr>
          <w:rFonts w:eastAsia="Aptos"/>
          <w:sz w:val="24"/>
          <w:szCs w:val="24"/>
          <w:lang w:val="en-US"/>
        </w:rPr>
        <w:t xml:space="preserve"> </w:t>
      </w:r>
      <w:r w:rsidR="02A86113" w:rsidRPr="002C3867">
        <w:rPr>
          <w:rFonts w:eastAsia="Aptos"/>
          <w:sz w:val="24"/>
          <w:szCs w:val="24"/>
          <w:lang w:val="en-US"/>
        </w:rPr>
        <w:t xml:space="preserve">physiological, anatomical, and </w:t>
      </w:r>
      <w:r w:rsidR="02A86113" w:rsidRPr="002C3867">
        <w:rPr>
          <w:rFonts w:eastAsia="Aptos"/>
          <w:sz w:val="24"/>
          <w:szCs w:val="24"/>
          <w:lang w:val="en-US"/>
        </w:rPr>
        <w:lastRenderedPageBreak/>
        <w:t xml:space="preserve">phenological responses to </w:t>
      </w:r>
      <w:r w:rsidR="0D2FCDD3" w:rsidRPr="002C3867">
        <w:rPr>
          <w:rFonts w:eastAsia="Aptos"/>
          <w:sz w:val="24"/>
          <w:szCs w:val="24"/>
          <w:lang w:val="en-US"/>
        </w:rPr>
        <w:t>resource availability and environmental signals</w:t>
      </w:r>
      <w:r w:rsidR="02A86113" w:rsidRPr="002C3867">
        <w:rPr>
          <w:rFonts w:eastAsia="Aptos"/>
          <w:sz w:val="24"/>
          <w:szCs w:val="24"/>
          <w:lang w:val="en-US"/>
        </w:rPr>
        <w:t xml:space="preserve"> </w:t>
      </w:r>
      <w:r w:rsidR="00432952"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&lt;EndNote&gt;&lt;Cite&gt;&lt;Author&gt;Perez-Harguindeguy&lt;/Author&gt;&lt;Year&gt;2016&lt;/Year&gt;&lt;RecNum&gt;479&lt;/RecNum&gt;&lt;DisplayText&gt;(Perez-Harguindeguy et al., 2016)&lt;/DisplayText&gt;&lt;record&gt;&lt;rec-number&gt;479&lt;/rec-number&gt;&lt;foreign-keys&gt;&lt;key app="EN" db-id="psp5wa0pi9f5weevsxkxzdekszp2z090pt9e" timestamp="1735682677"&gt;479&lt;/key&gt;&lt;/foreign-keys&gt;&lt;ref-type name="Journal Article"&gt;17&lt;/ref-type&gt;&lt;contributors&gt;&lt;authors&gt;&lt;author&gt;Perez-Harguindeguy, Natalia&lt;/author&gt;&lt;author&gt;Diaz, Sandra&lt;/author&gt;&lt;author&gt;Garnier, Eric&lt;/author&gt;&lt;author&gt;Lavorel, Sandra&lt;/author&gt;&lt;author&gt;Poorter, Hendrik&lt;/author&gt;&lt;author&gt;Jaureguiberry, Pedro&lt;/author&gt;&lt;author&gt;Bret-Harte, M Syndonia&lt;/author&gt;&lt;author&gt;Cornwell, William K&lt;/author&gt;&lt;author&gt;Craine, Joseph M&lt;/author&gt;&lt;author&gt;Gurvich, Diego E&lt;/author&gt;&lt;/authors&gt;&lt;/contributors&gt;&lt;titles&gt;&lt;title&gt;Corrigendum to: New handbook for standardised measurement of plant functional traits worldwide&lt;/title&gt;&lt;secondary-title&gt;Australian Journal of botany&lt;/secondary-title&gt;&lt;/titles&gt;&lt;periodical&gt;&lt;full-title&gt;Australian Journal of botany&lt;/full-title&gt;&lt;/periodical&gt;&lt;pages&gt;715-716&lt;/pages&gt;&lt;volume&gt;64&lt;/volume&gt;&lt;number&gt;8&lt;/number&gt;&lt;dates&gt;&lt;year&gt;2016&lt;/year&gt;&lt;/dates&gt;&lt;isbn&gt;1444-9862&lt;/isbn&gt;&lt;urls&gt;&lt;/urls&gt;&lt;/record&gt;&lt;/Cite&gt;&lt;/EndNote&gt;</w:instrText>
      </w:r>
      <w:r w:rsidR="00432952" w:rsidRPr="002C3867">
        <w:rPr>
          <w:rFonts w:eastAsia="Aptos"/>
          <w:sz w:val="24"/>
          <w:szCs w:val="24"/>
          <w:lang w:val="en-US"/>
        </w:rPr>
        <w:fldChar w:fldCharType="separate"/>
      </w:r>
      <w:r w:rsidR="00FD157D">
        <w:rPr>
          <w:rFonts w:eastAsia="Aptos"/>
          <w:noProof/>
          <w:sz w:val="24"/>
          <w:szCs w:val="24"/>
          <w:lang w:val="en-US"/>
        </w:rPr>
        <w:t>(</w:t>
      </w:r>
      <w:hyperlink w:anchor="_ENREF_96" w:tooltip="Perez-Harguindeguy, 2016 #479" w:history="1">
        <w:r w:rsidR="001860FD" w:rsidRPr="001860FD">
          <w:rPr>
            <w:rStyle w:val="Hyperlink"/>
          </w:rPr>
          <w:t>Perez-Harguindeguy et al., 2016</w:t>
        </w:r>
      </w:hyperlink>
      <w:r w:rsidR="00FD157D">
        <w:rPr>
          <w:rFonts w:eastAsia="Aptos"/>
          <w:noProof/>
          <w:sz w:val="24"/>
          <w:szCs w:val="24"/>
          <w:lang w:val="en-US"/>
        </w:rPr>
        <w:t>)</w:t>
      </w:r>
      <w:r w:rsidR="00432952" w:rsidRPr="002C3867">
        <w:rPr>
          <w:rFonts w:eastAsia="Aptos"/>
          <w:sz w:val="24"/>
          <w:szCs w:val="24"/>
          <w:lang w:val="en-US"/>
        </w:rPr>
        <w:fldChar w:fldCharType="end"/>
      </w:r>
      <w:r w:rsidR="6B812560" w:rsidRPr="002C3867">
        <w:rPr>
          <w:rFonts w:eastAsia="Aptos"/>
          <w:sz w:val="24"/>
          <w:szCs w:val="24"/>
          <w:lang w:val="en-US"/>
        </w:rPr>
        <w:t>.</w:t>
      </w:r>
      <w:r w:rsidR="13DD5AFB" w:rsidRPr="002C3867">
        <w:rPr>
          <w:rFonts w:eastAsia="Aptos"/>
          <w:sz w:val="24"/>
          <w:szCs w:val="24"/>
          <w:lang w:val="en-US"/>
        </w:rPr>
        <w:t xml:space="preserve"> </w:t>
      </w:r>
      <w:r w:rsidR="68E4D8D0" w:rsidRPr="002C3867">
        <w:rPr>
          <w:rFonts w:eastAsia="Aptos"/>
          <w:sz w:val="24"/>
          <w:szCs w:val="24"/>
          <w:lang w:val="en-US"/>
        </w:rPr>
        <w:t xml:space="preserve">These traits can be collected from roots, stems, or leaves, </w:t>
      </w:r>
      <w:r w:rsidR="33AD1E3B" w:rsidRPr="002C3867">
        <w:rPr>
          <w:rFonts w:eastAsia="Aptos"/>
          <w:sz w:val="24"/>
          <w:szCs w:val="24"/>
          <w:lang w:val="en-US"/>
        </w:rPr>
        <w:t xml:space="preserve">or the whole plant, </w:t>
      </w:r>
      <w:r w:rsidR="68E4D8D0" w:rsidRPr="002C3867">
        <w:rPr>
          <w:rFonts w:eastAsia="Aptos"/>
          <w:sz w:val="24"/>
          <w:szCs w:val="24"/>
          <w:lang w:val="en-US"/>
        </w:rPr>
        <w:t xml:space="preserve">but </w:t>
      </w:r>
      <w:r w:rsidR="72D75B21" w:rsidRPr="002C3867">
        <w:rPr>
          <w:rFonts w:eastAsia="Aptos"/>
          <w:sz w:val="24"/>
          <w:szCs w:val="24"/>
          <w:lang w:val="en-US"/>
        </w:rPr>
        <w:t>lea</w:t>
      </w:r>
      <w:r w:rsidR="37FDF4DA" w:rsidRPr="002C3867">
        <w:rPr>
          <w:rFonts w:eastAsia="Aptos"/>
          <w:sz w:val="24"/>
          <w:szCs w:val="24"/>
          <w:lang w:val="en-US"/>
        </w:rPr>
        <w:t>f traits</w:t>
      </w:r>
      <w:r w:rsidR="72D75B21" w:rsidRPr="002C3867">
        <w:rPr>
          <w:rFonts w:eastAsia="Aptos"/>
          <w:sz w:val="24"/>
          <w:szCs w:val="24"/>
          <w:lang w:val="en-US"/>
        </w:rPr>
        <w:t xml:space="preserve"> are </w:t>
      </w:r>
      <w:r w:rsidR="548C0E53" w:rsidRPr="002C3867">
        <w:rPr>
          <w:rFonts w:eastAsia="Aptos"/>
          <w:sz w:val="24"/>
          <w:szCs w:val="24"/>
          <w:lang w:val="en-US"/>
        </w:rPr>
        <w:t xml:space="preserve">most </w:t>
      </w:r>
      <w:r w:rsidR="37FDF4DA" w:rsidRPr="002C3867">
        <w:rPr>
          <w:rFonts w:eastAsia="Aptos"/>
          <w:sz w:val="24"/>
          <w:szCs w:val="24"/>
          <w:lang w:val="en-US"/>
        </w:rPr>
        <w:t>common</w:t>
      </w:r>
      <w:r w:rsidR="72D75B21" w:rsidRPr="002C3867">
        <w:rPr>
          <w:rFonts w:eastAsia="Aptos"/>
          <w:sz w:val="24"/>
          <w:szCs w:val="24"/>
          <w:lang w:val="en-US"/>
        </w:rPr>
        <w:t xml:space="preserve"> due to ease of measurement and</w:t>
      </w:r>
      <w:r w:rsidR="4F7247F1" w:rsidRPr="002C3867">
        <w:rPr>
          <w:rFonts w:eastAsia="Aptos"/>
          <w:sz w:val="24"/>
          <w:szCs w:val="24"/>
          <w:lang w:val="en-US"/>
        </w:rPr>
        <w:t xml:space="preserve"> interpretability. </w:t>
      </w:r>
      <w:r w:rsidR="3C79A94E" w:rsidRPr="002C3867">
        <w:rPr>
          <w:rFonts w:eastAsia="Aptos"/>
          <w:sz w:val="24"/>
          <w:szCs w:val="24"/>
          <w:lang w:val="en-US"/>
        </w:rPr>
        <w:t>Three</w:t>
      </w:r>
      <w:r w:rsidR="4F7247F1" w:rsidRPr="002C3867">
        <w:rPr>
          <w:rFonts w:eastAsia="Aptos"/>
          <w:sz w:val="24"/>
          <w:szCs w:val="24"/>
          <w:lang w:val="en-US"/>
        </w:rPr>
        <w:t xml:space="preserve"> prominent functional traits are </w:t>
      </w:r>
      <w:r w:rsidR="3C79A94E" w:rsidRPr="002C3867">
        <w:rPr>
          <w:rFonts w:eastAsia="Aptos"/>
          <w:sz w:val="24"/>
          <w:szCs w:val="24"/>
          <w:lang w:val="en-US"/>
        </w:rPr>
        <w:t xml:space="preserve">plant height, </w:t>
      </w:r>
      <w:r w:rsidR="0C62B6CB" w:rsidRPr="002C3867">
        <w:rPr>
          <w:rFonts w:eastAsia="Aptos"/>
          <w:sz w:val="24"/>
          <w:szCs w:val="24"/>
          <w:lang w:val="en-US"/>
        </w:rPr>
        <w:t>S</w:t>
      </w:r>
      <w:r w:rsidR="68B93D6D" w:rsidRPr="002C3867">
        <w:rPr>
          <w:rFonts w:eastAsia="Aptos"/>
          <w:sz w:val="24"/>
          <w:szCs w:val="24"/>
          <w:lang w:val="en-US"/>
        </w:rPr>
        <w:t>LA</w:t>
      </w:r>
      <w:r w:rsidR="3E474D1D" w:rsidRPr="002C3867">
        <w:rPr>
          <w:rFonts w:eastAsia="Aptos"/>
          <w:sz w:val="24"/>
          <w:szCs w:val="24"/>
          <w:lang w:val="en-US"/>
        </w:rPr>
        <w:t>,</w:t>
      </w:r>
      <w:r w:rsidR="68B93D6D" w:rsidRPr="002C3867">
        <w:rPr>
          <w:rFonts w:eastAsia="Aptos"/>
          <w:sz w:val="24"/>
          <w:szCs w:val="24"/>
          <w:lang w:val="en-US"/>
        </w:rPr>
        <w:t xml:space="preserve"> and leaf dry matter content (LDMC)</w:t>
      </w:r>
      <w:r w:rsidR="7B4FFFA1" w:rsidRPr="002C3867">
        <w:rPr>
          <w:rFonts w:eastAsia="Aptos"/>
          <w:sz w:val="24"/>
          <w:szCs w:val="24"/>
          <w:lang w:val="en-US"/>
        </w:rPr>
        <w:t>.</w:t>
      </w:r>
      <w:r w:rsidR="7593DD77" w:rsidRPr="002C3867">
        <w:rPr>
          <w:rFonts w:eastAsia="Aptos"/>
          <w:sz w:val="24"/>
          <w:szCs w:val="24"/>
          <w:lang w:val="en-US"/>
        </w:rPr>
        <w:t xml:space="preserve"> </w:t>
      </w:r>
      <w:r w:rsidR="1ED8FAA9" w:rsidRPr="002C3867">
        <w:rPr>
          <w:rFonts w:eastAsia="Aptos"/>
          <w:sz w:val="24"/>
          <w:szCs w:val="24"/>
          <w:lang w:val="en-US"/>
        </w:rPr>
        <w:t>H</w:t>
      </w:r>
      <w:r w:rsidR="28A23A3D" w:rsidRPr="002C3867">
        <w:rPr>
          <w:rFonts w:eastAsia="Aptos"/>
          <w:sz w:val="24"/>
          <w:szCs w:val="24"/>
          <w:lang w:val="en-US"/>
        </w:rPr>
        <w:t>eight captures</w:t>
      </w:r>
      <w:r w:rsidR="7593DD77" w:rsidRPr="002C3867">
        <w:rPr>
          <w:rFonts w:eastAsia="Aptos"/>
          <w:sz w:val="24"/>
          <w:szCs w:val="24"/>
          <w:lang w:val="en-US"/>
        </w:rPr>
        <w:t xml:space="preserve"> whole-plant responses </w:t>
      </w:r>
      <w:r w:rsidR="28A23A3D" w:rsidRPr="002C3867">
        <w:rPr>
          <w:rFonts w:eastAsia="Aptos"/>
          <w:sz w:val="24"/>
          <w:szCs w:val="24"/>
          <w:lang w:val="en-US"/>
        </w:rPr>
        <w:t>to resource availability and environmental signals</w:t>
      </w:r>
      <w:r w:rsidR="50FEEF61" w:rsidRPr="002C3867">
        <w:rPr>
          <w:rFonts w:eastAsia="Aptos"/>
          <w:sz w:val="24"/>
          <w:szCs w:val="24"/>
          <w:lang w:val="en-US"/>
        </w:rPr>
        <w:t>, while</w:t>
      </w:r>
      <w:r w:rsidR="7593DD77" w:rsidRPr="002C3867">
        <w:rPr>
          <w:rFonts w:eastAsia="Aptos"/>
          <w:sz w:val="24"/>
          <w:szCs w:val="24"/>
          <w:lang w:val="en-US"/>
        </w:rPr>
        <w:t xml:space="preserve"> </w:t>
      </w:r>
      <w:r w:rsidR="28A23A3D" w:rsidRPr="002C3867">
        <w:rPr>
          <w:rFonts w:eastAsia="Aptos"/>
          <w:sz w:val="24"/>
          <w:szCs w:val="24"/>
          <w:lang w:val="en-US"/>
        </w:rPr>
        <w:t xml:space="preserve">SLA and LDMC capture </w:t>
      </w:r>
      <w:r w:rsidR="1AEB11AD" w:rsidRPr="002C3867">
        <w:rPr>
          <w:rFonts w:eastAsia="Aptos"/>
          <w:sz w:val="24"/>
          <w:szCs w:val="24"/>
          <w:lang w:val="en-US"/>
        </w:rPr>
        <w:t>leaf-level</w:t>
      </w:r>
      <w:r w:rsidR="68B93D6D" w:rsidRPr="002C3867">
        <w:rPr>
          <w:rFonts w:eastAsia="Aptos"/>
          <w:sz w:val="24"/>
          <w:szCs w:val="24"/>
          <w:lang w:val="en-US"/>
        </w:rPr>
        <w:t xml:space="preserve"> responses </w:t>
      </w:r>
      <w:r w:rsidR="00432952" w:rsidRPr="002C3867">
        <w:rPr>
          <w:rFonts w:eastAsia="Aptos"/>
          <w:sz w:val="24"/>
          <w:szCs w:val="24"/>
        </w:rPr>
        <w:fldChar w:fldCharType="begin"/>
      </w:r>
      <w:r w:rsidR="00FD157D">
        <w:rPr>
          <w:rFonts w:eastAsia="Aptos"/>
          <w:sz w:val="24"/>
          <w:szCs w:val="24"/>
        </w:rPr>
        <w:instrText xml:space="preserve"> ADDIN EN.CITE &lt;EndNote&gt;&lt;Cite&gt;&lt;Author&gt;Niklas&lt;/Author&gt;&lt;Year&gt;2023&lt;/Year&gt;&lt;RecNum&gt;326&lt;/RecNum&gt;&lt;DisplayText&gt;(Niklas et al., 2023; Westoby and Wright, 2006)&lt;/DisplayText&gt;&lt;record&gt;&lt;rec-number&gt;326&lt;/rec-number&gt;&lt;foreign-keys&gt;&lt;key app="EN" db-id="psp5wa0pi9f5weevsxkxzdekszp2z090pt9e" timestamp="1733425132"&gt;326&lt;/key&gt;&lt;/foreign-keys&gt;&lt;ref-type name="Generic"&gt;13&lt;/ref-type&gt;&lt;contributors&gt;&lt;authors&gt;&lt;author&gt;Niklas, Karl J&lt;/author&gt;&lt;author&gt;Shi, Peijian&lt;/author&gt;&lt;author&gt;Gielis, Johan&lt;/author&gt;&lt;author&gt;Schrader, Julian&lt;/author&gt;&lt;author&gt;Niinemets, Ülo&lt;/author&gt;&lt;/authors&gt;&lt;/contributors&gt;&lt;titles&gt;&lt;title&gt;Leaf functional traits: Ecological and evolutionary implications&lt;/title&gt;&lt;/titles&gt;&lt;pages&gt;1169558&lt;/pages&gt;&lt;volume&gt;14&lt;/volume&gt;&lt;dates&gt;&lt;year&gt;2023&lt;/year&gt;&lt;/dates&gt;&lt;publisher&gt;Frontiers Media SA&lt;/publisher&gt;&lt;isbn&gt;1664-462X&lt;/isbn&gt;&lt;urls&gt;&lt;/urls&gt;&lt;/record&gt;&lt;/Cite&gt;&lt;Cite&gt;&lt;Author&gt;Westoby&lt;/Author&gt;&lt;Year&gt;2006&lt;/Year&gt;&lt;RecNum&gt;325&lt;/RecNum&gt;&lt;record&gt;&lt;rec-number&gt;325&lt;/rec-number&gt;&lt;foreign-keys&gt;&lt;key app="EN" db-id="psp5wa0pi9f5weevsxkxzdekszp2z090pt9e" timestamp="1733425120"&gt;325&lt;/key&gt;&lt;/foreign-keys&gt;&lt;ref-type name="Journal Article"&gt;17&lt;/ref-type&gt;&lt;contributors&gt;&lt;authors&gt;&lt;author&gt;Westoby, Mark&lt;/author&gt;&lt;author&gt;Wright, Ian J&lt;/author&gt;&lt;/authors&gt;&lt;/contributors&gt;&lt;titles&gt;&lt;title&gt;Land-plant ecology on the basis of functional traits&lt;/title&gt;&lt;secondary-title&gt;Trends in ecology &amp;amp; evolution&lt;/secondary-title&gt;&lt;/titles&gt;&lt;periodical&gt;&lt;full-title&gt;Trends in Ecology &amp;amp; Evolution&lt;/full-title&gt;&lt;/periodical&gt;&lt;pages&gt;261-268&lt;/pages&gt;&lt;volume&gt;21&lt;/volume&gt;&lt;number&gt;5&lt;/number&gt;&lt;dates&gt;&lt;year&gt;2006&lt;/year&gt;&lt;/dates&gt;&lt;isbn&gt;0169-5347&lt;/isbn&gt;&lt;urls&gt;&lt;/urls&gt;&lt;/record&gt;&lt;/Cite&gt;&lt;/EndNote&gt;</w:instrText>
      </w:r>
      <w:r w:rsidR="00432952" w:rsidRPr="002C3867">
        <w:rPr>
          <w:rFonts w:eastAsia="Aptos"/>
          <w:sz w:val="24"/>
          <w:szCs w:val="24"/>
        </w:rPr>
        <w:fldChar w:fldCharType="separate"/>
      </w:r>
      <w:r w:rsidR="00FD157D">
        <w:rPr>
          <w:rFonts w:eastAsia="Aptos"/>
          <w:noProof/>
          <w:sz w:val="24"/>
          <w:szCs w:val="24"/>
        </w:rPr>
        <w:t>(</w:t>
      </w:r>
      <w:hyperlink w:anchor="_ENREF_85" w:tooltip="Niklas, 2023 #326" w:history="1">
        <w:r w:rsidR="001860FD" w:rsidRPr="001860FD">
          <w:rPr>
            <w:rStyle w:val="Hyperlink"/>
          </w:rPr>
          <w:t>Niklas et al., 2023</w:t>
        </w:r>
      </w:hyperlink>
      <w:r w:rsidR="00FD157D">
        <w:rPr>
          <w:rFonts w:eastAsia="Aptos"/>
          <w:noProof/>
          <w:sz w:val="24"/>
          <w:szCs w:val="24"/>
        </w:rPr>
        <w:t xml:space="preserve">; </w:t>
      </w:r>
      <w:hyperlink w:anchor="_ENREF_138" w:tooltip="Westoby, 2006 #325" w:history="1">
        <w:r w:rsidR="001860FD" w:rsidRPr="001860FD">
          <w:rPr>
            <w:rStyle w:val="Hyperlink"/>
          </w:rPr>
          <w:t>Westoby and Wright, 2006</w:t>
        </w:r>
      </w:hyperlink>
      <w:r w:rsidR="00FD157D">
        <w:rPr>
          <w:rFonts w:eastAsia="Aptos"/>
          <w:noProof/>
          <w:sz w:val="24"/>
          <w:szCs w:val="24"/>
        </w:rPr>
        <w:t>)</w:t>
      </w:r>
      <w:r w:rsidR="00432952" w:rsidRPr="002C3867">
        <w:rPr>
          <w:rFonts w:eastAsia="Aptos"/>
          <w:sz w:val="24"/>
          <w:szCs w:val="24"/>
        </w:rPr>
        <w:fldChar w:fldCharType="end"/>
      </w:r>
      <w:r w:rsidR="68B93D6D" w:rsidRPr="002C3867">
        <w:rPr>
          <w:rFonts w:eastAsia="Aptos"/>
          <w:sz w:val="24"/>
          <w:szCs w:val="24"/>
          <w:lang w:val="en-US"/>
        </w:rPr>
        <w:t xml:space="preserve">. </w:t>
      </w:r>
      <w:r w:rsidR="05EBB42D" w:rsidRPr="002C3867">
        <w:rPr>
          <w:rFonts w:eastAsia="Aptos"/>
          <w:sz w:val="24"/>
          <w:szCs w:val="24"/>
          <w:lang w:val="en-US"/>
        </w:rPr>
        <w:t>SLA</w:t>
      </w:r>
      <w:r w:rsidR="68B93D6D" w:rsidRPr="002C3867">
        <w:rPr>
          <w:rFonts w:eastAsia="Aptos"/>
          <w:sz w:val="24"/>
          <w:szCs w:val="24"/>
          <w:lang w:val="en-US"/>
        </w:rPr>
        <w:t xml:space="preserve"> (leaf area</w:t>
      </w:r>
      <w:r w:rsidR="48B503D1" w:rsidRPr="002C3867">
        <w:rPr>
          <w:rFonts w:eastAsia="Aptos"/>
          <w:sz w:val="24"/>
          <w:szCs w:val="24"/>
          <w:lang w:val="en-US"/>
        </w:rPr>
        <w:t xml:space="preserve"> </w:t>
      </w:r>
      <w:r w:rsidR="0C7D4063" w:rsidRPr="002C3867">
        <w:rPr>
          <w:rFonts w:eastAsia="Aptos"/>
          <w:sz w:val="24"/>
          <w:szCs w:val="24"/>
          <w:lang w:val="en-US"/>
        </w:rPr>
        <w:t xml:space="preserve">divided by </w:t>
      </w:r>
      <w:r w:rsidR="179FEF5C" w:rsidRPr="002C3867">
        <w:rPr>
          <w:rFonts w:eastAsia="Aptos"/>
          <w:sz w:val="24"/>
          <w:szCs w:val="24"/>
          <w:lang w:val="en-US"/>
        </w:rPr>
        <w:t>ove</w:t>
      </w:r>
      <w:r w:rsidR="4105AAC6" w:rsidRPr="002C3867">
        <w:rPr>
          <w:rFonts w:eastAsia="Aptos"/>
          <w:sz w:val="24"/>
          <w:szCs w:val="24"/>
          <w:lang w:val="en-US"/>
        </w:rPr>
        <w:t>n</w:t>
      </w:r>
      <w:r w:rsidR="179FEF5C" w:rsidRPr="002C3867">
        <w:rPr>
          <w:rFonts w:eastAsia="Aptos"/>
          <w:sz w:val="24"/>
          <w:szCs w:val="24"/>
          <w:lang w:val="en-US"/>
        </w:rPr>
        <w:t xml:space="preserve">-dried </w:t>
      </w:r>
      <w:r w:rsidR="68B93D6D" w:rsidRPr="002C3867">
        <w:rPr>
          <w:rFonts w:eastAsia="Aptos"/>
          <w:sz w:val="24"/>
          <w:szCs w:val="24"/>
          <w:lang w:val="en-US"/>
        </w:rPr>
        <w:t xml:space="preserve">leaf mass) typically increases in </w:t>
      </w:r>
      <w:r w:rsidR="110D6C6C" w:rsidRPr="002C3867">
        <w:rPr>
          <w:rFonts w:eastAsia="Aptos"/>
          <w:sz w:val="24"/>
          <w:szCs w:val="24"/>
          <w:lang w:val="en-US"/>
        </w:rPr>
        <w:t xml:space="preserve">environments where </w:t>
      </w:r>
      <w:r w:rsidR="39494955" w:rsidRPr="002C3867">
        <w:rPr>
          <w:rFonts w:eastAsia="Aptos"/>
          <w:sz w:val="24"/>
          <w:szCs w:val="24"/>
          <w:lang w:val="en-US"/>
        </w:rPr>
        <w:t xml:space="preserve">greater </w:t>
      </w:r>
      <w:r w:rsidR="110D6C6C" w:rsidRPr="002C3867">
        <w:rPr>
          <w:rFonts w:eastAsia="Aptos"/>
          <w:sz w:val="24"/>
          <w:szCs w:val="24"/>
          <w:lang w:val="en-US"/>
        </w:rPr>
        <w:t xml:space="preserve">leaf expansion </w:t>
      </w:r>
      <w:r w:rsidR="39494955" w:rsidRPr="002C3867">
        <w:rPr>
          <w:rFonts w:eastAsia="Aptos"/>
          <w:sz w:val="24"/>
          <w:szCs w:val="24"/>
          <w:lang w:val="en-US"/>
        </w:rPr>
        <w:t xml:space="preserve">and growth rates are </w:t>
      </w:r>
      <w:r w:rsidR="110D6C6C" w:rsidRPr="002C3867">
        <w:rPr>
          <w:rFonts w:eastAsia="Aptos"/>
          <w:sz w:val="24"/>
          <w:szCs w:val="24"/>
          <w:lang w:val="en-US"/>
        </w:rPr>
        <w:t>supported by abundant resources</w:t>
      </w:r>
      <w:r w:rsidR="1AE9FE39" w:rsidRPr="002C3867">
        <w:rPr>
          <w:rFonts w:eastAsia="Aptos"/>
          <w:sz w:val="24"/>
          <w:szCs w:val="24"/>
          <w:lang w:val="en-US"/>
        </w:rPr>
        <w:t>.</w:t>
      </w:r>
      <w:r w:rsidR="2DFC5706" w:rsidRPr="002C3867">
        <w:rPr>
          <w:rFonts w:eastAsia="Aptos"/>
          <w:sz w:val="24"/>
          <w:szCs w:val="24"/>
          <w:lang w:val="en-US"/>
        </w:rPr>
        <w:t xml:space="preserve"> On the other hand, </w:t>
      </w:r>
      <w:r w:rsidR="68B93D6D" w:rsidRPr="002C3867">
        <w:rPr>
          <w:rFonts w:eastAsia="Aptos"/>
          <w:sz w:val="24"/>
          <w:szCs w:val="24"/>
          <w:lang w:val="en-US"/>
        </w:rPr>
        <w:t xml:space="preserve">LDMC </w:t>
      </w:r>
      <w:r w:rsidR="670A923E" w:rsidRPr="002C3867">
        <w:rPr>
          <w:rFonts w:eastAsia="Aptos"/>
          <w:sz w:val="24"/>
          <w:szCs w:val="24"/>
          <w:lang w:val="en-US"/>
        </w:rPr>
        <w:t>(oven-dried mass</w:t>
      </w:r>
      <w:r w:rsidR="68621CE4" w:rsidRPr="002C3867">
        <w:rPr>
          <w:rFonts w:eastAsia="Aptos"/>
          <w:sz w:val="24"/>
          <w:szCs w:val="24"/>
          <w:lang w:val="en-US"/>
        </w:rPr>
        <w:t xml:space="preserve"> </w:t>
      </w:r>
      <w:r w:rsidR="037F720C" w:rsidRPr="002C3867">
        <w:rPr>
          <w:rFonts w:eastAsia="Aptos"/>
          <w:sz w:val="24"/>
          <w:szCs w:val="24"/>
          <w:lang w:val="en-US"/>
        </w:rPr>
        <w:t xml:space="preserve">divided by </w:t>
      </w:r>
      <w:r w:rsidR="670A923E" w:rsidRPr="002C3867">
        <w:rPr>
          <w:rFonts w:eastAsia="Aptos"/>
          <w:sz w:val="24"/>
          <w:szCs w:val="24"/>
          <w:lang w:val="en-US"/>
        </w:rPr>
        <w:t xml:space="preserve">water-saturated mass) </w:t>
      </w:r>
      <w:r w:rsidR="27F8C158" w:rsidRPr="002C3867">
        <w:rPr>
          <w:rFonts w:eastAsia="Aptos"/>
          <w:sz w:val="24"/>
          <w:szCs w:val="24"/>
          <w:lang w:val="en-US"/>
        </w:rPr>
        <w:t xml:space="preserve">typically </w:t>
      </w:r>
      <w:r w:rsidR="68B93D6D" w:rsidRPr="002C3867">
        <w:rPr>
          <w:rFonts w:eastAsia="Aptos"/>
          <w:sz w:val="24"/>
          <w:szCs w:val="24"/>
          <w:lang w:val="en-US"/>
        </w:rPr>
        <w:t xml:space="preserve">increases </w:t>
      </w:r>
      <w:r w:rsidR="3490EDD0" w:rsidRPr="002C3867">
        <w:rPr>
          <w:rFonts w:eastAsia="Aptos"/>
          <w:sz w:val="24"/>
          <w:szCs w:val="24"/>
          <w:lang w:val="en-US"/>
        </w:rPr>
        <w:t>as</w:t>
      </w:r>
      <w:r w:rsidR="5EE6CDE1" w:rsidRPr="002C3867">
        <w:rPr>
          <w:rFonts w:eastAsia="Aptos"/>
          <w:sz w:val="24"/>
          <w:szCs w:val="24"/>
          <w:lang w:val="en-US"/>
        </w:rPr>
        <w:t xml:space="preserve"> environmental stressors</w:t>
      </w:r>
      <w:r w:rsidR="17A26660" w:rsidRPr="002C3867">
        <w:rPr>
          <w:rFonts w:eastAsia="Aptos"/>
          <w:sz w:val="24"/>
          <w:szCs w:val="24"/>
          <w:lang w:val="en-US"/>
        </w:rPr>
        <w:t>,</w:t>
      </w:r>
      <w:r w:rsidR="5EE6CDE1" w:rsidRPr="002C3867">
        <w:rPr>
          <w:rFonts w:eastAsia="Aptos"/>
          <w:sz w:val="24"/>
          <w:szCs w:val="24"/>
          <w:lang w:val="en-US"/>
        </w:rPr>
        <w:t xml:space="preserve"> such as wind</w:t>
      </w:r>
      <w:r w:rsidR="3D38C448" w:rsidRPr="002C3867">
        <w:rPr>
          <w:rFonts w:eastAsia="Aptos"/>
          <w:sz w:val="24"/>
          <w:szCs w:val="24"/>
          <w:lang w:val="en-US"/>
        </w:rPr>
        <w:t xml:space="preserve"> or</w:t>
      </w:r>
      <w:r w:rsidR="5EE6CDE1" w:rsidRPr="002C3867">
        <w:rPr>
          <w:rFonts w:eastAsia="Aptos"/>
          <w:sz w:val="24"/>
          <w:szCs w:val="24"/>
          <w:lang w:val="en-US"/>
        </w:rPr>
        <w:t xml:space="preserve"> aridity</w:t>
      </w:r>
      <w:r w:rsidR="2296DBFC" w:rsidRPr="002C3867">
        <w:rPr>
          <w:rFonts w:eastAsia="Aptos"/>
          <w:sz w:val="24"/>
          <w:szCs w:val="24"/>
          <w:lang w:val="en-US"/>
        </w:rPr>
        <w:t>,</w:t>
      </w:r>
      <w:r w:rsidR="58B856A0" w:rsidRPr="002C3867">
        <w:rPr>
          <w:rFonts w:eastAsia="Aptos"/>
          <w:sz w:val="24"/>
          <w:szCs w:val="24"/>
          <w:lang w:val="en-US"/>
        </w:rPr>
        <w:t xml:space="preserve"> combine with low resource availability to</w:t>
      </w:r>
      <w:r w:rsidR="5EE6CDE1" w:rsidRPr="002C3867">
        <w:rPr>
          <w:rFonts w:eastAsia="Aptos"/>
          <w:sz w:val="24"/>
          <w:szCs w:val="24"/>
          <w:lang w:val="en-US"/>
        </w:rPr>
        <w:t xml:space="preserve"> </w:t>
      </w:r>
      <w:r w:rsidR="3657579D" w:rsidRPr="002C3867">
        <w:rPr>
          <w:rFonts w:eastAsia="Aptos"/>
          <w:sz w:val="24"/>
          <w:szCs w:val="24"/>
          <w:lang w:val="en-US"/>
        </w:rPr>
        <w:t xml:space="preserve">promote the development of </w:t>
      </w:r>
      <w:r w:rsidR="0C6B7CEF" w:rsidRPr="002C3867">
        <w:rPr>
          <w:rFonts w:eastAsia="Aptos"/>
          <w:sz w:val="24"/>
          <w:szCs w:val="24"/>
          <w:lang w:val="en-US"/>
        </w:rPr>
        <w:t xml:space="preserve">longer-living and </w:t>
      </w:r>
      <w:r w:rsidR="274676EE" w:rsidRPr="002C3867">
        <w:rPr>
          <w:rFonts w:eastAsia="Aptos"/>
          <w:sz w:val="24"/>
          <w:szCs w:val="24"/>
          <w:lang w:val="en-US"/>
        </w:rPr>
        <w:t xml:space="preserve">mechanically </w:t>
      </w:r>
      <w:r w:rsidR="0C6B7CEF" w:rsidRPr="002C3867">
        <w:rPr>
          <w:rFonts w:eastAsia="Aptos"/>
          <w:sz w:val="24"/>
          <w:szCs w:val="24"/>
          <w:lang w:val="en-US"/>
        </w:rPr>
        <w:t>robust</w:t>
      </w:r>
      <w:r w:rsidR="3657579D" w:rsidRPr="002C3867">
        <w:rPr>
          <w:rFonts w:eastAsia="Aptos"/>
          <w:sz w:val="24"/>
          <w:szCs w:val="24"/>
          <w:lang w:val="en-US"/>
        </w:rPr>
        <w:t xml:space="preserve"> leaves </w:t>
      </w:r>
      <w:r w:rsidR="004C41F4" w:rsidRPr="002C3867">
        <w:rPr>
          <w:rFonts w:eastAsia="Aptos"/>
          <w:sz w:val="24"/>
          <w:szCs w:val="24"/>
        </w:rPr>
        <w:fldChar w:fldCharType="begin"/>
      </w:r>
      <w:r w:rsidR="00FD157D">
        <w:rPr>
          <w:rFonts w:eastAsia="Aptos"/>
          <w:sz w:val="24"/>
          <w:szCs w:val="24"/>
        </w:rPr>
        <w:instrText xml:space="preserve"> ADDIN EN.CITE &lt;EndNote&gt;&lt;Cite&gt;&lt;Author&gt;Blumenthal&lt;/Author&gt;&lt;Year&gt;2020&lt;/Year&gt;&lt;RecNum&gt;328&lt;/RecNum&gt;&lt;DisplayText&gt;(Blumenthal et al., 2020; Ocheltree et al., 2020)&lt;/DisplayText&gt;&lt;record&gt;&lt;rec-number&gt;328&lt;/rec-number&gt;&lt;foreign-keys&gt;&lt;key app="EN" db-id="psp5wa0pi9f5weevsxkxzdekszp2z090pt9e" timestamp="1733425256"&gt;328&lt;/key&gt;&lt;/foreign-keys&gt;&lt;ref-type name="Journal Article"&gt;17&lt;/ref-type&gt;&lt;contributors&gt;&lt;authors&gt;&lt;author&gt;Blumenthal, Dana M&lt;/author&gt;&lt;author&gt;Mueller, Kevin E&lt;/author&gt;&lt;author&gt;Kray, Julie A&lt;/author&gt;&lt;author&gt;Ocheltree, Troy W&lt;/author&gt;&lt;author&gt;Augustine, David J&lt;/author&gt;&lt;author&gt;Wilcox, Kevin R&lt;/author&gt;&lt;/authors&gt;&lt;/contributors&gt;&lt;titles&gt;&lt;title&gt;Traits link drought resistance with herbivore defence and plant economics in semi</w:instrText>
      </w:r>
      <w:r w:rsidR="00FD157D">
        <w:rPr>
          <w:rFonts w:ascii="Cambria Math" w:eastAsia="Aptos" w:hAnsi="Cambria Math" w:cs="Cambria Math"/>
          <w:sz w:val="24"/>
          <w:szCs w:val="24"/>
        </w:rPr>
        <w:instrText>‐</w:instrText>
      </w:r>
      <w:r w:rsidR="00FD157D">
        <w:rPr>
          <w:rFonts w:eastAsia="Aptos"/>
          <w:sz w:val="24"/>
          <w:szCs w:val="24"/>
        </w:rPr>
        <w:instrText>arid grasslands: The central roles of phenology and leaf dry matter content&lt;/title&gt;&lt;secondary-title&gt;Journal of Ecology&lt;/secondary-title&gt;&lt;/titles&gt;&lt;periodical&gt;&lt;full-title&gt;Journal of Ecology&lt;/full-title&gt;&lt;/periodical&gt;&lt;pages&gt;2336-2351&lt;/pages&gt;&lt;volume&gt;108&lt;/volume&gt;&lt;number&gt;6&lt;/number&gt;&lt;dates&gt;&lt;year&gt;2020&lt;/year&gt;&lt;/dates&gt;&lt;isbn&gt;0022-0477&lt;/isbn&gt;&lt;urls&gt;&lt;/urls&gt;&lt;/record&gt;&lt;/Cite&gt;&lt;Cite&gt;&lt;Author&gt;Ocheltree&lt;/Author&gt;&lt;Year&gt;2020&lt;/Year&gt;&lt;RecNum&gt;327&lt;/RecNum&gt;&lt;record&gt;&lt;rec-number&gt;327&lt;/rec-number&gt;&lt;foreign-keys&gt;&lt;key app="EN" db-id="psp5wa0pi9f5weevsxkxzdekszp2z090pt9e" timestamp="1733425232"&gt;327&lt;/key&gt;&lt;/foreign-keys&gt;&lt;ref-type name="Journal Article"&gt;17&lt;/ref-type&gt;&lt;contributors&gt;&lt;authors&gt;&lt;author&gt;Ocheltree, TW&lt;/author&gt;&lt;author&gt;Mueller, KM&lt;/author&gt;&lt;author&gt;Chesus, K&lt;/author&gt;&lt;author&gt;LeCain, DR&lt;/author&gt;&lt;author&gt;Kray, JA&lt;/author&gt;&lt;author&gt;Blumenthal, DM&lt;/author&gt;&lt;/authors&gt;&lt;/contributors&gt;&lt;titles&gt;&lt;title&gt;Identification of suites of traits that explains drought resistance and phenological patterns of plants in a semi-arid grassland community&lt;/title&gt;&lt;secondary-title&gt;Oecologia&lt;/secondary-title&gt;&lt;/titles&gt;&lt;periodical&gt;&lt;full-title&gt;Oecologia&lt;/full-title&gt;&lt;/periodical&gt;&lt;pages&gt;55-66&lt;/pages&gt;&lt;volume&gt;192&lt;/volume&gt;&lt;number&gt;1&lt;/number&gt;&lt;dates&gt;&lt;year&gt;2020&lt;/year&gt;&lt;/dates&gt;&lt;isbn&gt;0029-8549&lt;/isbn&gt;&lt;urls&gt;&lt;/urls&gt;&lt;/record&gt;&lt;/Cite&gt;&lt;/EndNote&gt;</w:instrText>
      </w:r>
      <w:r w:rsidR="004C41F4" w:rsidRPr="002C3867">
        <w:rPr>
          <w:rFonts w:eastAsia="Aptos"/>
          <w:sz w:val="24"/>
          <w:szCs w:val="24"/>
        </w:rPr>
        <w:fldChar w:fldCharType="separate"/>
      </w:r>
      <w:r w:rsidR="00FD157D">
        <w:rPr>
          <w:rFonts w:eastAsia="Aptos"/>
          <w:noProof/>
          <w:sz w:val="24"/>
          <w:szCs w:val="24"/>
        </w:rPr>
        <w:t>(</w:t>
      </w:r>
      <w:hyperlink w:anchor="_ENREF_15" w:tooltip="Blumenthal, 2020 #328" w:history="1">
        <w:r w:rsidR="001860FD" w:rsidRPr="001860FD">
          <w:rPr>
            <w:rStyle w:val="Hyperlink"/>
          </w:rPr>
          <w:t>Blumenthal et al., 2020</w:t>
        </w:r>
      </w:hyperlink>
      <w:r w:rsidR="00FD157D">
        <w:rPr>
          <w:rFonts w:eastAsia="Aptos"/>
          <w:noProof/>
          <w:sz w:val="24"/>
          <w:szCs w:val="24"/>
        </w:rPr>
        <w:t xml:space="preserve">; </w:t>
      </w:r>
      <w:hyperlink w:anchor="_ENREF_90" w:tooltip="Ocheltree, 2020 #327" w:history="1">
        <w:r w:rsidR="001860FD" w:rsidRPr="001860FD">
          <w:rPr>
            <w:rStyle w:val="Hyperlink"/>
          </w:rPr>
          <w:t>Ocheltree et al., 2020</w:t>
        </w:r>
      </w:hyperlink>
      <w:r w:rsidR="00FD157D">
        <w:rPr>
          <w:rFonts w:eastAsia="Aptos"/>
          <w:noProof/>
          <w:sz w:val="24"/>
          <w:szCs w:val="24"/>
        </w:rPr>
        <w:t>)</w:t>
      </w:r>
      <w:r w:rsidR="004C41F4" w:rsidRPr="002C3867">
        <w:rPr>
          <w:rFonts w:eastAsia="Aptos"/>
          <w:sz w:val="24"/>
          <w:szCs w:val="24"/>
        </w:rPr>
        <w:fldChar w:fldCharType="end"/>
      </w:r>
      <w:r w:rsidR="004C41F4">
        <w:rPr>
          <w:rFonts w:eastAsia="Aptos"/>
          <w:sz w:val="24"/>
          <w:szCs w:val="24"/>
        </w:rPr>
        <w:t xml:space="preserve"> </w:t>
      </w:r>
      <w:r w:rsidR="0C6B7CEF" w:rsidRPr="002C3867">
        <w:rPr>
          <w:rFonts w:eastAsia="Aptos"/>
          <w:sz w:val="24"/>
          <w:szCs w:val="24"/>
          <w:lang w:val="en-US"/>
        </w:rPr>
        <w:t>with</w:t>
      </w:r>
      <w:r w:rsidR="2C953887" w:rsidRPr="002C3867">
        <w:rPr>
          <w:rFonts w:eastAsia="Aptos"/>
          <w:sz w:val="24"/>
          <w:szCs w:val="24"/>
          <w:lang w:val="en-US"/>
        </w:rPr>
        <w:t xml:space="preserve"> </w:t>
      </w:r>
      <w:r w:rsidR="6437182F" w:rsidRPr="002C3867">
        <w:rPr>
          <w:rFonts w:eastAsia="Aptos"/>
          <w:sz w:val="24"/>
          <w:szCs w:val="24"/>
          <w:lang w:val="en-US"/>
        </w:rPr>
        <w:t>higher</w:t>
      </w:r>
      <w:r w:rsidR="3657579D" w:rsidRPr="002C3867">
        <w:rPr>
          <w:rFonts w:eastAsia="Aptos"/>
          <w:sz w:val="24"/>
          <w:szCs w:val="24"/>
          <w:lang w:val="en-US"/>
        </w:rPr>
        <w:t xml:space="preserve"> </w:t>
      </w:r>
      <w:r w:rsidR="241A9C75" w:rsidRPr="002C3867">
        <w:rPr>
          <w:rFonts w:eastAsia="Aptos"/>
          <w:sz w:val="24"/>
          <w:szCs w:val="24"/>
          <w:lang w:val="en-US"/>
        </w:rPr>
        <w:t>cellulose and lignin concentrations</w:t>
      </w:r>
      <w:r w:rsidR="68B93D6D" w:rsidRPr="002C3867">
        <w:rPr>
          <w:rFonts w:eastAsia="Aptos"/>
          <w:sz w:val="24"/>
          <w:szCs w:val="24"/>
          <w:lang w:val="en-US"/>
        </w:rPr>
        <w:t>.</w:t>
      </w:r>
      <w:r w:rsidR="2CE55FFD" w:rsidRPr="002C3867">
        <w:rPr>
          <w:rFonts w:eastAsia="Aptos"/>
          <w:sz w:val="24"/>
          <w:szCs w:val="24"/>
          <w:lang w:val="en-US"/>
        </w:rPr>
        <w:t xml:space="preserve"> Quite often, LDMC and SLA </w:t>
      </w:r>
      <w:r w:rsidR="51C46FE8" w:rsidRPr="002C3867">
        <w:rPr>
          <w:rFonts w:eastAsia="Aptos"/>
          <w:sz w:val="24"/>
          <w:szCs w:val="24"/>
          <w:lang w:val="en-US"/>
        </w:rPr>
        <w:t xml:space="preserve">are </w:t>
      </w:r>
      <w:r w:rsidR="6652A1D9" w:rsidRPr="002C3867">
        <w:rPr>
          <w:rFonts w:eastAsia="Aptos"/>
          <w:sz w:val="24"/>
          <w:szCs w:val="24"/>
          <w:lang w:val="en-US"/>
        </w:rPr>
        <w:t>inversely related</w:t>
      </w:r>
      <w:r w:rsidR="51C46FE8" w:rsidRPr="002C3867">
        <w:rPr>
          <w:rFonts w:eastAsia="Aptos"/>
          <w:sz w:val="24"/>
          <w:szCs w:val="24"/>
          <w:lang w:val="en-US"/>
        </w:rPr>
        <w:t xml:space="preserve"> within-</w:t>
      </w:r>
      <w:r w:rsidR="28553383" w:rsidRPr="002C3867">
        <w:rPr>
          <w:rFonts w:eastAsia="Aptos"/>
          <w:sz w:val="24"/>
          <w:szCs w:val="24"/>
          <w:lang w:val="en-US"/>
        </w:rPr>
        <w:t xml:space="preserve">species, with the </w:t>
      </w:r>
      <w:r w:rsidR="61DA1CEC" w:rsidRPr="002C3867">
        <w:rPr>
          <w:rFonts w:eastAsia="Aptos"/>
          <w:sz w:val="24"/>
          <w:szCs w:val="24"/>
          <w:lang w:val="en-US"/>
        </w:rPr>
        <w:t>shape</w:t>
      </w:r>
      <w:r w:rsidR="28553383" w:rsidRPr="002C3867">
        <w:rPr>
          <w:rFonts w:eastAsia="Aptos"/>
          <w:sz w:val="24"/>
          <w:szCs w:val="24"/>
          <w:lang w:val="en-US"/>
        </w:rPr>
        <w:t xml:space="preserve"> of the relationship</w:t>
      </w:r>
      <w:r w:rsidR="51C46FE8" w:rsidRPr="002C3867">
        <w:rPr>
          <w:rFonts w:eastAsia="Aptos"/>
          <w:sz w:val="24"/>
          <w:szCs w:val="24"/>
          <w:lang w:val="en-US"/>
        </w:rPr>
        <w:t xml:space="preserve"> </w:t>
      </w:r>
      <w:r w:rsidR="2C953887" w:rsidRPr="002C3867">
        <w:rPr>
          <w:rFonts w:eastAsia="Aptos"/>
          <w:sz w:val="24"/>
          <w:szCs w:val="24"/>
          <w:lang w:val="en-US"/>
        </w:rPr>
        <w:t>reflect</w:t>
      </w:r>
      <w:r w:rsidR="094F5D7E" w:rsidRPr="002C3867">
        <w:rPr>
          <w:rFonts w:eastAsia="Aptos"/>
          <w:sz w:val="24"/>
          <w:szCs w:val="24"/>
          <w:lang w:val="en-US"/>
        </w:rPr>
        <w:t>ing</w:t>
      </w:r>
      <w:r w:rsidR="652E808D" w:rsidRPr="002C3867">
        <w:rPr>
          <w:rFonts w:eastAsia="Aptos"/>
          <w:sz w:val="24"/>
          <w:szCs w:val="24"/>
          <w:lang w:val="en-US"/>
        </w:rPr>
        <w:t xml:space="preserve"> </w:t>
      </w:r>
      <w:r w:rsidR="68B93D6D" w:rsidRPr="002C3867">
        <w:rPr>
          <w:rFonts w:eastAsia="Aptos"/>
          <w:sz w:val="24"/>
          <w:szCs w:val="24"/>
          <w:lang w:val="en-US"/>
        </w:rPr>
        <w:t>environmental gradients, disturbance</w:t>
      </w:r>
      <w:r w:rsidR="7454BF56" w:rsidRPr="002C3867">
        <w:rPr>
          <w:rFonts w:eastAsia="Aptos"/>
          <w:sz w:val="24"/>
          <w:szCs w:val="24"/>
          <w:lang w:val="en-US"/>
        </w:rPr>
        <w:t xml:space="preserve"> history, and resource availability</w:t>
      </w:r>
      <w:r w:rsidR="00C54252" w:rsidRPr="002C3867">
        <w:rPr>
          <w:rFonts w:eastAsia="Aptos"/>
          <w:sz w:val="24"/>
          <w:szCs w:val="24"/>
          <w:lang w:val="en-US"/>
        </w:rPr>
        <w:t xml:space="preserve"> </w:t>
      </w:r>
      <w:r w:rsidR="00C54252"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&lt;EndNote&gt;&lt;Cite&gt;&lt;Author&gt;Perez-Harguindeguy&lt;/Author&gt;&lt;Year&gt;2016&lt;/Year&gt;&lt;RecNum&gt;479&lt;/RecNum&gt;&lt;DisplayText&gt;(Perez-Harguindeguy et al., 2016)&lt;/DisplayText&gt;&lt;record&gt;&lt;rec-number&gt;479&lt;/rec-number&gt;&lt;foreign-keys&gt;&lt;key app="EN" db-id="psp5wa0pi9f5weevsxkxzdekszp2z090pt9e" timestamp="1735682677"&gt;479&lt;/key&gt;&lt;/foreign-keys&gt;&lt;ref-type name="Journal Article"&gt;17&lt;/ref-type&gt;&lt;contributors&gt;&lt;authors&gt;&lt;author&gt;Perez-Harguindeguy, Natalia&lt;/author&gt;&lt;author&gt;Diaz, Sandra&lt;/author&gt;&lt;author&gt;Garnier, Eric&lt;/author&gt;&lt;author&gt;Lavorel, Sandra&lt;/author&gt;&lt;author&gt;Poorter, Hendrik&lt;/author&gt;&lt;author&gt;Jaureguiberry, Pedro&lt;/author&gt;&lt;author&gt;Bret-Harte, M Syndonia&lt;/author&gt;&lt;author&gt;Cornwell, William K&lt;/author&gt;&lt;author&gt;Craine, Joseph M&lt;/author&gt;&lt;author&gt;Gurvich, Diego E&lt;/author&gt;&lt;/authors&gt;&lt;/contributors&gt;&lt;titles&gt;&lt;title&gt;Corrigendum to: New handbook for standardised measurement of plant functional traits worldwide&lt;/title&gt;&lt;secondary-title&gt;Australian Journal of botany&lt;/secondary-title&gt;&lt;/titles&gt;&lt;periodical&gt;&lt;full-title&gt;Australian Journal of botany&lt;/full-title&gt;&lt;/periodical&gt;&lt;pages&gt;715-716&lt;/pages&gt;&lt;volume&gt;64&lt;/volume&gt;&lt;number&gt;8&lt;/number&gt;&lt;dates&gt;&lt;year&gt;2016&lt;/year&gt;&lt;/dates&gt;&lt;isbn&gt;1444-9862&lt;/isbn&gt;&lt;urls&gt;&lt;/urls&gt;&lt;/record&gt;&lt;/Cite&gt;&lt;/EndNote&gt;</w:instrText>
      </w:r>
      <w:r w:rsidR="00C54252" w:rsidRPr="002C3867">
        <w:rPr>
          <w:rFonts w:eastAsia="Aptos"/>
          <w:sz w:val="24"/>
          <w:szCs w:val="24"/>
          <w:lang w:val="en-US"/>
        </w:rPr>
        <w:fldChar w:fldCharType="separate"/>
      </w:r>
      <w:r w:rsidR="00FD157D">
        <w:rPr>
          <w:rFonts w:eastAsia="Aptos"/>
          <w:noProof/>
          <w:sz w:val="24"/>
          <w:szCs w:val="24"/>
          <w:lang w:val="en-US"/>
        </w:rPr>
        <w:t>(</w:t>
      </w:r>
      <w:hyperlink w:anchor="_ENREF_96" w:tooltip="Perez-Harguindeguy, 2016 #479" w:history="1">
        <w:r w:rsidR="001860FD" w:rsidRPr="001860FD">
          <w:rPr>
            <w:rStyle w:val="Hyperlink"/>
          </w:rPr>
          <w:t>Perez-Harguindeguy et al., 2016</w:t>
        </w:r>
      </w:hyperlink>
      <w:r w:rsidR="00FD157D">
        <w:rPr>
          <w:rFonts w:eastAsia="Aptos"/>
          <w:noProof/>
          <w:sz w:val="24"/>
          <w:szCs w:val="24"/>
          <w:lang w:val="en-US"/>
        </w:rPr>
        <w:t>)</w:t>
      </w:r>
      <w:r w:rsidR="00C54252" w:rsidRPr="002C3867">
        <w:rPr>
          <w:rFonts w:eastAsia="Aptos"/>
          <w:sz w:val="24"/>
          <w:szCs w:val="24"/>
          <w:lang w:val="en-US"/>
        </w:rPr>
        <w:fldChar w:fldCharType="end"/>
      </w:r>
      <w:r w:rsidR="7052448E" w:rsidRPr="002C3867">
        <w:rPr>
          <w:rFonts w:eastAsia="Aptos"/>
          <w:sz w:val="24"/>
          <w:szCs w:val="24"/>
          <w:lang w:val="en-US"/>
        </w:rPr>
        <w:t>.</w:t>
      </w:r>
      <w:r w:rsidR="652E808D" w:rsidRPr="002C3867">
        <w:rPr>
          <w:rFonts w:eastAsia="Aptos"/>
          <w:sz w:val="24"/>
          <w:szCs w:val="24"/>
          <w:lang w:val="en-US"/>
        </w:rPr>
        <w:t xml:space="preserve"> </w:t>
      </w:r>
      <w:r w:rsidR="339547F3" w:rsidRPr="002C3867">
        <w:rPr>
          <w:rFonts w:eastAsia="Aptos"/>
          <w:sz w:val="24"/>
          <w:szCs w:val="24"/>
          <w:lang w:val="en-US"/>
        </w:rPr>
        <w:t xml:space="preserve">Both </w:t>
      </w:r>
      <w:r w:rsidR="28553383" w:rsidRPr="002C3867">
        <w:rPr>
          <w:rFonts w:eastAsia="Aptos"/>
          <w:sz w:val="24"/>
          <w:szCs w:val="24"/>
          <w:lang w:val="en-US"/>
        </w:rPr>
        <w:t>traits</w:t>
      </w:r>
      <w:r w:rsidR="339547F3" w:rsidRPr="002C3867">
        <w:rPr>
          <w:rFonts w:eastAsia="Aptos"/>
          <w:sz w:val="24"/>
          <w:szCs w:val="24"/>
          <w:lang w:val="en-US"/>
        </w:rPr>
        <w:t xml:space="preserve"> </w:t>
      </w:r>
      <w:r w:rsidR="522D07B3" w:rsidRPr="002C3867">
        <w:rPr>
          <w:rFonts w:eastAsia="Aptos"/>
          <w:sz w:val="24"/>
          <w:szCs w:val="24"/>
          <w:lang w:val="en-US"/>
        </w:rPr>
        <w:t>can</w:t>
      </w:r>
      <w:r w:rsidR="0D560785" w:rsidRPr="002C3867">
        <w:rPr>
          <w:rFonts w:eastAsia="Aptos"/>
          <w:sz w:val="24"/>
          <w:szCs w:val="24"/>
          <w:lang w:val="en-US"/>
        </w:rPr>
        <w:t xml:space="preserve"> also</w:t>
      </w:r>
      <w:r w:rsidR="339547F3" w:rsidRPr="002C3867">
        <w:rPr>
          <w:rFonts w:eastAsia="Aptos"/>
          <w:sz w:val="24"/>
          <w:szCs w:val="24"/>
          <w:lang w:val="en-US"/>
        </w:rPr>
        <w:t xml:space="preserve"> vary substantially among species</w:t>
      </w:r>
      <w:r w:rsidR="441C2238" w:rsidRPr="002C3867">
        <w:rPr>
          <w:rFonts w:eastAsia="Aptos"/>
          <w:sz w:val="24"/>
          <w:szCs w:val="24"/>
          <w:lang w:val="en-US"/>
        </w:rPr>
        <w:t xml:space="preserve"> in an ecosystem</w:t>
      </w:r>
      <w:r w:rsidR="339547F3" w:rsidRPr="002C3867">
        <w:rPr>
          <w:rFonts w:eastAsia="Aptos"/>
          <w:sz w:val="24"/>
          <w:szCs w:val="24"/>
          <w:lang w:val="en-US"/>
        </w:rPr>
        <w:t xml:space="preserve"> due to </w:t>
      </w:r>
      <w:r w:rsidR="68B93D6D" w:rsidRPr="002C3867">
        <w:rPr>
          <w:rFonts w:eastAsia="Aptos"/>
          <w:sz w:val="24"/>
          <w:szCs w:val="24"/>
          <w:lang w:val="en-US"/>
        </w:rPr>
        <w:t>plant life-cycles</w:t>
      </w:r>
      <w:r w:rsidR="441C2238" w:rsidRPr="002C3867">
        <w:rPr>
          <w:rFonts w:eastAsia="Aptos"/>
          <w:sz w:val="24"/>
          <w:szCs w:val="24"/>
          <w:lang w:val="en-US"/>
        </w:rPr>
        <w:t xml:space="preserve">, </w:t>
      </w:r>
      <w:r w:rsidR="68B93D6D" w:rsidRPr="002C3867">
        <w:rPr>
          <w:rFonts w:eastAsia="Aptos"/>
          <w:sz w:val="24"/>
          <w:szCs w:val="24"/>
          <w:lang w:val="en-US"/>
        </w:rPr>
        <w:t>growth forms</w:t>
      </w:r>
      <w:r w:rsidR="6DAF4DBF" w:rsidRPr="002C3867">
        <w:rPr>
          <w:rFonts w:eastAsia="Aptos"/>
          <w:sz w:val="24"/>
          <w:szCs w:val="24"/>
          <w:lang w:val="en-US"/>
        </w:rPr>
        <w:t xml:space="preserve">, and </w:t>
      </w:r>
      <w:r w:rsidR="6BFB2C34" w:rsidRPr="002C3867">
        <w:rPr>
          <w:rFonts w:eastAsia="Aptos"/>
          <w:sz w:val="24"/>
          <w:szCs w:val="24"/>
          <w:lang w:val="en-US"/>
        </w:rPr>
        <w:t xml:space="preserve">life strategies </w:t>
      </w:r>
      <w:r w:rsidR="47FFF0B4" w:rsidRPr="002C3867">
        <w:rPr>
          <w:rFonts w:eastAsia="Aptos"/>
          <w:sz w:val="24"/>
          <w:szCs w:val="24"/>
          <w:lang w:val="en-US"/>
        </w:rPr>
        <w:t xml:space="preserve">(e.g. </w:t>
      </w:r>
      <w:r w:rsidR="6DAF4DBF" w:rsidRPr="002C3867">
        <w:rPr>
          <w:rFonts w:eastAsia="Aptos"/>
          <w:sz w:val="24"/>
          <w:szCs w:val="24"/>
          <w:lang w:val="en-US"/>
        </w:rPr>
        <w:t>drought-escape versus drought-avoidance</w:t>
      </w:r>
      <w:r w:rsidR="46F47469" w:rsidRPr="002C3867">
        <w:rPr>
          <w:rFonts w:eastAsia="Aptos"/>
          <w:sz w:val="24"/>
          <w:szCs w:val="24"/>
          <w:lang w:val="en-US"/>
        </w:rPr>
        <w:t>)</w:t>
      </w:r>
      <w:r w:rsidR="77A6C943" w:rsidRPr="002C3867">
        <w:rPr>
          <w:rFonts w:eastAsia="Aptos"/>
          <w:sz w:val="24"/>
          <w:szCs w:val="24"/>
          <w:lang w:val="en-US"/>
        </w:rPr>
        <w:t xml:space="preserve"> </w:t>
      </w:r>
      <w:r w:rsidR="00432952" w:rsidRPr="002C3867">
        <w:rPr>
          <w:rFonts w:eastAsia="Aptos"/>
          <w:sz w:val="24"/>
          <w:szCs w:val="24"/>
        </w:rPr>
        <w:fldChar w:fldCharType="begin"/>
      </w:r>
      <w:r w:rsidR="00FD157D">
        <w:rPr>
          <w:rFonts w:eastAsia="Aptos"/>
          <w:sz w:val="24"/>
          <w:szCs w:val="24"/>
        </w:rPr>
        <w:instrText xml:space="preserve"> ADDIN EN.CITE &lt;EndNote&gt;&lt;Cite&gt;&lt;Author&gt;Wright&lt;/Author&gt;&lt;Year&gt;2024&lt;/Year&gt;&lt;RecNum&gt;329&lt;/RecNum&gt;&lt;DisplayText&gt;(Blumenthal et al., 2020; Wright and Francia, 2024)&lt;/DisplayText&gt;&lt;record&gt;&lt;rec-number&gt;329&lt;/rec-number&gt;&lt;foreign-keys&gt;&lt;key app="EN" db-id="psp5wa0pi9f5weevsxkxzdekszp2z090pt9e" timestamp="1733425303"&gt;329&lt;/key&gt;&lt;/foreign-keys&gt;&lt;ref-type name="Journal Article"&gt;17&lt;/ref-type&gt;&lt;contributors&gt;&lt;authors&gt;&lt;author&gt;Wright, AJ&lt;/author&gt;&lt;author&gt;Francia, RM&lt;/author&gt;&lt;/authors&gt;&lt;/contributors&gt;&lt;titles&gt;&lt;title&gt;Plant traits, microclimate temperature and humidity: A research agenda for advancing nature</w:instrText>
      </w:r>
      <w:r w:rsidR="00FD157D">
        <w:rPr>
          <w:rFonts w:ascii="Cambria Math" w:eastAsia="Aptos" w:hAnsi="Cambria Math" w:cs="Cambria Math"/>
          <w:sz w:val="24"/>
          <w:szCs w:val="24"/>
        </w:rPr>
        <w:instrText>‐</w:instrText>
      </w:r>
      <w:r w:rsidR="00FD157D">
        <w:rPr>
          <w:rFonts w:eastAsia="Aptos"/>
          <w:sz w:val="24"/>
          <w:szCs w:val="24"/>
        </w:rPr>
        <w:instrText>based solutions to a warming and drying climate&lt;/title&gt;&lt;secondary-title&gt;Journal of Ecology&lt;/secondary-title&gt;&lt;/titles&gt;&lt;periodical&gt;&lt;full-title&gt;Journal of Ecology&lt;/full-title&gt;&lt;/periodical&gt;&lt;dates&gt;&lt;year&gt;2024&lt;/year&gt;&lt;/dates&gt;&lt;isbn&gt;0022-0477&lt;/isbn&gt;&lt;urls&gt;&lt;/urls&gt;&lt;/record&gt;&lt;/Cite&gt;&lt;Cite&gt;&lt;Author&gt;Blumenthal&lt;/Author&gt;&lt;Year&gt;2020&lt;/Year&gt;&lt;RecNum&gt;328&lt;/RecNum&gt;&lt;record&gt;&lt;rec-number&gt;328&lt;/rec-number&gt;&lt;foreign-keys&gt;&lt;key app="EN" db-id="psp5wa0pi9f5weevsxkxzdekszp2z090pt9e" timestamp="1733425256"&gt;328&lt;/key&gt;&lt;/foreign-keys&gt;&lt;ref-type name="Journal Article"&gt;17&lt;/ref-type&gt;&lt;contributors&gt;&lt;authors&gt;&lt;author&gt;Blumenthal, Dana M&lt;/author&gt;&lt;author&gt;Mueller, Kevin E&lt;/author&gt;&lt;author&gt;Kray, Julie A&lt;/author&gt;&lt;author&gt;Ocheltree, Troy W&lt;/author&gt;&lt;author&gt;Augustine, David J&lt;/author&gt;&lt;author&gt;Wilcox, Kevin R&lt;/author&gt;&lt;/authors&gt;&lt;/contributors&gt;&lt;titles&gt;&lt;title&gt;Traits link drought resistance with herbivore defence and plant economics in semi</w:instrText>
      </w:r>
      <w:r w:rsidR="00FD157D">
        <w:rPr>
          <w:rFonts w:ascii="Cambria Math" w:eastAsia="Aptos" w:hAnsi="Cambria Math" w:cs="Cambria Math"/>
          <w:sz w:val="24"/>
          <w:szCs w:val="24"/>
        </w:rPr>
        <w:instrText>‐</w:instrText>
      </w:r>
      <w:r w:rsidR="00FD157D">
        <w:rPr>
          <w:rFonts w:eastAsia="Aptos"/>
          <w:sz w:val="24"/>
          <w:szCs w:val="24"/>
        </w:rPr>
        <w:instrText>arid grasslands: The central roles of phenology and leaf dry matter content&lt;/title&gt;&lt;secondary-title&gt;Journal of Ecology&lt;/secondary-title&gt;&lt;/titles&gt;&lt;periodical&gt;&lt;full-title&gt;Journal of Ecology&lt;/full-title&gt;&lt;/periodical&gt;&lt;pages&gt;2336-2351&lt;/pages&gt;&lt;volume&gt;108&lt;/volume&gt;&lt;number&gt;6&lt;/number&gt;&lt;dates&gt;&lt;year&gt;2020&lt;/year&gt;&lt;/dates&gt;&lt;isbn&gt;0022-0477&lt;/isbn&gt;&lt;urls&gt;&lt;/urls&gt;&lt;/record&gt;&lt;/Cite&gt;&lt;/EndNote&gt;</w:instrText>
      </w:r>
      <w:r w:rsidR="00432952" w:rsidRPr="002C3867">
        <w:rPr>
          <w:rFonts w:eastAsia="Aptos"/>
          <w:sz w:val="24"/>
          <w:szCs w:val="24"/>
        </w:rPr>
        <w:fldChar w:fldCharType="separate"/>
      </w:r>
      <w:r w:rsidR="00FD157D">
        <w:rPr>
          <w:rFonts w:eastAsia="Aptos"/>
          <w:noProof/>
          <w:sz w:val="24"/>
          <w:szCs w:val="24"/>
        </w:rPr>
        <w:t>(</w:t>
      </w:r>
      <w:hyperlink w:anchor="_ENREF_15" w:tooltip="Blumenthal, 2020 #328" w:history="1">
        <w:r w:rsidR="001860FD" w:rsidRPr="001860FD">
          <w:rPr>
            <w:rStyle w:val="Hyperlink"/>
          </w:rPr>
          <w:t>Blumenthal et al., 2020</w:t>
        </w:r>
      </w:hyperlink>
      <w:r w:rsidR="00FD157D">
        <w:rPr>
          <w:rFonts w:eastAsia="Aptos"/>
          <w:noProof/>
          <w:sz w:val="24"/>
          <w:szCs w:val="24"/>
        </w:rPr>
        <w:t xml:space="preserve">; </w:t>
      </w:r>
      <w:hyperlink w:anchor="_ENREF_141" w:tooltip="Wright, 2024 #329" w:history="1">
        <w:r w:rsidR="001860FD" w:rsidRPr="001860FD">
          <w:rPr>
            <w:rStyle w:val="Hyperlink"/>
          </w:rPr>
          <w:t>Wright and Francia, 2024</w:t>
        </w:r>
      </w:hyperlink>
      <w:r w:rsidR="00FD157D">
        <w:rPr>
          <w:rFonts w:eastAsia="Aptos"/>
          <w:noProof/>
          <w:sz w:val="24"/>
          <w:szCs w:val="24"/>
        </w:rPr>
        <w:t>)</w:t>
      </w:r>
      <w:r w:rsidR="00432952" w:rsidRPr="002C3867">
        <w:rPr>
          <w:rFonts w:eastAsia="Aptos"/>
          <w:sz w:val="24"/>
          <w:szCs w:val="24"/>
        </w:rPr>
        <w:fldChar w:fldCharType="end"/>
      </w:r>
      <w:r w:rsidR="68B93D6D" w:rsidRPr="002C3867">
        <w:rPr>
          <w:rFonts w:eastAsia="Aptos"/>
          <w:sz w:val="24"/>
          <w:szCs w:val="24"/>
          <w:lang w:val="en-US"/>
        </w:rPr>
        <w:t>.</w:t>
      </w:r>
      <w:r w:rsidR="0D560785" w:rsidRPr="002C3867">
        <w:rPr>
          <w:rFonts w:eastAsia="Aptos"/>
          <w:sz w:val="24"/>
          <w:szCs w:val="24"/>
          <w:lang w:val="en-US"/>
        </w:rPr>
        <w:t xml:space="preserve"> </w:t>
      </w:r>
    </w:p>
    <w:p w14:paraId="52CEFB8A" w14:textId="44BA1B73" w:rsidR="001C4237" w:rsidRPr="002C3867" w:rsidRDefault="68B93D6D" w:rsidP="004800E7">
      <w:pPr>
        <w:spacing w:after="160" w:line="360" w:lineRule="auto"/>
        <w:rPr>
          <w:rFonts w:eastAsia="Aptos"/>
          <w:sz w:val="24"/>
          <w:szCs w:val="24"/>
          <w:lang w:val="en-US"/>
        </w:rPr>
      </w:pPr>
      <w:r w:rsidRPr="002C3867">
        <w:rPr>
          <w:rFonts w:eastAsia="Aptos"/>
          <w:sz w:val="24"/>
          <w:szCs w:val="24"/>
          <w:lang w:val="en-US"/>
        </w:rPr>
        <w:t xml:space="preserve">In 2010, the Church’s Park fire burned 200 hectares of lodgepole pine </w:t>
      </w:r>
      <w:r w:rsidR="0BBF8842" w:rsidRPr="002C3867">
        <w:rPr>
          <w:rFonts w:eastAsia="Aptos"/>
          <w:sz w:val="24"/>
          <w:szCs w:val="24"/>
          <w:lang w:val="en-US"/>
        </w:rPr>
        <w:t>(</w:t>
      </w:r>
      <w:r w:rsidR="0BBF8842" w:rsidRPr="002C3867">
        <w:rPr>
          <w:rFonts w:eastAsia="Aptos"/>
          <w:i/>
          <w:iCs/>
          <w:sz w:val="24"/>
          <w:szCs w:val="24"/>
          <w:lang w:val="en-US"/>
        </w:rPr>
        <w:t>Pinus contorta</w:t>
      </w:r>
      <w:r w:rsidR="0BBF8842" w:rsidRPr="002C3867">
        <w:rPr>
          <w:rFonts w:eastAsia="Aptos"/>
          <w:sz w:val="24"/>
          <w:szCs w:val="24"/>
          <w:lang w:val="en-US"/>
        </w:rPr>
        <w:t xml:space="preserve">) </w:t>
      </w:r>
      <w:r w:rsidRPr="002C3867">
        <w:rPr>
          <w:rFonts w:eastAsia="Aptos"/>
          <w:sz w:val="24"/>
          <w:szCs w:val="24"/>
          <w:lang w:val="en-US"/>
        </w:rPr>
        <w:t>forest northwest of Fraser, CO.</w:t>
      </w:r>
      <w:r w:rsidR="7665ACEB" w:rsidRPr="002C3867">
        <w:rPr>
          <w:rFonts w:eastAsia="Aptos"/>
          <w:sz w:val="24"/>
          <w:szCs w:val="24"/>
          <w:lang w:val="en-US"/>
        </w:rPr>
        <w:t xml:space="preserve"> Lodgepole pine is a key</w:t>
      </w:r>
      <w:r w:rsidR="14371C48" w:rsidRPr="002C3867">
        <w:rPr>
          <w:rFonts w:eastAsia="Aptos"/>
          <w:sz w:val="24"/>
          <w:szCs w:val="24"/>
          <w:lang w:val="en-US"/>
        </w:rPr>
        <w:t xml:space="preserve"> forest</w:t>
      </w:r>
      <w:r w:rsidR="7665ACEB" w:rsidRPr="002C3867">
        <w:rPr>
          <w:rFonts w:eastAsia="Aptos"/>
          <w:sz w:val="24"/>
          <w:szCs w:val="24"/>
          <w:lang w:val="en-US"/>
        </w:rPr>
        <w:t xml:space="preserve"> species across </w:t>
      </w:r>
      <w:r w:rsidR="217A9228" w:rsidRPr="002C3867">
        <w:rPr>
          <w:rFonts w:eastAsia="Aptos"/>
          <w:sz w:val="24"/>
          <w:szCs w:val="24"/>
          <w:lang w:val="en-US"/>
        </w:rPr>
        <w:t>w</w:t>
      </w:r>
      <w:r w:rsidR="7665ACEB" w:rsidRPr="002C3867">
        <w:rPr>
          <w:rFonts w:eastAsia="Aptos"/>
          <w:sz w:val="24"/>
          <w:szCs w:val="24"/>
          <w:lang w:val="en-US"/>
        </w:rPr>
        <w:t>est</w:t>
      </w:r>
      <w:r w:rsidR="217A9228" w:rsidRPr="002C3867">
        <w:rPr>
          <w:rFonts w:eastAsia="Aptos"/>
          <w:sz w:val="24"/>
          <w:szCs w:val="24"/>
          <w:lang w:val="en-US"/>
        </w:rPr>
        <w:t xml:space="preserve">ern </w:t>
      </w:r>
      <w:r w:rsidR="361F9D9E" w:rsidRPr="002C3867">
        <w:rPr>
          <w:rFonts w:eastAsia="Aptos"/>
          <w:sz w:val="24"/>
          <w:szCs w:val="24"/>
          <w:lang w:val="en-US"/>
        </w:rPr>
        <w:t>North America</w:t>
      </w:r>
      <w:r w:rsidR="7665ACEB" w:rsidRPr="002C3867">
        <w:rPr>
          <w:rFonts w:eastAsia="Aptos"/>
          <w:sz w:val="24"/>
          <w:szCs w:val="24"/>
          <w:lang w:val="en-US"/>
        </w:rPr>
        <w:t xml:space="preserve"> with a wide</w:t>
      </w:r>
      <w:r w:rsidR="14371C48" w:rsidRPr="002C3867">
        <w:rPr>
          <w:rFonts w:eastAsia="Aptos"/>
          <w:sz w:val="24"/>
          <w:szCs w:val="24"/>
          <w:lang w:val="en-US"/>
        </w:rPr>
        <w:t xml:space="preserve"> but declining distribution</w:t>
      </w:r>
      <w:r w:rsidR="662DAC63" w:rsidRPr="002C3867">
        <w:rPr>
          <w:rFonts w:eastAsia="Aptos"/>
          <w:sz w:val="24"/>
          <w:szCs w:val="24"/>
          <w:lang w:val="en-US"/>
        </w:rPr>
        <w:t xml:space="preserve"> </w:t>
      </w:r>
      <w:r w:rsidR="5459D6A1" w:rsidRPr="002C3867">
        <w:rPr>
          <w:rFonts w:eastAsia="Aptos"/>
          <w:sz w:val="24"/>
          <w:szCs w:val="24"/>
          <w:lang w:val="en-US"/>
        </w:rPr>
        <w:fldChar w:fldCharType="begin"/>
      </w:r>
      <w:r w:rsidR="00FD157D">
        <w:rPr>
          <w:rFonts w:eastAsia="Aptos"/>
          <w:sz w:val="24"/>
          <w:szCs w:val="24"/>
          <w:lang w:val="en-US"/>
        </w:rPr>
        <w:instrText xml:space="preserve"> ADDIN EN.CITE &lt;EndNote&gt;&lt;Cite&gt;&lt;Author&gt;Stanke&lt;/Author&gt;&lt;Year&gt;2021&lt;/Year&gt;&lt;RecNum&gt;301&lt;/RecNum&gt;&lt;DisplayText&gt;(Stanke et al., 2021)&lt;/DisplayText&gt;&lt;record&gt;&lt;rec-number&gt;301&lt;/rec-number&gt;&lt;foreign-keys&gt;&lt;key app="EN" db-id="psp5wa0pi9f5weevsxkxzdekszp2z090pt9e" timestamp="1733423384"&gt;301&lt;/key&gt;&lt;/foreign-keys&gt;&lt;ref-type name="Journal Article"&gt;17&lt;/ref-type&gt;&lt;contributors&gt;&lt;authors&gt;&lt;author&gt;Stanke, Hunter&lt;/author&gt;&lt;author&gt;Finley, Andrew O&lt;/author&gt;&lt;author&gt;Domke, Grant M&lt;/author&gt;&lt;author&gt;Weed, Aaron S&lt;/author&gt;&lt;author&gt;MacFarlane, David W&lt;/author&gt;&lt;/authors&gt;&lt;/contributors&gt;&lt;titles&gt;&lt;title&gt;Over half of western United States&amp;apos; most abundant tree species in decline&lt;/title&gt;&lt;secondary-title&gt;Nature Communications&lt;/secondary-title&gt;&lt;/titles&gt;&lt;periodical&gt;&lt;full-title&gt;Nature Communications&lt;/full-title&gt;&lt;/periodical&gt;&lt;pages&gt;451&lt;/pages&gt;&lt;volume&gt;12&lt;/volume&gt;&lt;number&gt;1&lt;/number&gt;&lt;dates&gt;&lt;year&gt;2021&lt;/year&gt;&lt;/dates&gt;&lt;isbn&gt;2041-1723&lt;/isbn&gt;&lt;urls&gt;&lt;/urls&gt;&lt;/record&gt;&lt;/Cite&gt;&lt;/EndNote&gt;</w:instrText>
      </w:r>
      <w:r w:rsidR="5459D6A1" w:rsidRPr="002C3867">
        <w:rPr>
          <w:rFonts w:eastAsia="Aptos"/>
          <w:sz w:val="24"/>
          <w:szCs w:val="24"/>
          <w:lang w:val="en-US"/>
        </w:rPr>
        <w:fldChar w:fldCharType="separate"/>
      </w:r>
      <w:r w:rsidR="00FD157D">
        <w:rPr>
          <w:rFonts w:eastAsia="Aptos"/>
          <w:noProof/>
          <w:sz w:val="24"/>
          <w:szCs w:val="24"/>
          <w:lang w:val="en-US"/>
        </w:rPr>
        <w:t>(</w:t>
      </w:r>
      <w:hyperlink w:anchor="_ENREF_125" w:tooltip="Stanke, 2021 #301" w:history="1">
        <w:r w:rsidR="001860FD" w:rsidRPr="001860FD">
          <w:rPr>
            <w:rStyle w:val="Hyperlink"/>
          </w:rPr>
          <w:t>Stanke et al., 2021</w:t>
        </w:r>
      </w:hyperlink>
      <w:r w:rsidR="00FD157D">
        <w:rPr>
          <w:rFonts w:eastAsia="Aptos"/>
          <w:noProof/>
          <w:sz w:val="24"/>
          <w:szCs w:val="24"/>
          <w:lang w:val="en-US"/>
        </w:rPr>
        <w:t>)</w:t>
      </w:r>
      <w:r w:rsidR="5459D6A1" w:rsidRPr="002C3867">
        <w:rPr>
          <w:rFonts w:eastAsia="Aptos"/>
          <w:sz w:val="24"/>
          <w:szCs w:val="24"/>
          <w:lang w:val="en-US"/>
        </w:rPr>
        <w:fldChar w:fldCharType="end"/>
      </w:r>
      <w:r w:rsidR="662DAC63" w:rsidRPr="002C3867">
        <w:rPr>
          <w:rFonts w:eastAsia="Aptos"/>
          <w:sz w:val="24"/>
          <w:szCs w:val="24"/>
          <w:lang w:val="en-US"/>
        </w:rPr>
        <w:t>.</w:t>
      </w:r>
      <w:r w:rsidRPr="002C3867">
        <w:rPr>
          <w:rFonts w:eastAsia="Aptos"/>
          <w:sz w:val="24"/>
          <w:szCs w:val="24"/>
          <w:lang w:val="en-US"/>
        </w:rPr>
        <w:t xml:space="preserve"> In June of 2014 research plots were established to investigate the impacts of organic soil amendments (mulch, biochar, mulch + biochar) on soil moisture and nutrients </w:t>
      </w:r>
      <w:r w:rsidR="5459D6A1" w:rsidRPr="002C3867">
        <w:rPr>
          <w:rFonts w:eastAsia="Aptos"/>
          <w:sz w:val="24"/>
          <w:szCs w:val="24"/>
        </w:rPr>
        <w:fldChar w:fldCharType="begin"/>
      </w:r>
      <w:r w:rsidR="00FD157D">
        <w:rPr>
          <w:rFonts w:eastAsia="Aptos"/>
          <w:sz w:val="24"/>
          <w:szCs w:val="24"/>
        </w:rPr>
        <w:instrText xml:space="preserve"> ADDIN EN.CITE &lt;EndNote&gt;&lt;Cite&gt;&lt;Author&gt;Rhoades&lt;/Author&gt;&lt;Year&gt;2017&lt;/Year&gt;&lt;RecNum&gt;308&lt;/RecNum&gt;&lt;DisplayText&gt;(Rhoades et al., 2017)&lt;/DisplayText&gt;&lt;record&gt;&lt;rec-number&gt;308&lt;/rec-number&gt;&lt;foreign-keys&gt;&lt;key app="EN" db-id="psp5wa0pi9f5weevsxkxzdekszp2z090pt9e" timestamp="1733423712"&gt;308&lt;/key&gt;&lt;/foreign-keys&gt;&lt;ref-type name="Journal Article"&gt;17&lt;/ref-type&gt;&lt;contributors&gt;&lt;authors&gt;&lt;author&gt;Rhoades, Charles C&lt;/author&gt;&lt;author&gt;Minatre, Kerri L&lt;/author&gt;&lt;author&gt;Pierson, Derek N&lt;/author&gt;&lt;author&gt;Fegel, Timothy S&lt;/author&gt;&lt;author&gt;Cotrufo, M Francesca&lt;/author&gt;&lt;author&gt;Kelly, Eugene F&lt;/author&gt;&lt;/authors&gt;&lt;/contributors&gt;&lt;titles&gt;&lt;title&gt;Examining the Potential of Forest Residue</w:instrText>
      </w:r>
      <w:r w:rsidR="00FD157D">
        <w:rPr>
          <w:rFonts w:ascii="Cambria Math" w:eastAsia="Aptos" w:hAnsi="Cambria Math" w:cs="Cambria Math"/>
          <w:sz w:val="24"/>
          <w:szCs w:val="24"/>
        </w:rPr>
        <w:instrText>‐</w:instrText>
      </w:r>
      <w:r w:rsidR="00FD157D">
        <w:rPr>
          <w:rFonts w:eastAsia="Aptos"/>
          <w:sz w:val="24"/>
          <w:szCs w:val="24"/>
        </w:rPr>
        <w:instrText>Based Amendments for Post</w:instrText>
      </w:r>
      <w:r w:rsidR="00FD157D">
        <w:rPr>
          <w:rFonts w:ascii="Cambria Math" w:eastAsia="Aptos" w:hAnsi="Cambria Math" w:cs="Cambria Math"/>
          <w:sz w:val="24"/>
          <w:szCs w:val="24"/>
        </w:rPr>
        <w:instrText>‐</w:instrText>
      </w:r>
      <w:r w:rsidR="00FD157D">
        <w:rPr>
          <w:rFonts w:eastAsia="Aptos"/>
          <w:sz w:val="24"/>
          <w:szCs w:val="24"/>
        </w:rPr>
        <w:instrText>Wildfire Rehabilitation in Colorado, USA&lt;/title&gt;&lt;secondary-title&gt;Scientifica&lt;/secondary-title&gt;&lt;/titles&gt;&lt;periodical&gt;&lt;full-title&gt;Scientifica&lt;/full-title&gt;&lt;/periodical&gt;&lt;pages&gt;4758316&lt;/pages&gt;&lt;volume&gt;2017&lt;/volume&gt;&lt;number&gt;1&lt;/number&gt;&lt;dates&gt;&lt;year&gt;2017&lt;/year&gt;&lt;/dates&gt;&lt;isbn&gt;2090-908X&lt;/isbn&gt;&lt;urls&gt;&lt;/urls&gt;&lt;/record&gt;&lt;/Cite&gt;&lt;/EndNote&gt;</w:instrText>
      </w:r>
      <w:r w:rsidR="5459D6A1" w:rsidRPr="002C3867">
        <w:rPr>
          <w:rFonts w:eastAsia="Aptos"/>
          <w:sz w:val="24"/>
          <w:szCs w:val="24"/>
        </w:rPr>
        <w:fldChar w:fldCharType="separate"/>
      </w:r>
      <w:r w:rsidR="00FD157D">
        <w:rPr>
          <w:rFonts w:eastAsia="Aptos"/>
          <w:noProof/>
          <w:sz w:val="24"/>
          <w:szCs w:val="24"/>
        </w:rPr>
        <w:t>(</w:t>
      </w:r>
      <w:hyperlink w:anchor="_ENREF_111" w:tooltip="Rhoades, 2017 #308" w:history="1">
        <w:r w:rsidR="001860FD" w:rsidRPr="001860FD">
          <w:rPr>
            <w:rStyle w:val="Hyperlink"/>
          </w:rPr>
          <w:t>Rhoades et al., 2017</w:t>
        </w:r>
      </w:hyperlink>
      <w:r w:rsidR="00FD157D">
        <w:rPr>
          <w:rFonts w:eastAsia="Aptos"/>
          <w:noProof/>
          <w:sz w:val="24"/>
          <w:szCs w:val="24"/>
        </w:rPr>
        <w:t>)</w:t>
      </w:r>
      <w:r w:rsidR="5459D6A1" w:rsidRPr="002C3867">
        <w:rPr>
          <w:rFonts w:eastAsia="Aptos"/>
          <w:sz w:val="24"/>
          <w:szCs w:val="24"/>
        </w:rPr>
        <w:fldChar w:fldCharType="end"/>
      </w:r>
      <w:r w:rsidRPr="002C3867">
        <w:rPr>
          <w:rFonts w:eastAsia="Aptos"/>
          <w:sz w:val="24"/>
          <w:szCs w:val="24"/>
          <w:lang w:val="en-US"/>
        </w:rPr>
        <w:t xml:space="preserve">. The goal of the current study was to revisit these sites </w:t>
      </w:r>
      <w:r w:rsidR="6BC13C69" w:rsidRPr="002C3867">
        <w:rPr>
          <w:rFonts w:eastAsia="Aptos"/>
          <w:sz w:val="24"/>
          <w:szCs w:val="24"/>
          <w:lang w:val="en-US"/>
        </w:rPr>
        <w:t xml:space="preserve">thirteen </w:t>
      </w:r>
      <w:r w:rsidRPr="002C3867">
        <w:rPr>
          <w:rFonts w:eastAsia="Aptos"/>
          <w:sz w:val="24"/>
          <w:szCs w:val="24"/>
          <w:lang w:val="en-US"/>
        </w:rPr>
        <w:t xml:space="preserve">years after the fire and </w:t>
      </w:r>
      <w:r w:rsidR="1B3D76B7" w:rsidRPr="002C3867">
        <w:rPr>
          <w:rFonts w:eastAsia="Aptos"/>
          <w:sz w:val="24"/>
          <w:szCs w:val="24"/>
          <w:lang w:val="en-US"/>
        </w:rPr>
        <w:t xml:space="preserve">nine </w:t>
      </w:r>
      <w:r w:rsidRPr="002C3867">
        <w:rPr>
          <w:rFonts w:eastAsia="Aptos"/>
          <w:sz w:val="24"/>
          <w:szCs w:val="24"/>
          <w:lang w:val="en-US"/>
        </w:rPr>
        <w:t>years after soil amendment applications to resample soil moisture and nutrients, and collect additional measurements of vegetation community, soil microbial communities, and plant functional traits.</w:t>
      </w:r>
      <w:r w:rsidR="4BA8A3B9" w:rsidRPr="002C3867">
        <w:rPr>
          <w:rFonts w:eastAsia="Aptos"/>
          <w:sz w:val="24"/>
          <w:szCs w:val="24"/>
          <w:lang w:val="en-US"/>
        </w:rPr>
        <w:t xml:space="preserve"> </w:t>
      </w:r>
      <w:r w:rsidR="535C8FE0" w:rsidRPr="002C3867">
        <w:rPr>
          <w:rFonts w:eastAsia="Aptos"/>
          <w:sz w:val="24"/>
          <w:szCs w:val="24"/>
          <w:lang w:val="en-US"/>
        </w:rPr>
        <w:t>W</w:t>
      </w:r>
      <w:r w:rsidR="4BA8A3B9" w:rsidRPr="002C3867">
        <w:rPr>
          <w:rFonts w:eastAsia="Aptos"/>
          <w:sz w:val="24"/>
          <w:szCs w:val="24"/>
          <w:lang w:val="en-US"/>
        </w:rPr>
        <w:t xml:space="preserve">e selected two </w:t>
      </w:r>
      <w:r w:rsidR="535C8FE0" w:rsidRPr="002C3867">
        <w:rPr>
          <w:rFonts w:eastAsia="Aptos"/>
          <w:sz w:val="24"/>
          <w:szCs w:val="24"/>
          <w:lang w:val="en-US"/>
        </w:rPr>
        <w:t>abundant</w:t>
      </w:r>
      <w:r w:rsidR="4BA8A3B9" w:rsidRPr="002C3867">
        <w:rPr>
          <w:rFonts w:eastAsia="Aptos"/>
          <w:sz w:val="24"/>
          <w:szCs w:val="24"/>
          <w:lang w:val="en-US"/>
        </w:rPr>
        <w:t xml:space="preserve"> </w:t>
      </w:r>
      <w:r w:rsidR="41BD150A" w:rsidRPr="002C3867">
        <w:rPr>
          <w:rFonts w:eastAsia="Aptos"/>
          <w:sz w:val="24"/>
          <w:szCs w:val="24"/>
          <w:lang w:val="en-US"/>
        </w:rPr>
        <w:t xml:space="preserve">plant </w:t>
      </w:r>
      <w:r w:rsidR="4BA8A3B9" w:rsidRPr="002C3867">
        <w:rPr>
          <w:rFonts w:eastAsia="Aptos"/>
          <w:sz w:val="24"/>
          <w:szCs w:val="24"/>
          <w:lang w:val="en-US"/>
        </w:rPr>
        <w:t>species</w:t>
      </w:r>
      <w:r w:rsidR="41BD150A" w:rsidRPr="002C3867">
        <w:rPr>
          <w:rFonts w:eastAsia="Aptos"/>
          <w:sz w:val="24"/>
          <w:szCs w:val="24"/>
          <w:lang w:val="en-US"/>
        </w:rPr>
        <w:t xml:space="preserve"> </w:t>
      </w:r>
      <w:r w:rsidR="392DE770" w:rsidRPr="002C3867">
        <w:rPr>
          <w:rFonts w:eastAsia="Aptos"/>
          <w:sz w:val="24"/>
          <w:szCs w:val="24"/>
          <w:lang w:val="en-US"/>
        </w:rPr>
        <w:t>based on an assumption that</w:t>
      </w:r>
      <w:r w:rsidR="4BA8A3B9" w:rsidRPr="002C3867">
        <w:rPr>
          <w:rFonts w:eastAsia="Aptos"/>
          <w:sz w:val="24"/>
          <w:szCs w:val="24"/>
          <w:lang w:val="en-US"/>
        </w:rPr>
        <w:t xml:space="preserve"> different life-history and growth strategies</w:t>
      </w:r>
      <w:r w:rsidR="2F5483D1" w:rsidRPr="002C3867">
        <w:rPr>
          <w:rFonts w:eastAsia="Aptos"/>
          <w:sz w:val="24"/>
          <w:szCs w:val="24"/>
          <w:lang w:val="en-US"/>
        </w:rPr>
        <w:t xml:space="preserve"> would yield different trait responses to treatments</w:t>
      </w:r>
      <w:r w:rsidR="4EE45D75" w:rsidRPr="002C3867">
        <w:rPr>
          <w:rFonts w:eastAsia="Aptos"/>
          <w:sz w:val="24"/>
          <w:szCs w:val="24"/>
          <w:lang w:val="en-US"/>
        </w:rPr>
        <w:t>: P</w:t>
      </w:r>
      <w:r w:rsidRPr="002C3867">
        <w:rPr>
          <w:rFonts w:eastAsia="Aptos"/>
          <w:sz w:val="24"/>
          <w:szCs w:val="24"/>
          <w:lang w:val="en-US"/>
        </w:rPr>
        <w:t>arry’s goldenrod (</w:t>
      </w:r>
      <w:r w:rsidRPr="002C3867">
        <w:rPr>
          <w:rFonts w:eastAsia="Aptos"/>
          <w:i/>
          <w:iCs/>
          <w:sz w:val="24"/>
          <w:szCs w:val="24"/>
          <w:lang w:val="en-US"/>
        </w:rPr>
        <w:t>Oreochrysum parryi</w:t>
      </w:r>
      <w:r w:rsidRPr="002C3867">
        <w:rPr>
          <w:rFonts w:eastAsia="Aptos"/>
          <w:sz w:val="24"/>
          <w:szCs w:val="24"/>
          <w:lang w:val="en-US"/>
        </w:rPr>
        <w:t>) a basal-sprouting perennial forb which reestablishes via seed after fire, and grouse whortleberry (</w:t>
      </w:r>
      <w:r w:rsidRPr="002C3867">
        <w:rPr>
          <w:rFonts w:eastAsia="Aptos"/>
          <w:i/>
          <w:iCs/>
          <w:sz w:val="24"/>
          <w:szCs w:val="24"/>
          <w:lang w:val="en-US"/>
        </w:rPr>
        <w:t>Vaccinium scoparium</w:t>
      </w:r>
      <w:r w:rsidRPr="002C3867">
        <w:rPr>
          <w:rFonts w:eastAsia="Aptos"/>
          <w:sz w:val="24"/>
          <w:szCs w:val="24"/>
          <w:lang w:val="en-US"/>
        </w:rPr>
        <w:t xml:space="preserve">) a deciduous shrub which resprouts from rhizomes after fire. </w:t>
      </w:r>
      <w:r w:rsidR="09088108" w:rsidRPr="002C3867">
        <w:rPr>
          <w:rFonts w:eastAsia="Aptos"/>
          <w:sz w:val="24"/>
          <w:szCs w:val="24"/>
          <w:lang w:val="en-US"/>
        </w:rPr>
        <w:t xml:space="preserve">Our </w:t>
      </w:r>
      <w:r w:rsidRPr="002C3867">
        <w:rPr>
          <w:rFonts w:eastAsia="Aptos"/>
          <w:sz w:val="24"/>
          <w:szCs w:val="24"/>
          <w:lang w:val="en-US"/>
        </w:rPr>
        <w:lastRenderedPageBreak/>
        <w:t xml:space="preserve">overarching goal </w:t>
      </w:r>
      <w:r w:rsidR="09088108" w:rsidRPr="002C3867">
        <w:rPr>
          <w:rFonts w:eastAsia="Aptos"/>
          <w:sz w:val="24"/>
          <w:szCs w:val="24"/>
          <w:lang w:val="en-US"/>
        </w:rPr>
        <w:t xml:space="preserve">was </w:t>
      </w:r>
      <w:r w:rsidRPr="002C3867">
        <w:rPr>
          <w:rFonts w:eastAsia="Aptos"/>
          <w:sz w:val="24"/>
          <w:szCs w:val="24"/>
          <w:lang w:val="en-US"/>
        </w:rPr>
        <w:t xml:space="preserve">to quantify the impact of organic amendment treatment on </w:t>
      </w:r>
      <w:r w:rsidR="7EDD1EB6" w:rsidRPr="002C3867">
        <w:rPr>
          <w:rFonts w:eastAsia="Aptos"/>
          <w:sz w:val="24"/>
          <w:szCs w:val="24"/>
          <w:lang w:val="en-US"/>
        </w:rPr>
        <w:t xml:space="preserve">vegetation recovery in terms of </w:t>
      </w:r>
      <w:r w:rsidR="57F0E19A" w:rsidRPr="002C3867">
        <w:rPr>
          <w:rFonts w:eastAsia="Aptos"/>
          <w:sz w:val="24"/>
          <w:szCs w:val="24"/>
          <w:lang w:val="en-US"/>
        </w:rPr>
        <w:t>changes to community composition</w:t>
      </w:r>
      <w:r w:rsidR="5163F087" w:rsidRPr="002C3867">
        <w:rPr>
          <w:rFonts w:eastAsia="Aptos"/>
          <w:sz w:val="24"/>
          <w:szCs w:val="24"/>
          <w:lang w:val="en-US"/>
        </w:rPr>
        <w:t xml:space="preserve"> and</w:t>
      </w:r>
      <w:r w:rsidR="7EDD1EB6" w:rsidRPr="002C3867">
        <w:rPr>
          <w:rFonts w:eastAsia="Aptos"/>
          <w:sz w:val="24"/>
          <w:szCs w:val="24"/>
          <w:lang w:val="en-US"/>
        </w:rPr>
        <w:t xml:space="preserve"> </w:t>
      </w:r>
      <w:r w:rsidRPr="002C3867">
        <w:rPr>
          <w:rFonts w:eastAsia="Aptos"/>
          <w:sz w:val="24"/>
          <w:szCs w:val="24"/>
          <w:lang w:val="en-US"/>
        </w:rPr>
        <w:t>plant functional traits while accounting for effects of landscape position, soil moisture, nutrients, and microbial community.</w:t>
      </w:r>
      <w:ins w:id="14" w:author="Barnard, David - REE-ARS" w:date="2025-04-29T11:36:00Z" w16du:dateUtc="2025-04-29T17:36:00Z">
        <w:r w:rsidR="005D29CF">
          <w:rPr>
            <w:rFonts w:eastAsia="Aptos"/>
            <w:sz w:val="24"/>
            <w:szCs w:val="24"/>
            <w:lang w:val="en-US"/>
          </w:rPr>
          <w:t xml:space="preserve"> </w:t>
        </w:r>
        <w:r w:rsidR="00FC18EC">
          <w:rPr>
            <w:rFonts w:eastAsia="Aptos"/>
            <w:sz w:val="24"/>
            <w:szCs w:val="24"/>
            <w:lang w:val="en-US"/>
          </w:rPr>
          <w:t>However, we approached th</w:t>
        </w:r>
      </w:ins>
      <w:ins w:id="15" w:author="Barnard, David - REE-ARS" w:date="2025-04-29T11:37:00Z" w16du:dateUtc="2025-04-29T17:37:00Z">
        <w:r w:rsidR="00FC18EC">
          <w:rPr>
            <w:rFonts w:eastAsia="Aptos"/>
            <w:sz w:val="24"/>
            <w:szCs w:val="24"/>
            <w:lang w:val="en-US"/>
          </w:rPr>
          <w:t>is analysis under the assumption that treatment effects may be observed directly (univariate relationships</w:t>
        </w:r>
        <w:r w:rsidR="001D07AE">
          <w:rPr>
            <w:rFonts w:eastAsia="Aptos"/>
            <w:sz w:val="24"/>
            <w:szCs w:val="24"/>
            <w:lang w:val="en-US"/>
          </w:rPr>
          <w:t>, potentially non-linear</w:t>
        </w:r>
        <w:r w:rsidR="00FC18EC">
          <w:rPr>
            <w:rFonts w:eastAsia="Aptos"/>
            <w:sz w:val="24"/>
            <w:szCs w:val="24"/>
            <w:lang w:val="en-US"/>
          </w:rPr>
          <w:t>)</w:t>
        </w:r>
        <w:r w:rsidR="001D07AE">
          <w:rPr>
            <w:rFonts w:eastAsia="Aptos"/>
            <w:sz w:val="24"/>
            <w:szCs w:val="24"/>
            <w:lang w:val="en-US"/>
          </w:rPr>
          <w:t>, or indirectly via mediators. To our knowle</w:t>
        </w:r>
      </w:ins>
      <w:ins w:id="16" w:author="Barnard, David - REE-ARS" w:date="2025-04-29T11:38:00Z" w16du:dateUtc="2025-04-29T17:38:00Z">
        <w:r w:rsidR="001D07AE">
          <w:rPr>
            <w:rFonts w:eastAsia="Aptos"/>
            <w:sz w:val="24"/>
            <w:szCs w:val="24"/>
            <w:lang w:val="en-US"/>
          </w:rPr>
          <w:t xml:space="preserve">dge, no single analytical approach can account for </w:t>
        </w:r>
        <w:r w:rsidR="00CB4FE4">
          <w:rPr>
            <w:rFonts w:eastAsia="Aptos"/>
            <w:sz w:val="24"/>
            <w:szCs w:val="24"/>
            <w:lang w:val="en-US"/>
          </w:rPr>
          <w:t>non-linearity and direct versus indirect effects,</w:t>
        </w:r>
      </w:ins>
      <w:ins w:id="17" w:author="Barnard, David - REE-ARS" w:date="2025-04-29T11:39:00Z" w16du:dateUtc="2025-04-29T17:39:00Z">
        <w:r w:rsidR="00D15C3A">
          <w:rPr>
            <w:rFonts w:eastAsia="Aptos"/>
            <w:sz w:val="24"/>
            <w:szCs w:val="24"/>
            <w:lang w:val="en-US"/>
          </w:rPr>
          <w:t xml:space="preserve"> especially on smaller datasets with </w:t>
        </w:r>
        <w:r w:rsidR="00072553">
          <w:rPr>
            <w:rFonts w:eastAsia="Aptos"/>
            <w:sz w:val="24"/>
            <w:szCs w:val="24"/>
            <w:lang w:val="en-US"/>
          </w:rPr>
          <w:t>many</w:t>
        </w:r>
        <w:r w:rsidR="00D15C3A">
          <w:rPr>
            <w:rFonts w:eastAsia="Aptos"/>
            <w:sz w:val="24"/>
            <w:szCs w:val="24"/>
            <w:lang w:val="en-US"/>
          </w:rPr>
          <w:t xml:space="preserve"> predictors relative to observations. T</w:t>
        </w:r>
      </w:ins>
      <w:ins w:id="18" w:author="Barnard, David - REE-ARS" w:date="2025-04-29T11:38:00Z" w16du:dateUtc="2025-04-29T17:38:00Z">
        <w:r w:rsidR="00CB4FE4">
          <w:rPr>
            <w:rFonts w:eastAsia="Aptos"/>
            <w:sz w:val="24"/>
            <w:szCs w:val="24"/>
            <w:lang w:val="en-US"/>
          </w:rPr>
          <w:t>hus</w:t>
        </w:r>
      </w:ins>
      <w:ins w:id="19" w:author="Barnard, David - REE-ARS" w:date="2025-04-29T11:39:00Z" w16du:dateUtc="2025-04-29T17:39:00Z">
        <w:r w:rsidR="00D15C3A">
          <w:rPr>
            <w:rFonts w:eastAsia="Aptos"/>
            <w:sz w:val="24"/>
            <w:szCs w:val="24"/>
            <w:lang w:val="en-US"/>
          </w:rPr>
          <w:t>,</w:t>
        </w:r>
      </w:ins>
      <w:ins w:id="20" w:author="Barnard, David - REE-ARS" w:date="2025-04-29T11:38:00Z" w16du:dateUtc="2025-04-29T17:38:00Z">
        <w:r w:rsidR="00CB4FE4">
          <w:rPr>
            <w:rFonts w:eastAsia="Aptos"/>
            <w:sz w:val="24"/>
            <w:szCs w:val="24"/>
            <w:lang w:val="en-US"/>
          </w:rPr>
          <w:t xml:space="preserve"> we employed </w:t>
        </w:r>
      </w:ins>
      <w:ins w:id="21" w:author="Barnard, David - REE-ARS" w:date="2025-04-29T11:25:00Z" w16du:dateUtc="2025-04-29T17:25:00Z">
        <w:r w:rsidR="00386AB9">
          <w:rPr>
            <w:rFonts w:eastAsia="Aptos"/>
            <w:sz w:val="24"/>
            <w:szCs w:val="24"/>
            <w:lang w:val="en-US"/>
          </w:rPr>
          <w:t>a</w:t>
        </w:r>
      </w:ins>
      <w:del w:id="22" w:author="Barnard, David - REE-ARS" w:date="2025-04-29T11:25:00Z" w16du:dateUtc="2025-04-29T17:25:00Z">
        <w:r w:rsidRPr="002C3867" w:rsidDel="00386AB9">
          <w:rPr>
            <w:rFonts w:eastAsia="Aptos"/>
            <w:sz w:val="24"/>
            <w:szCs w:val="24"/>
            <w:lang w:val="en-US"/>
          </w:rPr>
          <w:delText xml:space="preserve"> </w:delText>
        </w:r>
        <w:r w:rsidR="71124D6E" w:rsidRPr="002C3867" w:rsidDel="00386AB9">
          <w:rPr>
            <w:rFonts w:eastAsia="Aptos"/>
            <w:sz w:val="24"/>
            <w:szCs w:val="24"/>
            <w:lang w:val="en-US"/>
          </w:rPr>
          <w:delText>Using a</w:delText>
        </w:r>
      </w:del>
      <w:r w:rsidR="71124D6E" w:rsidRPr="002C3867">
        <w:rPr>
          <w:rFonts w:eastAsia="Aptos"/>
          <w:sz w:val="24"/>
          <w:szCs w:val="24"/>
          <w:lang w:val="en-US"/>
        </w:rPr>
        <w:t xml:space="preserve"> multi</w:t>
      </w:r>
      <w:r w:rsidR="74D5DF1F" w:rsidRPr="002C3867">
        <w:rPr>
          <w:rFonts w:eastAsia="Aptos"/>
          <w:sz w:val="24"/>
          <w:szCs w:val="24"/>
          <w:lang w:val="en-US"/>
        </w:rPr>
        <w:t>faceted</w:t>
      </w:r>
      <w:r w:rsidR="71124D6E" w:rsidRPr="002C3867">
        <w:rPr>
          <w:rFonts w:eastAsia="Aptos"/>
          <w:sz w:val="24"/>
          <w:szCs w:val="24"/>
          <w:lang w:val="en-US"/>
        </w:rPr>
        <w:t xml:space="preserve"> analytical approach</w:t>
      </w:r>
      <w:r w:rsidR="5163F087" w:rsidRPr="002C3867">
        <w:rPr>
          <w:rFonts w:eastAsia="Aptos"/>
          <w:sz w:val="24"/>
          <w:szCs w:val="24"/>
          <w:lang w:val="en-US"/>
        </w:rPr>
        <w:t xml:space="preserve"> </w:t>
      </w:r>
      <w:del w:id="23" w:author="Barnard, David - REE-ARS" w:date="2025-04-29T11:39:00Z" w16du:dateUtc="2025-04-29T17:39:00Z">
        <w:r w:rsidR="5163F087" w:rsidRPr="002C3867" w:rsidDel="00072553">
          <w:rPr>
            <w:rFonts w:eastAsia="Aptos"/>
            <w:sz w:val="24"/>
            <w:szCs w:val="24"/>
            <w:lang w:val="en-US"/>
          </w:rPr>
          <w:delText xml:space="preserve">that included </w:delText>
        </w:r>
      </w:del>
      <w:del w:id="24" w:author="Barnard, David - REE-ARS" w:date="2025-04-29T11:25:00Z" w16du:dateUtc="2025-04-29T17:25:00Z">
        <w:r w:rsidR="5163F087" w:rsidRPr="002C3867" w:rsidDel="00386AB9">
          <w:rPr>
            <w:rFonts w:eastAsia="Aptos"/>
            <w:sz w:val="24"/>
            <w:szCs w:val="24"/>
            <w:lang w:val="en-US"/>
          </w:rPr>
          <w:delText xml:space="preserve">analysis of variance, </w:delText>
        </w:r>
        <w:r w:rsidR="31A48230" w:rsidRPr="002C3867" w:rsidDel="00386AB9">
          <w:rPr>
            <w:rFonts w:eastAsia="Aptos"/>
            <w:sz w:val="24"/>
            <w:szCs w:val="24"/>
            <w:lang w:val="en-US"/>
          </w:rPr>
          <w:delText>multivariate</w:delText>
        </w:r>
      </w:del>
      <w:del w:id="25" w:author="Barnard, David - REE-ARS" w:date="2025-04-29T11:39:00Z" w16du:dateUtc="2025-04-29T17:39:00Z">
        <w:r w:rsidR="31A48230" w:rsidRPr="002C3867" w:rsidDel="00072553">
          <w:rPr>
            <w:rFonts w:eastAsia="Aptos"/>
            <w:sz w:val="24"/>
            <w:szCs w:val="24"/>
            <w:lang w:val="en-US"/>
          </w:rPr>
          <w:delText xml:space="preserve"> ordinations,</w:delText>
        </w:r>
      </w:del>
      <w:ins w:id="26" w:author="Barnard, David - REE-ARS" w:date="2025-04-29T11:39:00Z" w16du:dateUtc="2025-04-29T17:39:00Z">
        <w:r w:rsidR="00072553">
          <w:rPr>
            <w:rFonts w:eastAsia="Aptos"/>
            <w:sz w:val="24"/>
            <w:szCs w:val="24"/>
            <w:lang w:val="en-US"/>
          </w:rPr>
          <w:t>using</w:t>
        </w:r>
      </w:ins>
      <w:ins w:id="27" w:author="Barnard, David - REE-ARS" w:date="2025-04-29T11:41:00Z" w16du:dateUtc="2025-04-29T17:41:00Z">
        <w:r w:rsidR="002C29EF">
          <w:rPr>
            <w:rFonts w:eastAsia="Aptos"/>
            <w:sz w:val="24"/>
            <w:szCs w:val="24"/>
            <w:lang w:val="en-US"/>
          </w:rPr>
          <w:t xml:space="preserve"> </w:t>
        </w:r>
      </w:ins>
      <w:del w:id="28" w:author="Barnard, David - REE-ARS" w:date="2025-04-29T11:45:00Z" w16du:dateUtc="2025-04-29T17:45:00Z">
        <w:r w:rsidR="31A48230" w:rsidRPr="002C3867" w:rsidDel="0043160B">
          <w:rPr>
            <w:rFonts w:eastAsia="Aptos"/>
            <w:sz w:val="24"/>
            <w:szCs w:val="24"/>
            <w:lang w:val="en-US"/>
          </w:rPr>
          <w:delText xml:space="preserve"> </w:delText>
        </w:r>
      </w:del>
      <w:r w:rsidR="5163F087" w:rsidRPr="002C3867">
        <w:rPr>
          <w:rFonts w:eastAsia="Aptos"/>
          <w:sz w:val="24"/>
          <w:szCs w:val="24"/>
          <w:lang w:val="en-US"/>
        </w:rPr>
        <w:t>random forests</w:t>
      </w:r>
      <w:ins w:id="29" w:author="Barnard, David - REE-ARS" w:date="2025-04-29T11:39:00Z" w16du:dateUtc="2025-04-29T17:39:00Z">
        <w:r w:rsidR="00072553">
          <w:rPr>
            <w:rFonts w:eastAsia="Aptos"/>
            <w:sz w:val="24"/>
            <w:szCs w:val="24"/>
            <w:lang w:val="en-US"/>
          </w:rPr>
          <w:t xml:space="preserve"> to id</w:t>
        </w:r>
      </w:ins>
      <w:ins w:id="30" w:author="Barnard, David - REE-ARS" w:date="2025-04-29T11:40:00Z" w16du:dateUtc="2025-04-29T17:40:00Z">
        <w:r w:rsidR="00072553">
          <w:rPr>
            <w:rFonts w:eastAsia="Aptos"/>
            <w:sz w:val="24"/>
            <w:szCs w:val="24"/>
            <w:lang w:val="en-US"/>
          </w:rPr>
          <w:t xml:space="preserve">entify </w:t>
        </w:r>
        <w:r w:rsidR="00FD1CF4">
          <w:rPr>
            <w:rFonts w:eastAsia="Aptos"/>
            <w:sz w:val="24"/>
            <w:szCs w:val="24"/>
            <w:lang w:val="en-US"/>
          </w:rPr>
          <w:t xml:space="preserve">key predictors and </w:t>
        </w:r>
        <w:r w:rsidR="00072553">
          <w:rPr>
            <w:rFonts w:eastAsia="Aptos"/>
            <w:sz w:val="24"/>
            <w:szCs w:val="24"/>
            <w:lang w:val="en-US"/>
          </w:rPr>
          <w:t>non-linear relationships</w:t>
        </w:r>
      </w:ins>
      <w:ins w:id="31" w:author="Barnard, David - REE-ARS" w:date="2025-04-29T11:41:00Z" w16du:dateUtc="2025-04-29T17:41:00Z">
        <w:r w:rsidR="00FD1E32">
          <w:rPr>
            <w:rFonts w:eastAsia="Aptos"/>
            <w:sz w:val="24"/>
            <w:szCs w:val="24"/>
            <w:lang w:val="en-US"/>
          </w:rPr>
          <w:t>,</w:t>
        </w:r>
      </w:ins>
      <w:del w:id="32" w:author="Barnard, David - REE-ARS" w:date="2025-04-29T11:40:00Z" w16du:dateUtc="2025-04-29T17:40:00Z">
        <w:r w:rsidR="5163F087" w:rsidRPr="002C3867" w:rsidDel="00072553">
          <w:rPr>
            <w:rFonts w:eastAsia="Aptos"/>
            <w:sz w:val="24"/>
            <w:szCs w:val="24"/>
            <w:lang w:val="en-US"/>
          </w:rPr>
          <w:delText>,</w:delText>
        </w:r>
      </w:del>
      <w:r w:rsidR="5163F087" w:rsidRPr="002C3867">
        <w:rPr>
          <w:rFonts w:eastAsia="Aptos"/>
          <w:sz w:val="24"/>
          <w:szCs w:val="24"/>
          <w:lang w:val="en-US"/>
        </w:rPr>
        <w:t xml:space="preserve"> and </w:t>
      </w:r>
      <w:del w:id="33" w:author="Barnard, David - REE-ARS" w:date="2025-04-29T11:25:00Z" w16du:dateUtc="2025-04-29T17:25:00Z">
        <w:r w:rsidR="5163F087" w:rsidRPr="002C3867" w:rsidDel="00386AB9">
          <w:rPr>
            <w:rFonts w:eastAsia="Aptos"/>
            <w:sz w:val="24"/>
            <w:szCs w:val="24"/>
            <w:lang w:val="en-US"/>
          </w:rPr>
          <w:delText>structural equation models (SEMs)</w:delText>
        </w:r>
      </w:del>
      <w:ins w:id="34" w:author="Barnard, David - REE-ARS" w:date="2025-04-29T11:25:00Z" w16du:dateUtc="2025-04-29T17:25:00Z">
        <w:r w:rsidR="00386AB9">
          <w:rPr>
            <w:rFonts w:eastAsia="Aptos"/>
            <w:sz w:val="24"/>
            <w:szCs w:val="24"/>
            <w:lang w:val="en-US"/>
          </w:rPr>
          <w:t xml:space="preserve">exploratory </w:t>
        </w:r>
      </w:ins>
      <w:ins w:id="35" w:author="Barnard, David - REE-ARS" w:date="2025-04-29T11:26:00Z" w16du:dateUtc="2025-04-29T17:26:00Z">
        <w:r w:rsidR="00386AB9">
          <w:rPr>
            <w:rFonts w:eastAsia="Aptos"/>
            <w:sz w:val="24"/>
            <w:szCs w:val="24"/>
            <w:lang w:val="en-US"/>
          </w:rPr>
          <w:t>mediation</w:t>
        </w:r>
      </w:ins>
      <w:del w:id="36" w:author="Barnard, David - REE-ARS" w:date="2025-04-29T11:26:00Z" w16du:dateUtc="2025-04-29T17:26:00Z">
        <w:r w:rsidR="71124D6E" w:rsidRPr="002C3867" w:rsidDel="00254AAD">
          <w:rPr>
            <w:rFonts w:eastAsia="Aptos"/>
            <w:sz w:val="24"/>
            <w:szCs w:val="24"/>
            <w:lang w:val="en-US"/>
          </w:rPr>
          <w:delText>, w</w:delText>
        </w:r>
        <w:r w:rsidR="5CBE6884" w:rsidRPr="002C3867" w:rsidDel="00254AAD">
          <w:rPr>
            <w:rFonts w:eastAsia="Aptos"/>
            <w:sz w:val="24"/>
            <w:szCs w:val="24"/>
            <w:lang w:val="en-US"/>
          </w:rPr>
          <w:delText xml:space="preserve">e asked </w:delText>
        </w:r>
      </w:del>
      <w:ins w:id="37" w:author="Barnard, David - REE-ARS" w:date="2025-04-29T11:26:00Z" w16du:dateUtc="2025-04-29T17:26:00Z">
        <w:r w:rsidR="00254AAD">
          <w:rPr>
            <w:rFonts w:eastAsia="Aptos"/>
            <w:sz w:val="24"/>
            <w:szCs w:val="24"/>
            <w:lang w:val="en-US"/>
          </w:rPr>
          <w:t xml:space="preserve"> to </w:t>
        </w:r>
      </w:ins>
      <w:ins w:id="38" w:author="Barnard, David - REE-ARS" w:date="2025-04-29T11:40:00Z" w16du:dateUtc="2025-04-29T17:40:00Z">
        <w:r w:rsidR="00FD1CF4">
          <w:rPr>
            <w:rFonts w:eastAsia="Aptos"/>
            <w:sz w:val="24"/>
            <w:szCs w:val="24"/>
            <w:lang w:val="en-US"/>
          </w:rPr>
          <w:t xml:space="preserve">perform feature selection and identify </w:t>
        </w:r>
      </w:ins>
      <w:ins w:id="39" w:author="Barnard, David - REE-ARS" w:date="2025-04-29T11:41:00Z" w16du:dateUtc="2025-04-29T17:41:00Z">
        <w:r w:rsidR="002C29EF">
          <w:rPr>
            <w:rFonts w:eastAsia="Aptos"/>
            <w:sz w:val="24"/>
            <w:szCs w:val="24"/>
            <w:lang w:val="en-US"/>
          </w:rPr>
          <w:t xml:space="preserve">indirect effects. </w:t>
        </w:r>
      </w:ins>
      <w:commentRangeStart w:id="40"/>
      <w:del w:id="41" w:author="Barnard, David - REE-ARS" w:date="2025-04-29T11:40:00Z" w16du:dateUtc="2025-04-29T17:40:00Z">
        <w:r w:rsidR="5CBE6884" w:rsidRPr="002C3867" w:rsidDel="00FD1CF4">
          <w:rPr>
            <w:rFonts w:eastAsia="Aptos"/>
            <w:sz w:val="24"/>
            <w:szCs w:val="24"/>
            <w:lang w:val="en-US"/>
          </w:rPr>
          <w:delText xml:space="preserve">the </w:delText>
        </w:r>
        <w:r w:rsidRPr="002C3867" w:rsidDel="00FD1CF4">
          <w:rPr>
            <w:rFonts w:eastAsia="Aptos"/>
            <w:sz w:val="24"/>
            <w:szCs w:val="24"/>
            <w:lang w:val="en-US"/>
          </w:rPr>
          <w:delText>following research questions</w:delText>
        </w:r>
      </w:del>
      <w:del w:id="42" w:author="Barnard, David - REE-ARS" w:date="2025-04-29T11:41:00Z" w16du:dateUtc="2025-04-29T17:41:00Z">
        <w:r w:rsidRPr="002C3867" w:rsidDel="002C29EF">
          <w:rPr>
            <w:rFonts w:eastAsia="Aptos"/>
            <w:sz w:val="24"/>
            <w:szCs w:val="24"/>
            <w:lang w:val="en-US"/>
          </w:rPr>
          <w:delText xml:space="preserve">: </w:delText>
        </w:r>
      </w:del>
      <w:ins w:id="43" w:author="Barnard, David - REE-ARS" w:date="2025-04-29T11:41:00Z" w16du:dateUtc="2025-04-29T17:41:00Z">
        <w:r w:rsidR="002C29EF">
          <w:rPr>
            <w:rFonts w:eastAsia="Aptos"/>
            <w:sz w:val="24"/>
            <w:szCs w:val="24"/>
            <w:lang w:val="en-US"/>
          </w:rPr>
          <w:t xml:space="preserve">With this analytical approach we </w:t>
        </w:r>
        <w:r w:rsidR="0028644D">
          <w:rPr>
            <w:rFonts w:eastAsia="Aptos"/>
            <w:sz w:val="24"/>
            <w:szCs w:val="24"/>
            <w:lang w:val="en-US"/>
          </w:rPr>
          <w:t xml:space="preserve">sought to answer </w:t>
        </w:r>
      </w:ins>
      <w:ins w:id="44" w:author="Barnard, David - REE-ARS" w:date="2025-04-29T11:43:00Z" w16du:dateUtc="2025-04-29T17:43:00Z">
        <w:r w:rsidR="009A3AAC">
          <w:rPr>
            <w:rFonts w:eastAsia="Aptos"/>
            <w:sz w:val="24"/>
            <w:szCs w:val="24"/>
            <w:lang w:val="en-US"/>
          </w:rPr>
          <w:t>three</w:t>
        </w:r>
      </w:ins>
      <w:ins w:id="45" w:author="Barnard, David - REE-ARS" w:date="2025-04-29T11:41:00Z" w16du:dateUtc="2025-04-29T17:41:00Z">
        <w:r w:rsidR="0028644D">
          <w:rPr>
            <w:rFonts w:eastAsia="Aptos"/>
            <w:sz w:val="24"/>
            <w:szCs w:val="24"/>
            <w:lang w:val="en-US"/>
          </w:rPr>
          <w:t xml:space="preserve"> </w:t>
        </w:r>
      </w:ins>
      <w:ins w:id="46" w:author="Barnard, David - REE-ARS" w:date="2025-04-29T11:42:00Z" w16du:dateUtc="2025-04-29T17:42:00Z">
        <w:r w:rsidR="0028644D">
          <w:rPr>
            <w:rFonts w:eastAsia="Aptos"/>
            <w:sz w:val="24"/>
            <w:szCs w:val="24"/>
            <w:lang w:val="en-US"/>
          </w:rPr>
          <w:t xml:space="preserve">main research questions: </w:t>
        </w:r>
      </w:ins>
      <w:r w:rsidRPr="002C3867">
        <w:rPr>
          <w:rFonts w:eastAsia="Aptos"/>
          <w:sz w:val="24"/>
          <w:szCs w:val="24"/>
          <w:lang w:val="en-US"/>
        </w:rPr>
        <w:t xml:space="preserve">1) how do organic soil amendments affect </w:t>
      </w:r>
      <w:r w:rsidR="591A330E" w:rsidRPr="002C3867">
        <w:rPr>
          <w:rFonts w:eastAsia="Aptos"/>
          <w:sz w:val="24"/>
          <w:szCs w:val="24"/>
          <w:lang w:val="en-US"/>
        </w:rPr>
        <w:t xml:space="preserve">vegetation recovery in terms of </w:t>
      </w:r>
      <w:r w:rsidRPr="002C3867">
        <w:rPr>
          <w:rFonts w:eastAsia="Aptos"/>
          <w:sz w:val="24"/>
          <w:szCs w:val="24"/>
          <w:lang w:val="en-US"/>
        </w:rPr>
        <w:t xml:space="preserve">plant functional traits and </w:t>
      </w:r>
      <w:r w:rsidR="035199A0" w:rsidRPr="002C3867">
        <w:rPr>
          <w:rFonts w:eastAsia="Aptos"/>
          <w:sz w:val="24"/>
          <w:szCs w:val="24"/>
          <w:lang w:val="en-US"/>
        </w:rPr>
        <w:t xml:space="preserve">plot-level plant and </w:t>
      </w:r>
      <w:r w:rsidRPr="002C3867">
        <w:rPr>
          <w:rFonts w:eastAsia="Aptos"/>
          <w:sz w:val="24"/>
          <w:szCs w:val="24"/>
          <w:lang w:val="en-US"/>
        </w:rPr>
        <w:t xml:space="preserve">soil microbial communities? 2) </w:t>
      </w:r>
      <w:ins w:id="47" w:author="Barnard, David - REE-ARS" w:date="2025-04-29T11:42:00Z" w16du:dateUtc="2025-04-29T17:42:00Z">
        <w:r w:rsidR="000548A7">
          <w:rPr>
            <w:rFonts w:eastAsia="Aptos"/>
            <w:sz w:val="24"/>
            <w:szCs w:val="24"/>
            <w:lang w:val="en-US"/>
          </w:rPr>
          <w:t>Are univari</w:t>
        </w:r>
      </w:ins>
      <w:ins w:id="48" w:author="Barnard, David - REE-ARS" w:date="2025-04-29T11:43:00Z" w16du:dateUtc="2025-04-29T17:43:00Z">
        <w:r w:rsidR="000548A7">
          <w:rPr>
            <w:rFonts w:eastAsia="Aptos"/>
            <w:sz w:val="24"/>
            <w:szCs w:val="24"/>
            <w:lang w:val="en-US"/>
          </w:rPr>
          <w:t>ate relationship</w:t>
        </w:r>
      </w:ins>
      <w:ins w:id="49" w:author="Barnard, David - REE-ARS" w:date="2025-04-29T11:45:00Z" w16du:dateUtc="2025-04-29T17:45:00Z">
        <w:r w:rsidR="00D87B2E">
          <w:rPr>
            <w:rFonts w:eastAsia="Aptos"/>
            <w:sz w:val="24"/>
            <w:szCs w:val="24"/>
            <w:lang w:val="en-US"/>
          </w:rPr>
          <w:t>s</w:t>
        </w:r>
      </w:ins>
      <w:ins w:id="50" w:author="Barnard, David - REE-ARS" w:date="2025-04-29T11:43:00Z" w16du:dateUtc="2025-04-29T17:43:00Z">
        <w:r w:rsidR="000548A7">
          <w:rPr>
            <w:rFonts w:eastAsia="Aptos"/>
            <w:sz w:val="24"/>
            <w:szCs w:val="24"/>
            <w:lang w:val="en-US"/>
          </w:rPr>
          <w:t xml:space="preserve"> of dependent variables</w:t>
        </w:r>
        <w:r w:rsidR="009A3AAC">
          <w:rPr>
            <w:rFonts w:eastAsia="Aptos"/>
            <w:sz w:val="24"/>
            <w:szCs w:val="24"/>
            <w:lang w:val="en-US"/>
          </w:rPr>
          <w:t xml:space="preserve"> in response to predictors and potential mediators non-linear?</w:t>
        </w:r>
      </w:ins>
      <w:ins w:id="51" w:author="Barnard, David - REE-ARS" w:date="2025-04-29T11:44:00Z" w16du:dateUtc="2025-04-29T17:44:00Z">
        <w:r w:rsidR="009A3AAC">
          <w:rPr>
            <w:rFonts w:eastAsia="Aptos"/>
            <w:sz w:val="24"/>
            <w:szCs w:val="24"/>
            <w:lang w:val="en-US"/>
          </w:rPr>
          <w:t xml:space="preserve"> </w:t>
        </w:r>
        <w:proofErr w:type="gramStart"/>
        <w:r w:rsidR="004800E7">
          <w:rPr>
            <w:rFonts w:eastAsia="Aptos"/>
            <w:sz w:val="24"/>
            <w:szCs w:val="24"/>
            <w:lang w:val="en-US"/>
          </w:rPr>
          <w:t>And,</w:t>
        </w:r>
        <w:proofErr w:type="gramEnd"/>
        <w:r w:rsidR="004800E7">
          <w:rPr>
            <w:rFonts w:eastAsia="Aptos"/>
            <w:sz w:val="24"/>
            <w:szCs w:val="24"/>
            <w:lang w:val="en-US"/>
          </w:rPr>
          <w:t xml:space="preserve"> </w:t>
        </w:r>
        <w:r w:rsidR="009A3AAC">
          <w:rPr>
            <w:rFonts w:eastAsia="Aptos"/>
            <w:sz w:val="24"/>
            <w:szCs w:val="24"/>
            <w:lang w:val="en-US"/>
          </w:rPr>
          <w:t>3)</w:t>
        </w:r>
        <w:r w:rsidR="004800E7">
          <w:rPr>
            <w:rFonts w:eastAsia="Aptos"/>
            <w:sz w:val="24"/>
            <w:szCs w:val="24"/>
            <w:lang w:val="en-US"/>
          </w:rPr>
          <w:t xml:space="preserve"> can indirect effects of treatments and landscape position be identified through mediator variables?</w:t>
        </w:r>
        <w:r w:rsidR="00D87B2E" w:rsidRPr="002C3867" w:rsidDel="00D85DE5">
          <w:rPr>
            <w:rFonts w:eastAsia="Aptos"/>
            <w:sz w:val="24"/>
            <w:szCs w:val="24"/>
            <w:lang w:val="en-US"/>
          </w:rPr>
          <w:t xml:space="preserve"> </w:t>
        </w:r>
      </w:ins>
      <w:commentRangeEnd w:id="40"/>
      <w:ins w:id="52" w:author="Barnard, David - REE-ARS" w:date="2025-04-29T11:46:00Z" w16du:dateUtc="2025-04-29T17:46:00Z">
        <w:r w:rsidR="000031EA">
          <w:rPr>
            <w:rStyle w:val="CommentReference"/>
          </w:rPr>
          <w:commentReference w:id="40"/>
        </w:r>
      </w:ins>
      <w:del w:id="53" w:author="Barnard, David - REE-ARS" w:date="2025-04-29T11:28:00Z" w16du:dateUtc="2025-04-29T17:28:00Z">
        <w:r w:rsidR="4F7AEAD0" w:rsidRPr="002C3867" w:rsidDel="00D85DE5">
          <w:rPr>
            <w:rFonts w:eastAsia="Aptos"/>
            <w:sz w:val="24"/>
            <w:szCs w:val="24"/>
            <w:lang w:val="en-US"/>
          </w:rPr>
          <w:delText>Do these</w:delText>
        </w:r>
        <w:r w:rsidRPr="002C3867" w:rsidDel="00D85DE5">
          <w:rPr>
            <w:rFonts w:eastAsia="Aptos"/>
            <w:sz w:val="24"/>
            <w:szCs w:val="24"/>
            <w:lang w:val="en-US"/>
          </w:rPr>
          <w:delText xml:space="preserve"> effects </w:delText>
        </w:r>
      </w:del>
      <w:del w:id="54" w:author="Barnard, David - REE-ARS" w:date="2025-04-29T11:44:00Z" w16du:dateUtc="2025-04-29T17:44:00Z">
        <w:r w:rsidR="4F7AEAD0" w:rsidRPr="002C3867" w:rsidDel="004800E7">
          <w:rPr>
            <w:rFonts w:eastAsia="Aptos"/>
            <w:sz w:val="24"/>
            <w:szCs w:val="24"/>
            <w:lang w:val="en-US"/>
          </w:rPr>
          <w:delText xml:space="preserve">manifest </w:delText>
        </w:r>
      </w:del>
      <w:del w:id="55" w:author="Barnard, David - REE-ARS" w:date="2025-04-29T11:29:00Z" w16du:dateUtc="2025-04-29T17:29:00Z">
        <w:r w:rsidR="4F7AEAD0" w:rsidRPr="002C3867" w:rsidDel="00D85DE5">
          <w:rPr>
            <w:rFonts w:eastAsia="Aptos"/>
            <w:sz w:val="24"/>
            <w:szCs w:val="24"/>
            <w:lang w:val="en-US"/>
          </w:rPr>
          <w:delText xml:space="preserve">as </w:delText>
        </w:r>
        <w:r w:rsidRPr="002C3867" w:rsidDel="00D85DE5">
          <w:rPr>
            <w:rFonts w:eastAsia="Aptos"/>
            <w:sz w:val="24"/>
            <w:szCs w:val="24"/>
            <w:lang w:val="en-US"/>
          </w:rPr>
          <w:delText>direct</w:delText>
        </w:r>
        <w:r w:rsidR="1511AB63" w:rsidRPr="002C3867" w:rsidDel="00D85DE5">
          <w:rPr>
            <w:rFonts w:eastAsia="Aptos"/>
            <w:sz w:val="24"/>
            <w:szCs w:val="24"/>
            <w:lang w:val="en-US"/>
          </w:rPr>
          <w:delText xml:space="preserve"> response</w:delText>
        </w:r>
        <w:r w:rsidR="4F7AEAD0" w:rsidRPr="002C3867" w:rsidDel="00D85DE5">
          <w:rPr>
            <w:rFonts w:eastAsia="Aptos"/>
            <w:sz w:val="24"/>
            <w:szCs w:val="24"/>
            <w:lang w:val="en-US"/>
          </w:rPr>
          <w:delText>s</w:delText>
        </w:r>
        <w:r w:rsidR="1511AB63" w:rsidRPr="002C3867" w:rsidDel="00D85DE5">
          <w:rPr>
            <w:rFonts w:eastAsia="Aptos"/>
            <w:sz w:val="24"/>
            <w:szCs w:val="24"/>
            <w:lang w:val="en-US"/>
          </w:rPr>
          <w:delText xml:space="preserve"> to </w:delText>
        </w:r>
        <w:r w:rsidRPr="002C3867" w:rsidDel="00D85DE5">
          <w:rPr>
            <w:rFonts w:eastAsia="Aptos"/>
            <w:sz w:val="24"/>
            <w:szCs w:val="24"/>
            <w:lang w:val="en-US"/>
          </w:rPr>
          <w:delText>treatment</w:delText>
        </w:r>
        <w:r w:rsidR="1511AB63" w:rsidRPr="002C3867" w:rsidDel="00D85DE5">
          <w:rPr>
            <w:rFonts w:eastAsia="Aptos"/>
            <w:sz w:val="24"/>
            <w:szCs w:val="24"/>
            <w:lang w:val="en-US"/>
          </w:rPr>
          <w:delText>s</w:delText>
        </w:r>
        <w:r w:rsidRPr="002C3867" w:rsidDel="00D85DE5">
          <w:rPr>
            <w:rFonts w:eastAsia="Aptos"/>
            <w:sz w:val="24"/>
            <w:szCs w:val="24"/>
            <w:lang w:val="en-US"/>
          </w:rPr>
          <w:delText xml:space="preserve"> or </w:delText>
        </w:r>
      </w:del>
      <w:del w:id="56" w:author="Barnard, David - REE-ARS" w:date="2025-04-29T11:44:00Z" w16du:dateUtc="2025-04-29T17:44:00Z">
        <w:r w:rsidRPr="002C3867" w:rsidDel="004800E7">
          <w:rPr>
            <w:rFonts w:eastAsia="Aptos"/>
            <w:sz w:val="24"/>
            <w:szCs w:val="24"/>
            <w:lang w:val="en-US"/>
          </w:rPr>
          <w:delText xml:space="preserve">indirectly via </w:delText>
        </w:r>
        <w:r w:rsidR="55630179" w:rsidRPr="002C3867" w:rsidDel="004800E7">
          <w:rPr>
            <w:rFonts w:eastAsia="Aptos"/>
            <w:sz w:val="24"/>
            <w:szCs w:val="24"/>
            <w:lang w:val="en-US"/>
          </w:rPr>
          <w:delText xml:space="preserve">treatment effects on </w:delText>
        </w:r>
        <w:r w:rsidRPr="002C3867" w:rsidDel="004800E7">
          <w:rPr>
            <w:rFonts w:eastAsia="Aptos"/>
            <w:sz w:val="24"/>
            <w:szCs w:val="24"/>
            <w:lang w:val="en-US"/>
          </w:rPr>
          <w:delText xml:space="preserve">soil chemical, physical, </w:delText>
        </w:r>
        <w:r w:rsidR="4EB352DB" w:rsidRPr="002C3867" w:rsidDel="004800E7">
          <w:rPr>
            <w:rFonts w:eastAsia="Aptos"/>
            <w:sz w:val="24"/>
            <w:szCs w:val="24"/>
            <w:lang w:val="en-US"/>
          </w:rPr>
          <w:delText>or</w:delText>
        </w:r>
        <w:r w:rsidRPr="002C3867" w:rsidDel="004800E7">
          <w:rPr>
            <w:rFonts w:eastAsia="Aptos"/>
            <w:sz w:val="24"/>
            <w:szCs w:val="24"/>
            <w:lang w:val="en-US"/>
          </w:rPr>
          <w:delText xml:space="preserve"> microbial properties? </w:delText>
        </w:r>
      </w:del>
      <w:bookmarkStart w:id="57" w:name="_aafk5k2j8hc8"/>
      <w:bookmarkStart w:id="58" w:name="_exjoa9umghgz"/>
      <w:bookmarkEnd w:id="57"/>
      <w:bookmarkEnd w:id="58"/>
    </w:p>
    <w:p w14:paraId="2309B145" w14:textId="51A7A73D" w:rsidR="001C4237" w:rsidRPr="002C3867" w:rsidRDefault="002253CC" w:rsidP="00D60CD6">
      <w:pPr>
        <w:pStyle w:val="Heading1"/>
        <w:rPr>
          <w:rFonts w:ascii="Arial" w:hAnsi="Arial"/>
        </w:rPr>
      </w:pPr>
      <w:r w:rsidRPr="002C3867">
        <w:rPr>
          <w:rFonts w:ascii="Arial" w:hAnsi="Arial"/>
        </w:rPr>
        <w:t xml:space="preserve">2. </w:t>
      </w:r>
      <w:r w:rsidR="001C4237" w:rsidRPr="002C3867">
        <w:rPr>
          <w:rFonts w:ascii="Arial" w:hAnsi="Arial"/>
        </w:rPr>
        <w:t>Methods</w:t>
      </w:r>
    </w:p>
    <w:p w14:paraId="2DE19F40" w14:textId="1C2C1187" w:rsidR="00A4687F" w:rsidRPr="002C3867" w:rsidRDefault="002253CC" w:rsidP="001D5D55">
      <w:pPr>
        <w:pStyle w:val="Heading2"/>
        <w:rPr>
          <w:rFonts w:ascii="Arial" w:hAnsi="Arial"/>
        </w:rPr>
      </w:pPr>
      <w:r w:rsidRPr="002C3867">
        <w:rPr>
          <w:rFonts w:ascii="Arial" w:hAnsi="Arial"/>
        </w:rPr>
        <w:t xml:space="preserve">2.1. </w:t>
      </w:r>
      <w:r w:rsidR="005C6E45" w:rsidRPr="002C3867">
        <w:rPr>
          <w:rFonts w:ascii="Arial" w:hAnsi="Arial"/>
        </w:rPr>
        <w:t>Study site and statistical design</w:t>
      </w:r>
    </w:p>
    <w:p w14:paraId="2DE19F41" w14:textId="56BF044F" w:rsidR="00A4687F" w:rsidRPr="002C3867" w:rsidRDefault="1931DB12" w:rsidP="3419A074">
      <w:pPr>
        <w:spacing w:line="360" w:lineRule="auto"/>
        <w:rPr>
          <w:sz w:val="24"/>
          <w:szCs w:val="24"/>
          <w:lang w:val="en-US"/>
        </w:rPr>
      </w:pPr>
      <w:r w:rsidRPr="002C3867">
        <w:rPr>
          <w:sz w:val="24"/>
          <w:szCs w:val="24"/>
          <w:lang w:val="en-US"/>
        </w:rPr>
        <w:t>For this study, we revisited experimental plots within the Church’s Park burn perimeter established in 2014</w:t>
      </w:r>
      <w:r w:rsidR="009FF0EF" w:rsidRPr="002C3867">
        <w:rPr>
          <w:sz w:val="24"/>
          <w:szCs w:val="24"/>
          <w:lang w:val="en-US"/>
        </w:rPr>
        <w:t xml:space="preserve"> </w:t>
      </w:r>
      <w:r w:rsidR="005C6E45" w:rsidRPr="002C3867">
        <w:rPr>
          <w:sz w:val="24"/>
          <w:szCs w:val="24"/>
        </w:rPr>
        <w:fldChar w:fldCharType="begin"/>
      </w:r>
      <w:r w:rsidR="00FD157D">
        <w:rPr>
          <w:sz w:val="24"/>
          <w:szCs w:val="24"/>
        </w:rPr>
        <w:instrText xml:space="preserve"> ADDIN EN.CITE &lt;EndNote&gt;&lt;Cite&gt;&lt;Author&gt;Rhoades&lt;/Author&gt;&lt;Year&gt;2017&lt;/Year&gt;&lt;RecNum&gt;308&lt;/RecNum&gt;&lt;DisplayText&gt;(Rhoades et al., 2017)&lt;/DisplayText&gt;&lt;record&gt;&lt;rec-number&gt;308&lt;/rec-number&gt;&lt;foreign-keys&gt;&lt;key app="EN" db-id="psp5wa0pi9f5weevsxkxzdekszp2z090pt9e" timestamp="1733423712"&gt;308&lt;/key&gt;&lt;/foreign-keys&gt;&lt;ref-type name="Journal Article"&gt;17&lt;/ref-type&gt;&lt;contributors&gt;&lt;authors&gt;&lt;author&gt;Rhoades, Charles C&lt;/author&gt;&lt;author&gt;Minatre, Kerri L&lt;/author&gt;&lt;author&gt;Pierson, Derek N&lt;/author&gt;&lt;author&gt;Fegel, Timothy S&lt;/author&gt;&lt;author&gt;Cotrufo, M Francesca&lt;/author&gt;&lt;author&gt;Kelly, Eugene F&lt;/author&gt;&lt;/authors&gt;&lt;/contributors&gt;&lt;titles&gt;&lt;title&gt;Examining the Potential of Forest Residue</w:instrText>
      </w:r>
      <w:r w:rsidR="00FD157D">
        <w:rPr>
          <w:rFonts w:ascii="Cambria Math" w:hAnsi="Cambria Math" w:cs="Cambria Math"/>
          <w:sz w:val="24"/>
          <w:szCs w:val="24"/>
        </w:rPr>
        <w:instrText>‐</w:instrText>
      </w:r>
      <w:r w:rsidR="00FD157D">
        <w:rPr>
          <w:sz w:val="24"/>
          <w:szCs w:val="24"/>
        </w:rPr>
        <w:instrText>Based Amendments for Post</w:instrText>
      </w:r>
      <w:r w:rsidR="00FD157D">
        <w:rPr>
          <w:rFonts w:ascii="Cambria Math" w:hAnsi="Cambria Math" w:cs="Cambria Math"/>
          <w:sz w:val="24"/>
          <w:szCs w:val="24"/>
        </w:rPr>
        <w:instrText>‐</w:instrText>
      </w:r>
      <w:r w:rsidR="00FD157D">
        <w:rPr>
          <w:sz w:val="24"/>
          <w:szCs w:val="24"/>
        </w:rPr>
        <w:instrText>Wildfire Rehabilitation in Colorado, USA&lt;/title&gt;&lt;secondary-title&gt;Scientifica&lt;/secondary-title&gt;&lt;/titles&gt;&lt;periodical&gt;&lt;full-title&gt;Scientifica&lt;/full-title&gt;&lt;/periodical&gt;&lt;pages&gt;4758316&lt;/pages&gt;&lt;volume&gt;2017&lt;/volume&gt;&lt;number&gt;1&lt;/number&gt;&lt;dates&gt;&lt;year&gt;2017&lt;/year&gt;&lt;/dates&gt;&lt;isbn&gt;2090-908X&lt;/isbn&gt;&lt;urls&gt;&lt;/urls&gt;&lt;/record&gt;&lt;/Cite&gt;&lt;/EndNote&gt;</w:instrText>
      </w:r>
      <w:r w:rsidR="005C6E45" w:rsidRPr="002C3867">
        <w:rPr>
          <w:sz w:val="24"/>
          <w:szCs w:val="24"/>
        </w:rPr>
        <w:fldChar w:fldCharType="separate"/>
      </w:r>
      <w:r w:rsidR="00FD157D">
        <w:rPr>
          <w:noProof/>
          <w:sz w:val="24"/>
          <w:szCs w:val="24"/>
        </w:rPr>
        <w:t>(</w:t>
      </w:r>
      <w:hyperlink w:anchor="_ENREF_111" w:tooltip="Rhoades, 2017 #308" w:history="1">
        <w:r w:rsidR="001860FD" w:rsidRPr="001860FD">
          <w:rPr>
            <w:rStyle w:val="Hyperlink"/>
          </w:rPr>
          <w:t>Rhoades et al., 2017</w:t>
        </w:r>
      </w:hyperlink>
      <w:r w:rsidR="00FD157D">
        <w:rPr>
          <w:noProof/>
          <w:sz w:val="24"/>
          <w:szCs w:val="24"/>
        </w:rPr>
        <w:t>)</w:t>
      </w:r>
      <w:r w:rsidR="005C6E45" w:rsidRPr="002C3867">
        <w:rPr>
          <w:sz w:val="24"/>
          <w:szCs w:val="24"/>
        </w:rPr>
        <w:fldChar w:fldCharType="end"/>
      </w:r>
      <w:r w:rsidRPr="002C3867">
        <w:rPr>
          <w:sz w:val="24"/>
          <w:szCs w:val="24"/>
          <w:lang w:val="en-US"/>
        </w:rPr>
        <w:t>. The Church’s Park fire burned 200 hectares</w:t>
      </w:r>
      <w:r w:rsidR="000E4851" w:rsidRPr="002C3867">
        <w:rPr>
          <w:sz w:val="24"/>
          <w:szCs w:val="24"/>
          <w:lang w:val="en-US"/>
        </w:rPr>
        <w:t xml:space="preserve"> from</w:t>
      </w:r>
      <w:r w:rsidRPr="002C3867">
        <w:rPr>
          <w:sz w:val="24"/>
          <w:szCs w:val="24"/>
          <w:lang w:val="en-US"/>
        </w:rPr>
        <w:t xml:space="preserve"> 2438 to 3200 m elevation. 47% </w:t>
      </w:r>
      <w:r w:rsidR="37844278" w:rsidRPr="002C3867">
        <w:rPr>
          <w:sz w:val="24"/>
          <w:szCs w:val="24"/>
          <w:lang w:val="en-US"/>
        </w:rPr>
        <w:t xml:space="preserve">of the total area </w:t>
      </w:r>
      <w:r w:rsidRPr="002C3867">
        <w:rPr>
          <w:sz w:val="24"/>
          <w:szCs w:val="24"/>
          <w:lang w:val="en-US"/>
        </w:rPr>
        <w:t>was burned at moderate to high severity and 53% at low severity</w:t>
      </w:r>
      <w:r w:rsidR="237669A6" w:rsidRPr="002C3867">
        <w:rPr>
          <w:sz w:val="24"/>
          <w:szCs w:val="24"/>
          <w:lang w:val="en-US"/>
        </w:rPr>
        <w:t xml:space="preserve"> </w:t>
      </w:r>
      <w:r w:rsidR="005C6E45" w:rsidRPr="002C3867">
        <w:rPr>
          <w:sz w:val="24"/>
          <w:szCs w:val="24"/>
          <w:lang w:val="en-US"/>
        </w:rPr>
        <w:fldChar w:fldCharType="begin"/>
      </w:r>
      <w:r w:rsidR="005C6E45" w:rsidRPr="002C3867">
        <w:rPr>
          <w:sz w:val="24"/>
          <w:szCs w:val="24"/>
          <w:lang w:val="en-US"/>
        </w:rPr>
        <w:instrText xml:space="preserve"> ADDIN EN.CITE &lt;EndNote&gt;&lt;Cite&gt;&lt;Author&gt;USFS&lt;/Author&gt;&lt;Year&gt;2010&lt;/Year&gt;&lt;RecNum&gt;492&lt;/RecNum&gt;&lt;DisplayText&gt;(USFS, 2010)&lt;/DisplayText&gt;&lt;record&gt;&lt;rec-number&gt;492&lt;/rec-number&gt;&lt;foreign-keys&gt;&lt;key app="EN" db-id="psp5wa0pi9f5weevsxkxzdekszp2z090pt9e" timestamp="1736356543"&gt;492&lt;/key&gt;&lt;/foreign-keys&gt;&lt;ref-type name="Report"&gt;27&lt;/ref-type&gt;&lt;contributors&gt;&lt;authors&gt;&lt;author&gt;USFS&lt;/author&gt;&lt;/authors&gt;&lt;subsidiary-authors&gt;&lt;author&gt;USDA Forest Service (USFS)&lt;/author&gt;&lt;/subsidiary-authors&gt;&lt;/contributors&gt;&lt;auth-address&gt;Denver, CO, USA&lt;/auth-address&gt;&lt;titles&gt;&lt;title&gt;Church&amp;apos;s Park Fire - Burned Area Emergency Rehabilitation Burn Severity Estimate - Technical Report&lt;/title&gt;&lt;/titles&gt;&lt;dates&gt;&lt;year&gt;2010&lt;/year&gt;&lt;/dates&gt;&lt;urls&gt;&lt;/urls&gt;&lt;/record&gt;&lt;/Cite&gt;&lt;/EndNote&gt;</w:instrText>
      </w:r>
      <w:r w:rsidR="005C6E45" w:rsidRPr="002C3867">
        <w:rPr>
          <w:sz w:val="24"/>
          <w:szCs w:val="24"/>
          <w:lang w:val="en-US"/>
        </w:rPr>
        <w:fldChar w:fldCharType="separate"/>
      </w:r>
      <w:r w:rsidR="237669A6" w:rsidRPr="002C3867">
        <w:rPr>
          <w:noProof/>
          <w:sz w:val="24"/>
          <w:szCs w:val="24"/>
          <w:lang w:val="en-US"/>
        </w:rPr>
        <w:t>(</w:t>
      </w:r>
      <w:hyperlink w:anchor="_ENREF_131" w:tooltip="USFS, 2010 #492" w:history="1">
        <w:r w:rsidR="001860FD" w:rsidRPr="001860FD">
          <w:rPr>
            <w:rStyle w:val="Hyperlink"/>
          </w:rPr>
          <w:t>USFS, 2010</w:t>
        </w:r>
      </w:hyperlink>
      <w:r w:rsidR="237669A6" w:rsidRPr="002C3867">
        <w:rPr>
          <w:noProof/>
          <w:sz w:val="24"/>
          <w:szCs w:val="24"/>
          <w:lang w:val="en-US"/>
        </w:rPr>
        <w:t>)</w:t>
      </w:r>
      <w:r w:rsidR="005C6E45" w:rsidRPr="002C3867">
        <w:rPr>
          <w:sz w:val="24"/>
          <w:szCs w:val="24"/>
          <w:lang w:val="en-US"/>
        </w:rPr>
        <w:fldChar w:fldCharType="end"/>
      </w:r>
      <w:r w:rsidRPr="002C3867">
        <w:rPr>
          <w:sz w:val="24"/>
          <w:szCs w:val="24"/>
          <w:lang w:val="en-US"/>
        </w:rPr>
        <w:t xml:space="preserve">. This area of Colorado receives on average 700 mm of precipitation annually, primarily as snow during the winter and spring, with sporadic convective </w:t>
      </w:r>
      <w:r w:rsidR="0C72829D" w:rsidRPr="002C3867">
        <w:rPr>
          <w:sz w:val="24"/>
          <w:szCs w:val="24"/>
          <w:lang w:val="en-US"/>
        </w:rPr>
        <w:t>rainstorms</w:t>
      </w:r>
      <w:r w:rsidRPr="002C3867">
        <w:rPr>
          <w:sz w:val="24"/>
          <w:szCs w:val="24"/>
          <w:lang w:val="en-US"/>
        </w:rPr>
        <w:t xml:space="preserve"> during the </w:t>
      </w:r>
      <w:r w:rsidR="299DE7EE" w:rsidRPr="002C3867">
        <w:rPr>
          <w:sz w:val="24"/>
          <w:szCs w:val="24"/>
          <w:lang w:val="en-US"/>
        </w:rPr>
        <w:t>monsoon</w:t>
      </w:r>
      <w:r w:rsidR="0043782B">
        <w:rPr>
          <w:sz w:val="24"/>
          <w:szCs w:val="24"/>
          <w:lang w:val="en-US"/>
        </w:rPr>
        <w:t xml:space="preserve"> season in</w:t>
      </w:r>
      <w:r w:rsidR="299DE7EE" w:rsidRPr="002C3867">
        <w:rPr>
          <w:sz w:val="24"/>
          <w:szCs w:val="24"/>
          <w:lang w:val="en-US"/>
        </w:rPr>
        <w:t xml:space="preserve"> late </w:t>
      </w:r>
      <w:r w:rsidRPr="002C3867">
        <w:rPr>
          <w:sz w:val="24"/>
          <w:szCs w:val="24"/>
          <w:lang w:val="en-US"/>
        </w:rPr>
        <w:t>summer</w:t>
      </w:r>
      <w:r w:rsidR="237669A6" w:rsidRPr="002C3867">
        <w:rPr>
          <w:sz w:val="24"/>
          <w:szCs w:val="24"/>
          <w:lang w:val="en-US"/>
        </w:rPr>
        <w:t xml:space="preserve"> </w:t>
      </w:r>
      <w:r w:rsidR="005C6E45" w:rsidRPr="002C3867">
        <w:rPr>
          <w:sz w:val="24"/>
          <w:szCs w:val="24"/>
          <w:lang w:val="en-US"/>
        </w:rPr>
        <w:fldChar w:fldCharType="begin"/>
      </w:r>
      <w:r w:rsidR="005C6E45" w:rsidRPr="002C3867">
        <w:rPr>
          <w:sz w:val="24"/>
          <w:szCs w:val="24"/>
          <w:lang w:val="en-US"/>
        </w:rPr>
        <w:instrText xml:space="preserve"> ADDIN EN.CITE &lt;EndNote&gt;&lt;Cite&gt;&lt;Author&gt;NRCS&lt;/Author&gt;&lt;Year&gt;2013&lt;/Year&gt;&lt;RecNum&gt;493&lt;/RecNum&gt;&lt;DisplayText&gt;(NRCS, 2013)&lt;/DisplayText&gt;&lt;record&gt;&lt;rec-number&gt;493&lt;/rec-number&gt;&lt;foreign-keys&gt;&lt;key app="EN" db-id="psp5wa0pi9f5weevsxkxzdekszp2z090pt9e" timestamp="1736356653"&gt;493&lt;/key&gt;&lt;/foreign-keys&gt;&lt;ref-type name="Dataset"&gt;59&lt;/ref-type&gt;&lt;contributors&gt;&lt;authors&gt;&lt;author&gt;USDA NRCS&lt;/author&gt;&lt;/authors&gt;&lt;secondary-authors&gt;&lt;author&gt;US Department of Agriculture, Natural Resources Conservation Service&lt;/author&gt;&lt;/secondary-authors&gt;&lt;/contributors&gt;&lt;titles&gt;&lt;title&gt;Snowpack telemetry (SnoTel) precipitation data sites 335, 970, 1186, 1187, 9175&lt;/title&gt;&lt;/titles&gt;&lt;dates&gt;&lt;year&gt;2013&lt;/year&gt;&lt;/dates&gt;&lt;urls&gt;&lt;related-urls&gt;&lt;url&gt;https://www.wcc.nrcs.usda.gov/.&lt;/url&gt;&lt;/related-urls&gt;&lt;/urls&gt;&lt;/record&gt;&lt;/Cite&gt;&lt;/EndNote&gt;</w:instrText>
      </w:r>
      <w:r w:rsidR="005C6E45" w:rsidRPr="002C3867">
        <w:rPr>
          <w:sz w:val="24"/>
          <w:szCs w:val="24"/>
          <w:lang w:val="en-US"/>
        </w:rPr>
        <w:fldChar w:fldCharType="separate"/>
      </w:r>
      <w:r w:rsidR="237669A6" w:rsidRPr="002C3867">
        <w:rPr>
          <w:noProof/>
          <w:sz w:val="24"/>
          <w:szCs w:val="24"/>
          <w:lang w:val="en-US"/>
        </w:rPr>
        <w:t>(</w:t>
      </w:r>
      <w:hyperlink w:anchor="_ENREF_88" w:tooltip="NRCS, 2013 #493" w:history="1">
        <w:r w:rsidR="001860FD" w:rsidRPr="001860FD">
          <w:rPr>
            <w:rStyle w:val="Hyperlink"/>
          </w:rPr>
          <w:t>NRCS, 2013</w:t>
        </w:r>
      </w:hyperlink>
      <w:r w:rsidR="237669A6" w:rsidRPr="002C3867">
        <w:rPr>
          <w:noProof/>
          <w:sz w:val="24"/>
          <w:szCs w:val="24"/>
          <w:lang w:val="en-US"/>
        </w:rPr>
        <w:t>)</w:t>
      </w:r>
      <w:r w:rsidR="005C6E45" w:rsidRPr="002C3867">
        <w:rPr>
          <w:sz w:val="24"/>
          <w:szCs w:val="24"/>
          <w:lang w:val="en-US"/>
        </w:rPr>
        <w:fldChar w:fldCharType="end"/>
      </w:r>
      <w:r w:rsidRPr="002C3867">
        <w:rPr>
          <w:sz w:val="24"/>
          <w:szCs w:val="24"/>
          <w:lang w:val="en-US"/>
        </w:rPr>
        <w:t xml:space="preserve">. Soils at the research sites are characterized by gravelly, sandy-loam Alfisols from alluvium and colluvium of granitic gneiss and schist parent materials </w:t>
      </w:r>
      <w:r w:rsidR="005C6E45" w:rsidRPr="002C3867">
        <w:rPr>
          <w:sz w:val="24"/>
          <w:szCs w:val="24"/>
        </w:rPr>
        <w:fldChar w:fldCharType="begin"/>
      </w:r>
      <w:r w:rsidR="005C6E45" w:rsidRPr="002C3867">
        <w:rPr>
          <w:sz w:val="24"/>
          <w:szCs w:val="24"/>
        </w:rPr>
        <w:instrText xml:space="preserve"> ADDIN EN.CITE &lt;EndNote&gt;&lt;Cite&gt;&lt;Author&gt;Alstatt&lt;/Author&gt;&lt;Year&gt;1983&lt;/Year&gt;&lt;RecNum&gt;339&lt;/RecNum&gt;&lt;DisplayText&gt;(Alstatt and Miles, 1983)&lt;/DisplayText&gt;&lt;record&gt;&lt;rec-number&gt;339&lt;/rec-number&gt;&lt;foreign-keys&gt;&lt;key app="EN" db-id="psp5wa0pi9f5weevsxkxzdekszp2z090pt9e" timestamp="1733425918"&gt;339&lt;/key&gt;&lt;/foreign-keys&gt;&lt;ref-type name="Journal Article"&gt;17&lt;/ref-type&gt;&lt;contributors&gt;&lt;authors&gt;&lt;author&gt;Alstatt, David&lt;/author&gt;&lt;author&gt;Miles, Ray L&lt;/author&gt;&lt;/authors&gt;&lt;/contributors&gt;&lt;titles&gt;&lt;title&gt;Soil Survey of Grand County Area, Colorado&lt;/title&gt;&lt;/titles&gt;&lt;dates&gt;&lt;year&gt;1983&lt;/year&gt;&lt;/dates&gt;&lt;urls&gt;&lt;/urls&gt;&lt;/record&gt;&lt;/Cite&gt;&lt;/EndNote&gt;</w:instrText>
      </w:r>
      <w:r w:rsidR="005C6E45" w:rsidRPr="002C3867">
        <w:rPr>
          <w:sz w:val="24"/>
          <w:szCs w:val="24"/>
        </w:rPr>
        <w:fldChar w:fldCharType="separate"/>
      </w:r>
      <w:r w:rsidR="29CAE708" w:rsidRPr="002C3867">
        <w:rPr>
          <w:noProof/>
          <w:sz w:val="24"/>
          <w:szCs w:val="24"/>
          <w:lang w:val="en-US"/>
        </w:rPr>
        <w:t>(</w:t>
      </w:r>
      <w:hyperlink w:anchor="_ENREF_4" w:tooltip="Alstatt, 1983 #339" w:history="1">
        <w:r w:rsidR="001860FD" w:rsidRPr="001860FD">
          <w:rPr>
            <w:rStyle w:val="Hyperlink"/>
          </w:rPr>
          <w:t>Alstatt and Miles, 1983</w:t>
        </w:r>
      </w:hyperlink>
      <w:r w:rsidR="29CAE708" w:rsidRPr="002C3867">
        <w:rPr>
          <w:noProof/>
          <w:sz w:val="24"/>
          <w:szCs w:val="24"/>
          <w:lang w:val="en-US"/>
        </w:rPr>
        <w:t>)</w:t>
      </w:r>
      <w:r w:rsidR="005C6E45" w:rsidRPr="002C3867">
        <w:rPr>
          <w:sz w:val="24"/>
          <w:szCs w:val="24"/>
        </w:rPr>
        <w:fldChar w:fldCharType="end"/>
      </w:r>
      <w:r w:rsidRPr="002C3867">
        <w:rPr>
          <w:sz w:val="24"/>
          <w:szCs w:val="24"/>
          <w:lang w:val="en-US"/>
        </w:rPr>
        <w:t>. Prior to the fire, forest overstory was primarily lodgepole pine with scattered stands of quaking aspen (</w:t>
      </w:r>
      <w:r w:rsidRPr="002C3867">
        <w:rPr>
          <w:i/>
          <w:iCs/>
          <w:sz w:val="24"/>
          <w:szCs w:val="24"/>
          <w:lang w:val="en-US"/>
        </w:rPr>
        <w:t>Populus tremuloides</w:t>
      </w:r>
      <w:r w:rsidRPr="002C3867">
        <w:rPr>
          <w:sz w:val="24"/>
          <w:szCs w:val="24"/>
          <w:lang w:val="en-US"/>
        </w:rPr>
        <w:t>)</w:t>
      </w:r>
      <w:r w:rsidR="53E5E17C" w:rsidRPr="002C3867">
        <w:rPr>
          <w:sz w:val="24"/>
          <w:szCs w:val="24"/>
          <w:lang w:val="en-US"/>
        </w:rPr>
        <w:t xml:space="preserve"> </w:t>
      </w:r>
      <w:r w:rsidR="005C6E45" w:rsidRPr="002C3867">
        <w:rPr>
          <w:sz w:val="24"/>
          <w:szCs w:val="24"/>
        </w:rPr>
        <w:fldChar w:fldCharType="begin"/>
      </w:r>
      <w:r w:rsidR="005C6E45" w:rsidRPr="002C3867">
        <w:rPr>
          <w:sz w:val="24"/>
          <w:szCs w:val="24"/>
        </w:rPr>
        <w:instrText xml:space="preserve"> ADDIN EN.CITE &lt;EndNote&gt;&lt;Cite&gt;&lt;Author&gt;Huckaby&lt;/Author&gt;&lt;Year&gt;1998&lt;/Year&gt;&lt;RecNum&gt;340&lt;/RecNum&gt;&lt;DisplayText&gt;(Huckaby and Moir, 1998)&lt;/DisplayText&gt;&lt;record&gt;&lt;rec-number&gt;340&lt;/rec-number&gt;&lt;foreign-keys&gt;&lt;key app="EN" db-id="psp5wa0pi9f5weevsxkxzdekszp2z090pt9e" timestamp="1733425961"&gt;340&lt;/key&gt;&lt;/foreign-keys&gt;&lt;ref-type name="Journal Article"&gt;17&lt;/ref-type&gt;&lt;contributors&gt;&lt;authors&gt;&lt;author&gt;Huckaby, Laurie Stroh&lt;/author&gt;&lt;author&gt;Moir, WH&lt;/author&gt;&lt;/authors&gt;&lt;/contributors&gt;&lt;titles&gt;&lt;title&gt;Forest communities at fraser experimental forest, Colorado&lt;/title&gt;&lt;secondary-title&gt;The Southwestern Naturalist&lt;/secondary-title&gt;&lt;/titles&gt;&lt;periodical&gt;&lt;full-title&gt;The Southwestern Naturalist&lt;/full-title&gt;&lt;/periodical&gt;&lt;pages&gt;204-218&lt;/pages&gt;&lt;dates&gt;&lt;year&gt;1998&lt;/year&gt;&lt;/dates&gt;&lt;isbn&gt;0038-4909&lt;/isbn&gt;&lt;urls&gt;&lt;/urls&gt;&lt;/record&gt;&lt;/Cite&gt;&lt;/EndNote&gt;</w:instrText>
      </w:r>
      <w:r w:rsidR="005C6E45" w:rsidRPr="002C3867">
        <w:rPr>
          <w:sz w:val="24"/>
          <w:szCs w:val="24"/>
        </w:rPr>
        <w:fldChar w:fldCharType="separate"/>
      </w:r>
      <w:r w:rsidR="441F85A9" w:rsidRPr="002C3867">
        <w:rPr>
          <w:noProof/>
          <w:sz w:val="24"/>
          <w:szCs w:val="24"/>
          <w:lang w:val="en-US"/>
        </w:rPr>
        <w:t>(</w:t>
      </w:r>
      <w:hyperlink w:anchor="_ENREF_59" w:tooltip="Huckaby, 1998 #340" w:history="1">
        <w:r w:rsidR="001860FD" w:rsidRPr="001860FD">
          <w:rPr>
            <w:rStyle w:val="Hyperlink"/>
          </w:rPr>
          <w:t>Huckaby and Moir, 1998</w:t>
        </w:r>
      </w:hyperlink>
      <w:r w:rsidR="441F85A9" w:rsidRPr="002C3867">
        <w:rPr>
          <w:noProof/>
          <w:sz w:val="24"/>
          <w:szCs w:val="24"/>
          <w:lang w:val="en-US"/>
        </w:rPr>
        <w:t>)</w:t>
      </w:r>
      <w:r w:rsidR="005C6E45" w:rsidRPr="002C3867">
        <w:rPr>
          <w:sz w:val="24"/>
          <w:szCs w:val="24"/>
        </w:rPr>
        <w:fldChar w:fldCharType="end"/>
      </w:r>
      <w:r w:rsidR="53E5E17C" w:rsidRPr="002C3867">
        <w:rPr>
          <w:sz w:val="24"/>
          <w:szCs w:val="24"/>
          <w:lang w:val="en-US"/>
        </w:rPr>
        <w:t>.</w:t>
      </w:r>
      <w:r w:rsidRPr="002C3867">
        <w:rPr>
          <w:sz w:val="24"/>
          <w:szCs w:val="24"/>
          <w:lang w:val="en-US"/>
        </w:rPr>
        <w:t xml:space="preserve"> In </w:t>
      </w:r>
      <w:r w:rsidRPr="002C3867">
        <w:rPr>
          <w:sz w:val="24"/>
          <w:szCs w:val="24"/>
          <w:lang w:val="en-US"/>
        </w:rPr>
        <w:lastRenderedPageBreak/>
        <w:t>the mid- to late-2000s</w:t>
      </w:r>
      <w:r w:rsidR="68F72399" w:rsidRPr="002C3867">
        <w:rPr>
          <w:sz w:val="24"/>
          <w:szCs w:val="24"/>
          <w:lang w:val="en-US"/>
        </w:rPr>
        <w:t>,</w:t>
      </w:r>
      <w:r w:rsidRPr="002C3867">
        <w:rPr>
          <w:sz w:val="24"/>
          <w:szCs w:val="24"/>
          <w:lang w:val="en-US"/>
        </w:rPr>
        <w:t xml:space="preserve"> before the fire, an infestation of </w:t>
      </w:r>
      <w:r w:rsidR="1522D13B" w:rsidRPr="002C3867">
        <w:rPr>
          <w:sz w:val="24"/>
          <w:szCs w:val="24"/>
          <w:lang w:val="en-US"/>
        </w:rPr>
        <w:t>m</w:t>
      </w:r>
      <w:r w:rsidRPr="002C3867">
        <w:rPr>
          <w:sz w:val="24"/>
          <w:szCs w:val="24"/>
          <w:lang w:val="en-US"/>
        </w:rPr>
        <w:t>ountain pine bark beetles (</w:t>
      </w:r>
      <w:r w:rsidRPr="002C3867">
        <w:rPr>
          <w:i/>
          <w:iCs/>
          <w:sz w:val="24"/>
          <w:szCs w:val="24"/>
          <w:lang w:val="en-US"/>
        </w:rPr>
        <w:t>Dendroctonus ponderosae</w:t>
      </w:r>
      <w:r w:rsidRPr="002C3867">
        <w:rPr>
          <w:sz w:val="24"/>
          <w:szCs w:val="24"/>
          <w:lang w:val="en-US"/>
        </w:rPr>
        <w:t>) killed &gt;85% of the overstory trees</w:t>
      </w:r>
      <w:r w:rsidR="45B3CFBE" w:rsidRPr="002C3867">
        <w:rPr>
          <w:sz w:val="24"/>
          <w:szCs w:val="24"/>
          <w:lang w:val="en-US"/>
        </w:rPr>
        <w:t xml:space="preserve"> </w:t>
      </w:r>
      <w:r w:rsidR="005C6E45" w:rsidRPr="002C3867">
        <w:rPr>
          <w:sz w:val="24"/>
          <w:szCs w:val="24"/>
        </w:rPr>
        <w:fldChar w:fldCharType="begin"/>
      </w:r>
      <w:r w:rsidR="00FD157D">
        <w:rPr>
          <w:sz w:val="24"/>
          <w:szCs w:val="24"/>
        </w:rPr>
        <w:instrText xml:space="preserve"> ADDIN EN.CITE &lt;EndNote&gt;&lt;Cite&gt;&lt;Author&gt;Chapman&lt;/Author&gt;&lt;Year&gt;2012&lt;/Year&gt;&lt;RecNum&gt;341&lt;/RecNum&gt;&lt;DisplayText&gt;(Chapman et al., 2012)&lt;/DisplayText&gt;&lt;record&gt;&lt;rec-number&gt;341&lt;/rec-number&gt;&lt;foreign-keys&gt;&lt;key app="EN" db-id="psp5wa0pi9f5weevsxkxzdekszp2z090pt9e" timestamp="1733426004"&gt;341&lt;/key&gt;&lt;/foreign-keys&gt;&lt;ref-type name="Journal Article"&gt;17&lt;/ref-type&gt;&lt;contributors&gt;&lt;authors&gt;&lt;author&gt;Chapman, Teresa B&lt;/author&gt;&lt;author&gt;Veblen, Thomas T&lt;/author&gt;&lt;author&gt;Schoennagel, Tania&lt;/author&gt;&lt;/authors&gt;&lt;/contributors&gt;&lt;titles&gt;&lt;title&gt;Spatiotemporal patterns of mountain pine beetle activity in the southern Rocky Mountains&lt;/title&gt;&lt;secondary-title&gt;Ecology&lt;/secondary-title&gt;&lt;/titles&gt;&lt;periodical&gt;&lt;full-title&gt;Ecology&lt;/full-title&gt;&lt;/periodical&gt;&lt;pages&gt;2175-2185&lt;/pages&gt;&lt;volume&gt;93&lt;/volume&gt;&lt;number&gt;10&lt;/number&gt;&lt;dates&gt;&lt;year&gt;2012&lt;/year&gt;&lt;/dates&gt;&lt;isbn&gt;1939-9170&lt;/isbn&gt;&lt;urls&gt;&lt;/urls&gt;&lt;/record&gt;&lt;/Cite&gt;&lt;/EndNote&gt;</w:instrText>
      </w:r>
      <w:r w:rsidR="005C6E45" w:rsidRPr="002C3867">
        <w:rPr>
          <w:sz w:val="24"/>
          <w:szCs w:val="24"/>
        </w:rPr>
        <w:fldChar w:fldCharType="separate"/>
      </w:r>
      <w:r w:rsidR="00FD157D">
        <w:rPr>
          <w:noProof/>
          <w:sz w:val="24"/>
          <w:szCs w:val="24"/>
        </w:rPr>
        <w:t>(</w:t>
      </w:r>
      <w:hyperlink w:anchor="_ENREF_27" w:tooltip="Chapman, 2012 #341" w:history="1">
        <w:r w:rsidR="001860FD" w:rsidRPr="001860FD">
          <w:rPr>
            <w:rStyle w:val="Hyperlink"/>
          </w:rPr>
          <w:t>Chapman et al., 2012</w:t>
        </w:r>
      </w:hyperlink>
      <w:r w:rsidR="00FD157D">
        <w:rPr>
          <w:noProof/>
          <w:sz w:val="24"/>
          <w:szCs w:val="24"/>
        </w:rPr>
        <w:t>)</w:t>
      </w:r>
      <w:r w:rsidR="005C6E45" w:rsidRPr="002C3867">
        <w:rPr>
          <w:sz w:val="24"/>
          <w:szCs w:val="24"/>
        </w:rPr>
        <w:fldChar w:fldCharType="end"/>
      </w:r>
      <w:r w:rsidRPr="002C3867">
        <w:rPr>
          <w:sz w:val="24"/>
          <w:szCs w:val="24"/>
          <w:lang w:val="en-US"/>
        </w:rPr>
        <w:t>.</w:t>
      </w:r>
    </w:p>
    <w:p w14:paraId="2DE19F42" w14:textId="1DA16DC2" w:rsidR="00A4687F" w:rsidRPr="002C3867" w:rsidRDefault="00A3161C" w:rsidP="00EE3700">
      <w:pPr>
        <w:spacing w:line="360" w:lineRule="auto"/>
        <w:rPr>
          <w:sz w:val="24"/>
          <w:szCs w:val="24"/>
        </w:rPr>
      </w:pPr>
      <w:r w:rsidRPr="002C3867">
        <w:rPr>
          <w:noProof/>
          <w:sz w:val="24"/>
          <w:szCs w:val="24"/>
        </w:rPr>
        <w:drawing>
          <wp:inline distT="0" distB="0" distL="0" distR="0" wp14:anchorId="6F6DAA86" wp14:editId="52058592">
            <wp:extent cx="5895975" cy="4018399"/>
            <wp:effectExtent l="0" t="0" r="0" b="1270"/>
            <wp:docPr id="43960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410" cy="4037779"/>
                    </a:xfrm>
                    <a:prstGeom prst="rect">
                      <a:avLst/>
                    </a:prstGeom>
                    <a:noFill/>
                  </pic:spPr>
                </pic:pic>
              </a:graphicData>
            </a:graphic>
          </wp:inline>
        </w:drawing>
      </w:r>
    </w:p>
    <w:p w14:paraId="2DE19F44" w14:textId="501BCB7D" w:rsidR="00A4687F" w:rsidRPr="00191A08" w:rsidRDefault="68B93D6D" w:rsidP="280DF2BA">
      <w:pPr>
        <w:spacing w:line="240" w:lineRule="auto"/>
        <w:rPr>
          <w:i/>
          <w:iCs/>
          <w:lang w:val="en-US"/>
        </w:rPr>
      </w:pPr>
      <w:r w:rsidRPr="00191A08">
        <w:rPr>
          <w:b/>
          <w:bCs/>
          <w:sz w:val="20"/>
          <w:szCs w:val="20"/>
          <w:lang w:val="en-US"/>
        </w:rPr>
        <w:t>Figure 1</w:t>
      </w:r>
      <w:r w:rsidRPr="00191A08">
        <w:rPr>
          <w:sz w:val="20"/>
          <w:szCs w:val="20"/>
          <w:lang w:val="en-US"/>
        </w:rPr>
        <w:t xml:space="preserve">: </w:t>
      </w:r>
      <w:r w:rsidRPr="00191A08">
        <w:rPr>
          <w:i/>
          <w:iCs/>
          <w:lang w:val="en-US"/>
        </w:rPr>
        <w:t>Site map of experimental plots (</w:t>
      </w:r>
      <w:r w:rsidR="77E8EC88" w:rsidRPr="00191A08">
        <w:rPr>
          <w:i/>
          <w:iCs/>
          <w:lang w:val="en-US"/>
        </w:rPr>
        <w:t>a</w:t>
      </w:r>
      <w:r w:rsidRPr="00191A08">
        <w:rPr>
          <w:i/>
          <w:iCs/>
          <w:lang w:val="en-US"/>
        </w:rPr>
        <w:t>)</w:t>
      </w:r>
      <w:r w:rsidR="77E8EC88" w:rsidRPr="00191A08">
        <w:rPr>
          <w:i/>
          <w:iCs/>
          <w:lang w:val="en-US"/>
        </w:rPr>
        <w:t xml:space="preserve">, site at 12 years post-fire showing minimal forest recovery (b), </w:t>
      </w:r>
      <w:r w:rsidR="4203B175" w:rsidRPr="00191A08">
        <w:rPr>
          <w:i/>
          <w:iCs/>
          <w:lang w:val="en-US"/>
        </w:rPr>
        <w:t>examples of treatments immediately after amendment application for biochar (c), mulch (d), and mulch</w:t>
      </w:r>
      <w:r w:rsidR="57012F31" w:rsidRPr="00191A08">
        <w:rPr>
          <w:i/>
          <w:iCs/>
          <w:lang w:val="en-US"/>
        </w:rPr>
        <w:t xml:space="preserve"> + biochar</w:t>
      </w:r>
      <w:r w:rsidR="4203B175" w:rsidRPr="00191A08">
        <w:rPr>
          <w:i/>
          <w:iCs/>
          <w:lang w:val="en-US"/>
        </w:rPr>
        <w:t xml:space="preserve"> (e)</w:t>
      </w:r>
      <w:r w:rsidRPr="00191A08">
        <w:rPr>
          <w:i/>
          <w:iCs/>
          <w:lang w:val="en-US"/>
        </w:rPr>
        <w:t xml:space="preserve">. </w:t>
      </w:r>
      <w:r w:rsidR="4203B175" w:rsidRPr="00191A08">
        <w:rPr>
          <w:i/>
          <w:iCs/>
          <w:lang w:val="en-US"/>
        </w:rPr>
        <w:t>In panel a</w:t>
      </w:r>
      <w:r w:rsidR="15540A8F" w:rsidRPr="00191A08">
        <w:rPr>
          <w:i/>
          <w:iCs/>
          <w:lang w:val="en-US"/>
        </w:rPr>
        <w:t>,</w:t>
      </w:r>
      <w:r w:rsidR="4203B175" w:rsidRPr="00191A08">
        <w:rPr>
          <w:i/>
          <w:iCs/>
          <w:lang w:val="en-US"/>
        </w:rPr>
        <w:t xml:space="preserve"> </w:t>
      </w:r>
      <w:r w:rsidR="20932590" w:rsidRPr="00191A08">
        <w:rPr>
          <w:i/>
          <w:iCs/>
          <w:lang w:val="en-US"/>
        </w:rPr>
        <w:t>grey line</w:t>
      </w:r>
      <w:r w:rsidR="15540A8F" w:rsidRPr="00191A08">
        <w:rPr>
          <w:i/>
          <w:iCs/>
          <w:lang w:val="en-US"/>
        </w:rPr>
        <w:t>s</w:t>
      </w:r>
      <w:r w:rsidRPr="00191A08">
        <w:rPr>
          <w:i/>
          <w:iCs/>
          <w:lang w:val="en-US"/>
        </w:rPr>
        <w:t xml:space="preserve"> represent dirt roads</w:t>
      </w:r>
      <w:r w:rsidR="230D3970" w:rsidRPr="00191A08">
        <w:rPr>
          <w:i/>
          <w:iCs/>
          <w:lang w:val="en-US"/>
        </w:rPr>
        <w:t>, black points are the study blocks, g</w:t>
      </w:r>
      <w:r w:rsidRPr="00191A08">
        <w:rPr>
          <w:i/>
          <w:iCs/>
          <w:lang w:val="en-US"/>
        </w:rPr>
        <w:t>rey contour lines represent elevation increments of 50 m.</w:t>
      </w:r>
      <w:r w:rsidR="230D3970" w:rsidRPr="00191A08">
        <w:rPr>
          <w:i/>
          <w:iCs/>
          <w:lang w:val="en-US"/>
        </w:rPr>
        <w:t xml:space="preserve"> For panel b note this image was take in June 2023, 1</w:t>
      </w:r>
      <w:r w:rsidR="5E26753C" w:rsidRPr="00191A08">
        <w:rPr>
          <w:i/>
          <w:iCs/>
          <w:lang w:val="en-US"/>
        </w:rPr>
        <w:t>3</w:t>
      </w:r>
      <w:r w:rsidR="230D3970" w:rsidRPr="00191A08">
        <w:rPr>
          <w:i/>
          <w:iCs/>
          <w:lang w:val="en-US"/>
        </w:rPr>
        <w:t xml:space="preserve"> years after the Chruch’s Park fire</w:t>
      </w:r>
      <w:r w:rsidR="12E2CE31" w:rsidRPr="00191A08">
        <w:rPr>
          <w:i/>
          <w:iCs/>
          <w:lang w:val="en-US"/>
        </w:rPr>
        <w:t>, panels c-e were taken immediately after amendment application in 201</w:t>
      </w:r>
      <w:r w:rsidR="4B1FA36D" w:rsidRPr="00191A08">
        <w:rPr>
          <w:i/>
          <w:iCs/>
          <w:lang w:val="en-US"/>
        </w:rPr>
        <w:t>4</w:t>
      </w:r>
      <w:r w:rsidR="12E2CE31" w:rsidRPr="00191A08">
        <w:rPr>
          <w:i/>
          <w:iCs/>
          <w:lang w:val="en-US"/>
        </w:rPr>
        <w:t>.</w:t>
      </w:r>
      <w:r w:rsidR="46CA4D57" w:rsidRPr="00191A08">
        <w:rPr>
          <w:i/>
          <w:iCs/>
          <w:lang w:val="en-US"/>
        </w:rPr>
        <w:t xml:space="preserve"> Photo credits: D.</w:t>
      </w:r>
      <w:r w:rsidR="56C4026C" w:rsidRPr="00191A08">
        <w:rPr>
          <w:i/>
          <w:iCs/>
          <w:lang w:val="en-US"/>
        </w:rPr>
        <w:t>M.</w:t>
      </w:r>
      <w:r w:rsidR="46CA4D57" w:rsidRPr="00191A08">
        <w:rPr>
          <w:i/>
          <w:iCs/>
          <w:lang w:val="en-US"/>
        </w:rPr>
        <w:t xml:space="preserve"> Barnard (b) and C</w:t>
      </w:r>
      <w:r w:rsidR="56C4026C" w:rsidRPr="00191A08">
        <w:rPr>
          <w:i/>
          <w:iCs/>
          <w:lang w:val="en-US"/>
        </w:rPr>
        <w:t>.C. Rhoades (c-e).</w:t>
      </w:r>
    </w:p>
    <w:p w14:paraId="177A7A2E" w14:textId="77777777" w:rsidR="004C653E" w:rsidRPr="002C3867" w:rsidRDefault="004C653E" w:rsidP="5459D6A1">
      <w:pPr>
        <w:spacing w:line="240" w:lineRule="auto"/>
        <w:rPr>
          <w:i/>
          <w:iCs/>
          <w:sz w:val="24"/>
          <w:szCs w:val="24"/>
          <w:lang w:val="en-US"/>
        </w:rPr>
      </w:pPr>
    </w:p>
    <w:p w14:paraId="4D16840A" w14:textId="17E0E6A3" w:rsidR="001C4237" w:rsidRPr="002C3867" w:rsidRDefault="68B93D6D" w:rsidP="5459D6A1">
      <w:pPr>
        <w:spacing w:line="360" w:lineRule="auto"/>
        <w:rPr>
          <w:sz w:val="24"/>
          <w:szCs w:val="24"/>
          <w:lang w:val="en-US"/>
        </w:rPr>
      </w:pPr>
      <w:r w:rsidRPr="002C3867">
        <w:rPr>
          <w:sz w:val="24"/>
          <w:szCs w:val="24"/>
          <w:lang w:val="en-US"/>
        </w:rPr>
        <w:t xml:space="preserve">A full description of the study design to test soil amendment effects is available in Rhoades et al </w:t>
      </w:r>
      <w:r w:rsidR="5459D6A1" w:rsidRPr="002C3867">
        <w:rPr>
          <w:sz w:val="24"/>
          <w:szCs w:val="24"/>
        </w:rPr>
        <w:fldChar w:fldCharType="begin"/>
      </w:r>
      <w:r w:rsidR="5459D6A1" w:rsidRPr="002C3867">
        <w:rPr>
          <w:sz w:val="24"/>
          <w:szCs w:val="24"/>
        </w:rPr>
        <w:instrText xml:space="preserve"> ADDIN EN.CITE &lt;EndNote&gt;&lt;Cite ExcludeAuth="1"&gt;&lt;Author&gt;Rhoades&lt;/Author&gt;&lt;Year&gt;2017&lt;/Year&gt;&lt;RecNum&gt;308&lt;/RecNum&gt;&lt;DisplayText&gt;(2017)&lt;/DisplayText&gt;&lt;record&gt;&lt;rec-number&gt;308&lt;/rec-number&gt;&lt;foreign-keys&gt;&lt;key app="EN" db-id="psp5wa0pi9f5weevsxkxzdekszp2z090pt9e" timestamp="1733423712"&gt;308&lt;/key&gt;&lt;/foreign-keys&gt;&lt;ref-type name="Journal Article"&gt;17&lt;/ref-type&gt;&lt;contributors&gt;&lt;authors&gt;&lt;author&gt;Rhoades, Charles C&lt;/author&gt;&lt;author&gt;Minatre, Kerri L&lt;/author&gt;&lt;author&gt;Pierson, Derek N&lt;/author&gt;&lt;author&gt;Fegel, Timothy S&lt;/author&gt;&lt;author&gt;Cotrufo, M Francesca&lt;/author&gt;&lt;author&gt;Kelly, Eugene F&lt;/author&gt;&lt;/authors&gt;&lt;/contributors&gt;&lt;titles&gt;&lt;title&gt;Examining the Potential of Forest Residue</w:instrText>
      </w:r>
      <w:r w:rsidR="5459D6A1" w:rsidRPr="002C3867">
        <w:rPr>
          <w:rFonts w:ascii="Cambria Math" w:hAnsi="Cambria Math" w:cs="Cambria Math"/>
          <w:sz w:val="24"/>
          <w:szCs w:val="24"/>
        </w:rPr>
        <w:instrText>‐</w:instrText>
      </w:r>
      <w:r w:rsidR="5459D6A1" w:rsidRPr="002C3867">
        <w:rPr>
          <w:sz w:val="24"/>
          <w:szCs w:val="24"/>
        </w:rPr>
        <w:instrText>Based Amendments for Post</w:instrText>
      </w:r>
      <w:r w:rsidR="5459D6A1" w:rsidRPr="002C3867">
        <w:rPr>
          <w:rFonts w:ascii="Cambria Math" w:hAnsi="Cambria Math" w:cs="Cambria Math"/>
          <w:sz w:val="24"/>
          <w:szCs w:val="24"/>
        </w:rPr>
        <w:instrText>‐</w:instrText>
      </w:r>
      <w:r w:rsidR="5459D6A1" w:rsidRPr="002C3867">
        <w:rPr>
          <w:sz w:val="24"/>
          <w:szCs w:val="24"/>
        </w:rPr>
        <w:instrText>Wildfire Rehabilitation in Colorado, USA&lt;/title&gt;&lt;secondary-title&gt;Scientifica&lt;/secondary-title&gt;&lt;/titles&gt;&lt;periodical&gt;&lt;full-title&gt;Scientifica&lt;/full-title&gt;&lt;/periodical&gt;&lt;pages&gt;4758316&lt;/pages&gt;&lt;volume&gt;2017&lt;/volume&gt;&lt;number&gt;1&lt;/number&gt;&lt;dates&gt;&lt;year&gt;2017&lt;/year&gt;&lt;/dates&gt;&lt;isbn&gt;2090-908X&lt;/isbn&gt;&lt;urls&gt;&lt;/urls&gt;&lt;/record&gt;&lt;/Cite&gt;&lt;/EndNote&gt;</w:instrText>
      </w:r>
      <w:r w:rsidR="5459D6A1" w:rsidRPr="002C3867">
        <w:rPr>
          <w:sz w:val="24"/>
          <w:szCs w:val="24"/>
        </w:rPr>
        <w:fldChar w:fldCharType="separate"/>
      </w:r>
      <w:r w:rsidRPr="002C3867">
        <w:rPr>
          <w:noProof/>
          <w:sz w:val="24"/>
          <w:szCs w:val="24"/>
          <w:lang w:val="en-US"/>
        </w:rPr>
        <w:t>(</w:t>
      </w:r>
      <w:hyperlink w:anchor="_ENREF_111" w:tooltip="Rhoades, 2017 #308" w:history="1">
        <w:r w:rsidR="001860FD" w:rsidRPr="001860FD">
          <w:rPr>
            <w:rStyle w:val="Hyperlink"/>
          </w:rPr>
          <w:t>2017</w:t>
        </w:r>
      </w:hyperlink>
      <w:r w:rsidRPr="002C3867">
        <w:rPr>
          <w:noProof/>
          <w:sz w:val="24"/>
          <w:szCs w:val="24"/>
          <w:lang w:val="en-US"/>
        </w:rPr>
        <w:t>)</w:t>
      </w:r>
      <w:r w:rsidR="5459D6A1" w:rsidRPr="002C3867">
        <w:rPr>
          <w:sz w:val="24"/>
          <w:szCs w:val="24"/>
        </w:rPr>
        <w:fldChar w:fldCharType="end"/>
      </w:r>
      <w:r w:rsidRPr="002C3867">
        <w:rPr>
          <w:sz w:val="24"/>
          <w:szCs w:val="24"/>
          <w:lang w:val="en-US"/>
        </w:rPr>
        <w:t xml:space="preserve">. Briefly, organic treatment impacts were quantified on soil chemistry, nutrients, and physical properties and re-establishment of vegetation in areas that burned at </w:t>
      </w:r>
      <w:r w:rsidR="1C82897F" w:rsidRPr="002C3867">
        <w:rPr>
          <w:sz w:val="24"/>
          <w:szCs w:val="24"/>
          <w:lang w:val="en-US"/>
        </w:rPr>
        <w:t>high severity</w:t>
      </w:r>
      <w:r w:rsidRPr="002C3867">
        <w:rPr>
          <w:sz w:val="24"/>
          <w:szCs w:val="24"/>
          <w:lang w:val="en-US"/>
        </w:rPr>
        <w:t>. The study design consisted of six blocks, each with four 5 x 5 m plots within a small area of the burn perimeter (</w:t>
      </w:r>
      <w:r w:rsidRPr="002C3867">
        <w:rPr>
          <w:b/>
          <w:bCs/>
          <w:sz w:val="24"/>
          <w:szCs w:val="24"/>
          <w:lang w:val="en-US"/>
        </w:rPr>
        <w:t>Fig</w:t>
      </w:r>
      <w:r w:rsidR="5BD929FC" w:rsidRPr="002C3867">
        <w:rPr>
          <w:b/>
          <w:bCs/>
          <w:sz w:val="24"/>
          <w:szCs w:val="24"/>
          <w:lang w:val="en-US"/>
        </w:rPr>
        <w:t>.</w:t>
      </w:r>
      <w:r w:rsidRPr="002C3867">
        <w:rPr>
          <w:b/>
          <w:bCs/>
          <w:sz w:val="24"/>
          <w:szCs w:val="24"/>
          <w:lang w:val="en-US"/>
        </w:rPr>
        <w:t xml:space="preserve"> 1</w:t>
      </w:r>
      <w:r w:rsidR="3198284A" w:rsidRPr="002C3867">
        <w:rPr>
          <w:b/>
          <w:bCs/>
          <w:sz w:val="24"/>
          <w:szCs w:val="24"/>
          <w:lang w:val="en-US"/>
        </w:rPr>
        <w:t>c-e</w:t>
      </w:r>
      <w:r w:rsidRPr="002C3867">
        <w:rPr>
          <w:sz w:val="24"/>
          <w:szCs w:val="24"/>
          <w:lang w:val="en-US"/>
        </w:rPr>
        <w:t xml:space="preserve">). The block locations were selected to include areas that had similar forest composition before the fire based on the following criteria: (1) &gt;75% lodgepole pine with (2) &gt;85% beetle mortality, (3) slope angles between 5-15%, (4) south-facing aspect. Within each block, plots were randomly assigned to one of four treatments: </w:t>
      </w:r>
      <w:r w:rsidR="3783EAE1" w:rsidRPr="002C3867">
        <w:rPr>
          <w:sz w:val="24"/>
          <w:szCs w:val="24"/>
          <w:lang w:val="en-US"/>
        </w:rPr>
        <w:t>m</w:t>
      </w:r>
      <w:r w:rsidRPr="002C3867">
        <w:rPr>
          <w:sz w:val="24"/>
          <w:szCs w:val="24"/>
          <w:lang w:val="en-US"/>
        </w:rPr>
        <w:t xml:space="preserve">ulch, </w:t>
      </w:r>
      <w:r w:rsidR="3783EAE1" w:rsidRPr="002C3867">
        <w:rPr>
          <w:sz w:val="24"/>
          <w:szCs w:val="24"/>
          <w:lang w:val="en-US"/>
        </w:rPr>
        <w:t>b</w:t>
      </w:r>
      <w:r w:rsidRPr="002C3867">
        <w:rPr>
          <w:sz w:val="24"/>
          <w:szCs w:val="24"/>
          <w:lang w:val="en-US"/>
        </w:rPr>
        <w:t xml:space="preserve">iochar, </w:t>
      </w:r>
      <w:r w:rsidR="3783EAE1" w:rsidRPr="002C3867">
        <w:rPr>
          <w:sz w:val="24"/>
          <w:szCs w:val="24"/>
          <w:lang w:val="en-US"/>
        </w:rPr>
        <w:t>m</w:t>
      </w:r>
      <w:r w:rsidRPr="002C3867">
        <w:rPr>
          <w:sz w:val="24"/>
          <w:szCs w:val="24"/>
          <w:lang w:val="en-US"/>
        </w:rPr>
        <w:t xml:space="preserve">ulch + </w:t>
      </w:r>
      <w:r w:rsidR="3783EAE1" w:rsidRPr="002C3867">
        <w:rPr>
          <w:sz w:val="24"/>
          <w:szCs w:val="24"/>
          <w:lang w:val="en-US"/>
        </w:rPr>
        <w:t>b</w:t>
      </w:r>
      <w:r w:rsidRPr="002C3867">
        <w:rPr>
          <w:sz w:val="24"/>
          <w:szCs w:val="24"/>
          <w:lang w:val="en-US"/>
        </w:rPr>
        <w:t xml:space="preserve">iochar, </w:t>
      </w:r>
      <w:r w:rsidR="7447DCBF" w:rsidRPr="002C3867">
        <w:rPr>
          <w:sz w:val="24"/>
          <w:szCs w:val="24"/>
          <w:lang w:val="en-US"/>
        </w:rPr>
        <w:t xml:space="preserve">and </w:t>
      </w:r>
      <w:r w:rsidR="3783EAE1" w:rsidRPr="002C3867">
        <w:rPr>
          <w:sz w:val="24"/>
          <w:szCs w:val="24"/>
          <w:lang w:val="en-US"/>
        </w:rPr>
        <w:t>c</w:t>
      </w:r>
      <w:r w:rsidRPr="002C3867">
        <w:rPr>
          <w:sz w:val="24"/>
          <w:szCs w:val="24"/>
          <w:lang w:val="en-US"/>
        </w:rPr>
        <w:t xml:space="preserve">ontrol. The </w:t>
      </w:r>
      <w:r w:rsidRPr="002C3867">
        <w:rPr>
          <w:sz w:val="24"/>
          <w:szCs w:val="24"/>
          <w:lang w:val="en-US"/>
        </w:rPr>
        <w:lastRenderedPageBreak/>
        <w:t xml:space="preserve">biochar used in this study was created through pyrolysis of </w:t>
      </w:r>
      <w:r w:rsidR="0CD335F1" w:rsidRPr="002C3867">
        <w:rPr>
          <w:sz w:val="24"/>
          <w:szCs w:val="24"/>
          <w:lang w:val="en-US"/>
        </w:rPr>
        <w:t xml:space="preserve">local </w:t>
      </w:r>
      <w:r w:rsidRPr="002C3867">
        <w:rPr>
          <w:sz w:val="24"/>
          <w:szCs w:val="24"/>
          <w:lang w:val="en-US"/>
        </w:rPr>
        <w:t xml:space="preserve">lodgepole pine </w:t>
      </w:r>
      <w:r w:rsidR="0CD335F1" w:rsidRPr="002C3867">
        <w:rPr>
          <w:sz w:val="24"/>
          <w:szCs w:val="24"/>
          <w:lang w:val="en-US"/>
        </w:rPr>
        <w:t>chips</w:t>
      </w:r>
      <w:r w:rsidRPr="002C3867">
        <w:rPr>
          <w:sz w:val="24"/>
          <w:szCs w:val="24"/>
          <w:lang w:val="en-US"/>
        </w:rPr>
        <w:t xml:space="preserve"> at 400-550 degrees C and then applied at 20 </w:t>
      </w:r>
      <w:r w:rsidR="0CD335F1" w:rsidRPr="002C3867">
        <w:rPr>
          <w:sz w:val="24"/>
          <w:szCs w:val="24"/>
          <w:lang w:val="en-US"/>
        </w:rPr>
        <w:t>t</w:t>
      </w:r>
      <w:r w:rsidRPr="002C3867">
        <w:rPr>
          <w:sz w:val="24"/>
          <w:szCs w:val="24"/>
          <w:lang w:val="en-US"/>
        </w:rPr>
        <w:t xml:space="preserve"> ha</w:t>
      </w:r>
      <w:r w:rsidRPr="002C3867">
        <w:rPr>
          <w:sz w:val="24"/>
          <w:szCs w:val="24"/>
          <w:vertAlign w:val="superscript"/>
          <w:lang w:val="en-US"/>
        </w:rPr>
        <w:t>-1</w:t>
      </w:r>
      <w:r w:rsidRPr="002C3867">
        <w:rPr>
          <w:sz w:val="24"/>
          <w:szCs w:val="24"/>
          <w:lang w:val="en-US"/>
        </w:rPr>
        <w:t xml:space="preserve"> and raked into the top 2-3 cm of mineral soil</w:t>
      </w:r>
      <w:r w:rsidR="3FB4AF4F" w:rsidRPr="002C3867">
        <w:rPr>
          <w:sz w:val="24"/>
          <w:szCs w:val="24"/>
          <w:lang w:val="en-US"/>
        </w:rPr>
        <w:t xml:space="preserve"> (</w:t>
      </w:r>
      <w:r w:rsidR="3FB4AF4F" w:rsidRPr="002C3867">
        <w:rPr>
          <w:b/>
          <w:bCs/>
          <w:sz w:val="24"/>
          <w:szCs w:val="24"/>
          <w:lang w:val="en-US"/>
        </w:rPr>
        <w:t>Fig. 1c</w:t>
      </w:r>
      <w:r w:rsidR="3FB4AF4F" w:rsidRPr="002C3867">
        <w:rPr>
          <w:sz w:val="24"/>
          <w:szCs w:val="24"/>
          <w:lang w:val="en-US"/>
        </w:rPr>
        <w:t>)</w:t>
      </w:r>
      <w:r w:rsidRPr="002C3867">
        <w:rPr>
          <w:sz w:val="24"/>
          <w:szCs w:val="24"/>
          <w:lang w:val="en-US"/>
        </w:rPr>
        <w:t>. The mulch was also chipped from</w:t>
      </w:r>
      <w:r w:rsidR="00D2174D">
        <w:rPr>
          <w:sz w:val="24"/>
          <w:szCs w:val="24"/>
          <w:lang w:val="en-US"/>
        </w:rPr>
        <w:t xml:space="preserve"> local</w:t>
      </w:r>
      <w:r w:rsidRPr="002C3867">
        <w:rPr>
          <w:sz w:val="24"/>
          <w:szCs w:val="24"/>
          <w:lang w:val="en-US"/>
        </w:rPr>
        <w:t xml:space="preserve"> lodgepole pine and applied to create a 2 cm deep layer on the soil surface (equivalent to 37 t ha</w:t>
      </w:r>
      <w:r w:rsidRPr="002C3867">
        <w:rPr>
          <w:sz w:val="24"/>
          <w:szCs w:val="24"/>
          <w:vertAlign w:val="superscript"/>
          <w:lang w:val="en-US"/>
        </w:rPr>
        <w:t>-</w:t>
      </w:r>
      <w:proofErr w:type="gramStart"/>
      <w:r w:rsidRPr="002C3867">
        <w:rPr>
          <w:sz w:val="24"/>
          <w:szCs w:val="24"/>
          <w:vertAlign w:val="superscript"/>
          <w:lang w:val="en-US"/>
        </w:rPr>
        <w:t>1</w:t>
      </w:r>
      <w:r w:rsidRPr="002C3867">
        <w:rPr>
          <w:sz w:val="24"/>
          <w:szCs w:val="24"/>
          <w:lang w:val="en-US"/>
        </w:rPr>
        <w:t>)</w:t>
      </w:r>
      <w:r w:rsidR="3FB4AF4F" w:rsidRPr="002C3867">
        <w:rPr>
          <w:sz w:val="24"/>
          <w:szCs w:val="24"/>
          <w:lang w:val="en-US"/>
        </w:rPr>
        <w:t>(</w:t>
      </w:r>
      <w:proofErr w:type="gramEnd"/>
      <w:r w:rsidR="3FB4AF4F" w:rsidRPr="002C3867">
        <w:rPr>
          <w:b/>
          <w:bCs/>
          <w:sz w:val="24"/>
          <w:szCs w:val="24"/>
          <w:lang w:val="en-US"/>
        </w:rPr>
        <w:t>Fig. 1d</w:t>
      </w:r>
      <w:r w:rsidR="3FB4AF4F" w:rsidRPr="002C3867">
        <w:rPr>
          <w:sz w:val="24"/>
          <w:szCs w:val="24"/>
          <w:lang w:val="en-US"/>
        </w:rPr>
        <w:t>)</w:t>
      </w:r>
      <w:r w:rsidRPr="002C3867">
        <w:rPr>
          <w:sz w:val="24"/>
          <w:szCs w:val="24"/>
          <w:lang w:val="en-US"/>
        </w:rPr>
        <w:t>. In the combined treatment, mulch was applied on top of the biochar, with similar application methods and rates as for the individual mulch and biochar treatments</w:t>
      </w:r>
      <w:r w:rsidR="3FB4AF4F" w:rsidRPr="002C3867">
        <w:rPr>
          <w:sz w:val="24"/>
          <w:szCs w:val="24"/>
          <w:lang w:val="en-US"/>
        </w:rPr>
        <w:t xml:space="preserve"> (</w:t>
      </w:r>
      <w:r w:rsidR="3FB4AF4F" w:rsidRPr="002C3867">
        <w:rPr>
          <w:b/>
          <w:bCs/>
          <w:sz w:val="24"/>
          <w:szCs w:val="24"/>
          <w:lang w:val="en-US"/>
        </w:rPr>
        <w:t>Fig. 1e</w:t>
      </w:r>
      <w:r w:rsidR="3FB4AF4F" w:rsidRPr="002C3867">
        <w:rPr>
          <w:sz w:val="24"/>
          <w:szCs w:val="24"/>
          <w:lang w:val="en-US"/>
        </w:rPr>
        <w:t>)</w:t>
      </w:r>
      <w:r w:rsidRPr="002C3867">
        <w:rPr>
          <w:sz w:val="24"/>
          <w:szCs w:val="24"/>
          <w:lang w:val="en-US"/>
        </w:rPr>
        <w:t xml:space="preserve">. </w:t>
      </w:r>
      <w:r w:rsidR="7D9B0DF9" w:rsidRPr="002C3867">
        <w:rPr>
          <w:sz w:val="24"/>
          <w:szCs w:val="24"/>
          <w:lang w:val="en-US"/>
        </w:rPr>
        <w:t xml:space="preserve">A trench was dug on the uphill side of each block to reroute </w:t>
      </w:r>
      <w:proofErr w:type="gramStart"/>
      <w:r w:rsidR="7D9B0DF9" w:rsidRPr="002C3867">
        <w:rPr>
          <w:sz w:val="24"/>
          <w:szCs w:val="24"/>
          <w:lang w:val="en-US"/>
        </w:rPr>
        <w:t>surface</w:t>
      </w:r>
      <w:proofErr w:type="gramEnd"/>
      <w:r w:rsidR="7D9B0DF9" w:rsidRPr="002C3867">
        <w:rPr>
          <w:sz w:val="24"/>
          <w:szCs w:val="24"/>
          <w:lang w:val="en-US"/>
        </w:rPr>
        <w:t xml:space="preserve"> runoff </w:t>
      </w:r>
      <w:proofErr w:type="gramStart"/>
      <w:r w:rsidR="7D9B0DF9" w:rsidRPr="002C3867">
        <w:rPr>
          <w:sz w:val="24"/>
          <w:szCs w:val="24"/>
          <w:lang w:val="en-US"/>
        </w:rPr>
        <w:t>so as to</w:t>
      </w:r>
      <w:proofErr w:type="gramEnd"/>
      <w:r w:rsidR="7D9B0DF9" w:rsidRPr="002C3867">
        <w:rPr>
          <w:sz w:val="24"/>
          <w:szCs w:val="24"/>
          <w:lang w:val="en-US"/>
        </w:rPr>
        <w:t xml:space="preserve"> not affect </w:t>
      </w:r>
      <w:r w:rsidR="52039262" w:rsidRPr="002C3867">
        <w:rPr>
          <w:sz w:val="24"/>
          <w:szCs w:val="24"/>
          <w:lang w:val="en-US"/>
        </w:rPr>
        <w:t xml:space="preserve">the </w:t>
      </w:r>
      <w:r w:rsidRPr="002C3867">
        <w:rPr>
          <w:sz w:val="24"/>
          <w:szCs w:val="24"/>
          <w:lang w:val="en-US"/>
        </w:rPr>
        <w:t xml:space="preserve">cover of the organic treatments. </w:t>
      </w:r>
      <w:bookmarkStart w:id="59" w:name="_4x6p3a4s97hz"/>
      <w:bookmarkEnd w:id="59"/>
    </w:p>
    <w:p w14:paraId="3F81C3B9" w14:textId="04E2C6F0" w:rsidR="009D3B92" w:rsidRPr="002C3867" w:rsidRDefault="002253CC" w:rsidP="001D5D55">
      <w:pPr>
        <w:pStyle w:val="Heading2"/>
        <w:rPr>
          <w:rFonts w:ascii="Arial" w:hAnsi="Arial"/>
        </w:rPr>
      </w:pPr>
      <w:r w:rsidRPr="002C3867">
        <w:rPr>
          <w:rFonts w:ascii="Arial" w:hAnsi="Arial"/>
        </w:rPr>
        <w:t xml:space="preserve">2.2. </w:t>
      </w:r>
      <w:r w:rsidR="009D3B92" w:rsidRPr="002C3867">
        <w:rPr>
          <w:rFonts w:ascii="Arial" w:hAnsi="Arial"/>
        </w:rPr>
        <w:t>Field data collection</w:t>
      </w:r>
    </w:p>
    <w:p w14:paraId="523BD825" w14:textId="2B317AF2" w:rsidR="009D3B92" w:rsidRPr="002C3867" w:rsidRDefault="002253CC" w:rsidP="002F3821">
      <w:pPr>
        <w:pStyle w:val="Heading3"/>
        <w:rPr>
          <w:rFonts w:ascii="Arial" w:hAnsi="Arial"/>
        </w:rPr>
      </w:pPr>
      <w:r w:rsidRPr="002C3867">
        <w:rPr>
          <w:rFonts w:ascii="Arial" w:hAnsi="Arial"/>
        </w:rPr>
        <w:t xml:space="preserve">2.2.1. </w:t>
      </w:r>
      <w:r w:rsidR="009D3B92" w:rsidRPr="002C3867">
        <w:rPr>
          <w:rFonts w:ascii="Arial" w:hAnsi="Arial"/>
        </w:rPr>
        <w:t>Soil moisture, nutrients, and chemistry</w:t>
      </w:r>
      <w:bookmarkStart w:id="60" w:name="_22mcdh55hzt7" w:colFirst="0" w:colLast="0"/>
      <w:bookmarkEnd w:id="60"/>
    </w:p>
    <w:p w14:paraId="2DE19F49" w14:textId="3F813166" w:rsidR="00A4687F" w:rsidRPr="002C3867" w:rsidRDefault="5459D6A1" w:rsidP="5459D6A1">
      <w:pPr>
        <w:spacing w:after="240" w:line="360" w:lineRule="auto"/>
        <w:rPr>
          <w:sz w:val="24"/>
          <w:szCs w:val="24"/>
          <w:lang w:val="en-US"/>
        </w:rPr>
      </w:pPr>
      <w:r w:rsidRPr="002C3867">
        <w:rPr>
          <w:sz w:val="24"/>
          <w:szCs w:val="24"/>
          <w:lang w:val="en-US"/>
        </w:rPr>
        <w:t xml:space="preserve">We measured soil volumetric water content (VWC) monthly from June to September in each plot in the upper 15 cm of soil using a hand-held, time-domain reflectometry probe (HydroSense II, Campbell Scientific, Logan, UT). In each plot at every sampling date, five readings were collected at intervals equally spaced on a line crossing the middle of each plot. To omit influences from surface litter and mulch, all material was carefully moved aside prior to collecting VWC measurements. Full VWC data are reported in Kaiser et al </w:t>
      </w:r>
      <w:r w:rsidR="005C6E45" w:rsidRPr="002C3867">
        <w:rPr>
          <w:sz w:val="24"/>
          <w:szCs w:val="24"/>
        </w:rPr>
        <w:fldChar w:fldCharType="begin"/>
      </w:r>
      <w:r w:rsidR="005C6E45" w:rsidRPr="002C3867">
        <w:rPr>
          <w:sz w:val="24"/>
          <w:szCs w:val="24"/>
        </w:rPr>
        <w:instrText xml:space="preserve"> ADDIN EN.CITE &lt;EndNote&gt;&lt;Cite ExcludeAuth="1"&gt;&lt;Author&gt;Kaiser&lt;/Author&gt;&lt;Year&gt;2025&lt;/Year&gt;&lt;RecNum&gt;309&lt;/RecNum&gt;&lt;DisplayText&gt;(2025)&lt;/DisplayText&gt;&lt;record&gt;&lt;rec-number&gt;309&lt;/rec-number&gt;&lt;foreign-keys&gt;&lt;key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Management&lt;/full-title&gt;&lt;/periodical&gt;&lt;pages&gt;122359&lt;/pages&gt;&lt;volume&gt;575&lt;/volume&gt;&lt;dates&gt;&lt;year&gt;2025&lt;/year&gt;&lt;/dates&gt;&lt;isbn&gt;0378-1127&lt;/isbn&gt;&lt;urls&gt;&lt;/urls&gt;&lt;/record&gt;&lt;/Cite&gt;&lt;/EndNote&gt;</w:instrText>
      </w:r>
      <w:r w:rsidR="005C6E45" w:rsidRPr="002C3867">
        <w:rPr>
          <w:sz w:val="24"/>
          <w:szCs w:val="24"/>
        </w:rPr>
        <w:fldChar w:fldCharType="separate"/>
      </w:r>
      <w:r w:rsidRPr="002C3867">
        <w:rPr>
          <w:noProof/>
          <w:sz w:val="24"/>
          <w:szCs w:val="24"/>
          <w:lang w:val="en-US"/>
        </w:rPr>
        <w:t>(</w:t>
      </w:r>
      <w:hyperlink w:anchor="_ENREF_65" w:tooltip="Kaiser, 2025 #309" w:history="1">
        <w:r w:rsidR="001860FD" w:rsidRPr="001860FD">
          <w:rPr>
            <w:rStyle w:val="Hyperlink"/>
          </w:rPr>
          <w:t>2025</w:t>
        </w:r>
      </w:hyperlink>
      <w:r w:rsidRPr="002C3867">
        <w:rPr>
          <w:noProof/>
          <w:sz w:val="24"/>
          <w:szCs w:val="24"/>
          <w:lang w:val="en-US"/>
        </w:rPr>
        <w:t>)</w:t>
      </w:r>
      <w:r w:rsidR="005C6E45" w:rsidRPr="002C3867">
        <w:rPr>
          <w:sz w:val="24"/>
          <w:szCs w:val="24"/>
        </w:rPr>
        <w:fldChar w:fldCharType="end"/>
      </w:r>
      <w:r w:rsidRPr="002C3867">
        <w:rPr>
          <w:sz w:val="24"/>
          <w:szCs w:val="24"/>
          <w:lang w:val="en-US"/>
        </w:rPr>
        <w:t xml:space="preserve">. For this study, we focused only on June VWC measurements </w:t>
      </w:r>
      <w:r w:rsidR="007C0518" w:rsidRPr="002C3867">
        <w:rPr>
          <w:sz w:val="24"/>
          <w:szCs w:val="24"/>
          <w:lang w:val="en-US"/>
        </w:rPr>
        <w:t>because field observations indicated that</w:t>
      </w:r>
      <w:r w:rsidRPr="002C3867">
        <w:rPr>
          <w:sz w:val="24"/>
          <w:szCs w:val="24"/>
          <w:lang w:val="en-US"/>
        </w:rPr>
        <w:t xml:space="preserve"> leaves for both species had fully </w:t>
      </w:r>
      <w:r w:rsidR="006A0EAB" w:rsidRPr="002C3867">
        <w:rPr>
          <w:sz w:val="24"/>
          <w:szCs w:val="24"/>
          <w:lang w:val="en-US"/>
        </w:rPr>
        <w:t>expanded</w:t>
      </w:r>
      <w:r w:rsidRPr="002C3867">
        <w:rPr>
          <w:sz w:val="24"/>
          <w:szCs w:val="24"/>
          <w:lang w:val="en-US"/>
        </w:rPr>
        <w:t xml:space="preserve"> by then</w:t>
      </w:r>
      <w:r w:rsidR="00312CBF">
        <w:rPr>
          <w:sz w:val="24"/>
          <w:szCs w:val="24"/>
          <w:lang w:val="en-US"/>
        </w:rPr>
        <w:t xml:space="preserve"> and thus later VWC measurements would not be indicative of leaf development</w:t>
      </w:r>
      <w:r w:rsidRPr="002C3867">
        <w:rPr>
          <w:sz w:val="24"/>
          <w:szCs w:val="24"/>
          <w:lang w:val="en-US"/>
        </w:rPr>
        <w:t xml:space="preserve">. </w:t>
      </w:r>
    </w:p>
    <w:p w14:paraId="25BC270B" w14:textId="79733E68" w:rsidR="00B266D5" w:rsidRPr="002C3867" w:rsidRDefault="68B93D6D" w:rsidP="280DF2BA">
      <w:pPr>
        <w:spacing w:after="240" w:line="360" w:lineRule="auto"/>
        <w:rPr>
          <w:sz w:val="24"/>
          <w:szCs w:val="24"/>
          <w:lang w:val="en-US"/>
        </w:rPr>
      </w:pPr>
      <w:r w:rsidRPr="002C3867">
        <w:rPr>
          <w:sz w:val="24"/>
          <w:szCs w:val="24"/>
          <w:lang w:val="en-US"/>
        </w:rPr>
        <w:t xml:space="preserve">Soil samples were collected from each plot to characterize soil physical, chemical, and nutrient characteristics. Prior to soil sampling, any organic material, remnant mulch, and organic horizon was removed, and underlying mineral soil was collected at depths of 0-5 cm and 5-15 cm twice in each plot using a 6.4 cm diameter bulb corer that was sterilized between samples. The two samples from each depth were then combined. Roots and rocks were removed from samples in a sterile lab setting.  </w:t>
      </w:r>
      <w:r w:rsidR="7F45BFFE" w:rsidRPr="002C3867">
        <w:rPr>
          <w:sz w:val="24"/>
          <w:szCs w:val="24"/>
          <w:lang w:val="en-US"/>
        </w:rPr>
        <w:t>One</w:t>
      </w:r>
      <w:r w:rsidRPr="002C3867">
        <w:rPr>
          <w:sz w:val="24"/>
          <w:szCs w:val="24"/>
          <w:lang w:val="en-US"/>
        </w:rPr>
        <w:t xml:space="preserve"> subsample was dried, sieved, and ground for total </w:t>
      </w:r>
      <w:r w:rsidR="38883017" w:rsidRPr="002C3867">
        <w:rPr>
          <w:sz w:val="24"/>
          <w:szCs w:val="24"/>
          <w:lang w:val="en-US"/>
        </w:rPr>
        <w:t>C</w:t>
      </w:r>
      <w:r w:rsidRPr="002C3867">
        <w:rPr>
          <w:sz w:val="24"/>
          <w:szCs w:val="24"/>
          <w:lang w:val="en-US"/>
        </w:rPr>
        <w:t xml:space="preserve"> and </w:t>
      </w:r>
      <w:r w:rsidR="38883017" w:rsidRPr="002C3867">
        <w:rPr>
          <w:sz w:val="24"/>
          <w:szCs w:val="24"/>
          <w:lang w:val="en-US"/>
        </w:rPr>
        <w:t>N</w:t>
      </w:r>
      <w:r w:rsidRPr="002C3867">
        <w:rPr>
          <w:sz w:val="24"/>
          <w:szCs w:val="24"/>
          <w:lang w:val="en-US"/>
        </w:rPr>
        <w:t xml:space="preserve"> analysis via dry combustion and infrared detection (CN 802, Velp Scientifica, Deer Park, NY). Soil pH was assessed using a 1:1 soil-to-water slurry after one hour of agitation (Thomas, 1996; inMotion Pro, Mettler Toledo, Greifensee, Switzerland). Another subsample was taken to quantify </w:t>
      </w:r>
      <w:r w:rsidRPr="002C3867">
        <w:rPr>
          <w:sz w:val="24"/>
          <w:szCs w:val="24"/>
          <w:lang w:val="en-US"/>
        </w:rPr>
        <w:lastRenderedPageBreak/>
        <w:t xml:space="preserve">water-soluble ions, nutrients, and </w:t>
      </w:r>
      <w:r w:rsidR="3738AC0C" w:rsidRPr="002C3867">
        <w:rPr>
          <w:sz w:val="24"/>
          <w:szCs w:val="24"/>
          <w:lang w:val="en-US"/>
        </w:rPr>
        <w:t>C</w:t>
      </w:r>
      <w:r w:rsidRPr="002C3867">
        <w:rPr>
          <w:sz w:val="24"/>
          <w:szCs w:val="24"/>
          <w:lang w:val="en-US"/>
        </w:rPr>
        <w:t xml:space="preserve"> by shaking the sieved soils with deionized water</w:t>
      </w:r>
      <w:r w:rsidR="2BB20A85" w:rsidRPr="002C3867">
        <w:rPr>
          <w:sz w:val="24"/>
          <w:szCs w:val="24"/>
          <w:lang w:val="en-US"/>
        </w:rPr>
        <w:t xml:space="preserve"> (&gt; 18 MΩ)</w:t>
      </w:r>
      <w:r w:rsidRPr="002C3867">
        <w:rPr>
          <w:sz w:val="24"/>
          <w:szCs w:val="24"/>
          <w:lang w:val="en-US"/>
        </w:rPr>
        <w:t xml:space="preserve">, filtering, and analyzing for dissolved organic </w:t>
      </w:r>
      <w:r w:rsidR="3738AC0C" w:rsidRPr="002C3867">
        <w:rPr>
          <w:sz w:val="24"/>
          <w:szCs w:val="24"/>
          <w:lang w:val="en-US"/>
        </w:rPr>
        <w:t>C</w:t>
      </w:r>
      <w:r w:rsidRPr="002C3867">
        <w:rPr>
          <w:sz w:val="24"/>
          <w:szCs w:val="24"/>
          <w:lang w:val="en-US"/>
        </w:rPr>
        <w:t xml:space="preserve"> (DOC) and total dissolved </w:t>
      </w:r>
      <w:r w:rsidR="3738AC0C" w:rsidRPr="002C3867">
        <w:rPr>
          <w:sz w:val="24"/>
          <w:szCs w:val="24"/>
          <w:lang w:val="en-US"/>
        </w:rPr>
        <w:t>N</w:t>
      </w:r>
      <w:r w:rsidRPr="002C3867">
        <w:rPr>
          <w:sz w:val="24"/>
          <w:szCs w:val="24"/>
          <w:lang w:val="en-US"/>
        </w:rPr>
        <w:t xml:space="preserve"> (TDN) after purging mineral carbon with HC</w:t>
      </w:r>
      <w:r w:rsidR="6C7A3345" w:rsidRPr="002C3867">
        <w:rPr>
          <w:sz w:val="24"/>
          <w:szCs w:val="24"/>
          <w:lang w:val="en-US"/>
        </w:rPr>
        <w:t>l</w:t>
      </w:r>
      <w:r w:rsidRPr="002C3867">
        <w:rPr>
          <w:sz w:val="24"/>
          <w:szCs w:val="24"/>
          <w:lang w:val="en-US"/>
        </w:rPr>
        <w:t xml:space="preserve"> (Shimadzu Co., Columbia, MD).</w:t>
      </w:r>
      <w:r w:rsidR="15E87DA3" w:rsidRPr="002C3867">
        <w:rPr>
          <w:sz w:val="24"/>
          <w:szCs w:val="24"/>
          <w:lang w:val="en-US"/>
        </w:rPr>
        <w:t xml:space="preserve"> </w:t>
      </w:r>
      <w:r w:rsidRPr="002C3867">
        <w:rPr>
          <w:sz w:val="24"/>
          <w:szCs w:val="24"/>
          <w:lang w:val="en-US"/>
        </w:rPr>
        <w:t xml:space="preserve"> Detection limits for water-extractable DOC and TDN were &lt;0.05 mg L</w:t>
      </w:r>
      <w:r w:rsidRPr="002C3867">
        <w:rPr>
          <w:rFonts w:eastAsia="Arial Unicode MS"/>
          <w:sz w:val="24"/>
          <w:szCs w:val="24"/>
          <w:vertAlign w:val="superscript"/>
          <w:lang w:val="en-US"/>
        </w:rPr>
        <w:t>−1</w:t>
      </w:r>
      <w:r w:rsidRPr="002C3867">
        <w:rPr>
          <w:sz w:val="24"/>
          <w:szCs w:val="24"/>
          <w:lang w:val="en-US"/>
        </w:rPr>
        <w:t xml:space="preserve"> and &lt;0.01 mg L</w:t>
      </w:r>
      <w:r w:rsidRPr="002C3867">
        <w:rPr>
          <w:rFonts w:eastAsia="Arial Unicode MS"/>
          <w:sz w:val="24"/>
          <w:szCs w:val="24"/>
          <w:vertAlign w:val="superscript"/>
          <w:lang w:val="en-US"/>
        </w:rPr>
        <w:t>−1</w:t>
      </w:r>
      <w:r w:rsidRPr="002C3867">
        <w:rPr>
          <w:rFonts w:eastAsia="Arial Unicode MS"/>
          <w:sz w:val="24"/>
          <w:szCs w:val="24"/>
          <w:lang w:val="en-US"/>
        </w:rPr>
        <w:t>, respectively. Water soluble ions were determined by ion chromatography using electrical conductivity detection</w:t>
      </w:r>
      <w:r w:rsidR="21E16907" w:rsidRPr="002C3867">
        <w:rPr>
          <w:rFonts w:eastAsia="Arial Unicode MS"/>
          <w:sz w:val="24"/>
          <w:szCs w:val="24"/>
          <w:lang w:val="en-US"/>
        </w:rPr>
        <w:t xml:space="preserve"> </w:t>
      </w:r>
      <w:r w:rsidR="68E9F9A6" w:rsidRPr="002C3867">
        <w:rPr>
          <w:rFonts w:eastAsia="Arial Unicode MS"/>
          <w:sz w:val="24"/>
          <w:szCs w:val="24"/>
          <w:lang w:val="en-US"/>
        </w:rPr>
        <w:t>with an</w:t>
      </w:r>
      <w:r w:rsidRPr="002C3867">
        <w:rPr>
          <w:rFonts w:eastAsia="Arial Unicode MS"/>
          <w:sz w:val="24"/>
          <w:szCs w:val="24"/>
          <w:lang w:val="en-US"/>
        </w:rPr>
        <w:t xml:space="preserve"> AS19A column for anions and CS12A column for cations (</w:t>
      </w:r>
      <w:proofErr w:type="spellStart"/>
      <w:r w:rsidRPr="002C3867">
        <w:rPr>
          <w:rFonts w:eastAsia="Arial Unicode MS"/>
          <w:sz w:val="24"/>
          <w:szCs w:val="24"/>
          <w:lang w:val="en-US"/>
        </w:rPr>
        <w:t>Integrion</w:t>
      </w:r>
      <w:proofErr w:type="spellEnd"/>
      <w:r w:rsidRPr="002C3867">
        <w:rPr>
          <w:rFonts w:eastAsia="Arial Unicode MS"/>
          <w:sz w:val="24"/>
          <w:szCs w:val="24"/>
          <w:lang w:val="en-US"/>
        </w:rPr>
        <w:t>, Thermo Fisher, Waltham, MA). Detection limits for water-extractable ions were &lt;0.01 mg L</w:t>
      </w:r>
      <w:r w:rsidRPr="002C3867">
        <w:rPr>
          <w:rFonts w:eastAsia="Arial Unicode MS"/>
          <w:sz w:val="24"/>
          <w:szCs w:val="24"/>
          <w:vertAlign w:val="superscript"/>
          <w:lang w:val="en-US"/>
        </w:rPr>
        <w:t>−1</w:t>
      </w:r>
      <w:r w:rsidRPr="002C3867">
        <w:rPr>
          <w:rFonts w:eastAsia="Arial Unicode MS"/>
          <w:sz w:val="24"/>
          <w:szCs w:val="24"/>
          <w:lang w:val="en-US"/>
        </w:rPr>
        <w:t xml:space="preserve"> for </w:t>
      </w:r>
      <w:r w:rsidR="3590202A" w:rsidRPr="002C3867">
        <w:rPr>
          <w:rFonts w:eastAsia="Arial Unicode MS"/>
          <w:sz w:val="24"/>
          <w:szCs w:val="24"/>
          <w:lang w:val="en-US"/>
        </w:rPr>
        <w:t>Na</w:t>
      </w:r>
      <w:proofErr w:type="gramStart"/>
      <w:r w:rsidR="3590202A" w:rsidRPr="002C3867">
        <w:rPr>
          <w:rFonts w:eastAsia="Arial Unicode MS"/>
          <w:sz w:val="24"/>
          <w:szCs w:val="24"/>
          <w:vertAlign w:val="superscript"/>
          <w:lang w:val="en-US"/>
        </w:rPr>
        <w:t>+</w:t>
      </w:r>
      <w:r w:rsidR="3590202A" w:rsidRPr="002C3867">
        <w:rPr>
          <w:rFonts w:eastAsia="Arial Unicode MS"/>
          <w:sz w:val="24"/>
          <w:szCs w:val="24"/>
          <w:lang w:val="en-US"/>
        </w:rPr>
        <w:t xml:space="preserve"> ,</w:t>
      </w:r>
      <w:r w:rsidRPr="002C3867">
        <w:rPr>
          <w:rFonts w:eastAsia="Arial Unicode MS"/>
          <w:sz w:val="24"/>
          <w:szCs w:val="24"/>
          <w:lang w:val="en-US"/>
        </w:rPr>
        <w:t>K</w:t>
      </w:r>
      <w:proofErr w:type="gramEnd"/>
      <w:r w:rsidR="211586BD" w:rsidRPr="002C3867">
        <w:rPr>
          <w:rFonts w:eastAsia="Arial Unicode MS"/>
          <w:sz w:val="24"/>
          <w:szCs w:val="24"/>
          <w:vertAlign w:val="superscript"/>
          <w:lang w:val="en-US"/>
        </w:rPr>
        <w:t>+</w:t>
      </w:r>
      <w:r w:rsidRPr="002C3867">
        <w:rPr>
          <w:rFonts w:eastAsia="Arial Unicode MS"/>
          <w:sz w:val="24"/>
          <w:szCs w:val="24"/>
          <w:lang w:val="en-US"/>
        </w:rPr>
        <w:t>, Na</w:t>
      </w:r>
      <w:r w:rsidR="2B75E6ED" w:rsidRPr="002C3867">
        <w:rPr>
          <w:rFonts w:eastAsia="Arial Unicode MS"/>
          <w:sz w:val="24"/>
          <w:szCs w:val="24"/>
          <w:vertAlign w:val="superscript"/>
          <w:lang w:val="en-US"/>
        </w:rPr>
        <w:t>+</w:t>
      </w:r>
      <w:r w:rsidRPr="002C3867">
        <w:rPr>
          <w:rFonts w:eastAsia="Arial Unicode MS"/>
          <w:sz w:val="24"/>
          <w:szCs w:val="24"/>
          <w:lang w:val="en-US"/>
        </w:rPr>
        <w:t>, Ca</w:t>
      </w:r>
      <w:r w:rsidR="5AC59477" w:rsidRPr="002C3867">
        <w:rPr>
          <w:rFonts w:eastAsia="Arial Unicode MS"/>
          <w:sz w:val="24"/>
          <w:szCs w:val="24"/>
          <w:vertAlign w:val="superscript"/>
          <w:lang w:val="en-US"/>
        </w:rPr>
        <w:t>+2</w:t>
      </w:r>
      <w:r w:rsidRPr="002C3867">
        <w:rPr>
          <w:rFonts w:eastAsia="Arial Unicode MS"/>
          <w:sz w:val="24"/>
          <w:szCs w:val="24"/>
          <w:lang w:val="en-US"/>
        </w:rPr>
        <w:t>, Mg</w:t>
      </w:r>
      <w:r w:rsidR="1EA8EACD" w:rsidRPr="002C3867">
        <w:rPr>
          <w:rFonts w:eastAsia="Arial Unicode MS"/>
          <w:sz w:val="24"/>
          <w:szCs w:val="24"/>
          <w:vertAlign w:val="superscript"/>
          <w:lang w:val="en-US"/>
        </w:rPr>
        <w:t>+2</w:t>
      </w:r>
      <w:r w:rsidRPr="002C3867">
        <w:rPr>
          <w:rFonts w:eastAsia="Arial Unicode MS"/>
          <w:sz w:val="24"/>
          <w:szCs w:val="24"/>
          <w:lang w:val="en-US"/>
        </w:rPr>
        <w:t>, NH</w:t>
      </w:r>
      <w:r w:rsidRPr="002C3867">
        <w:rPr>
          <w:rFonts w:eastAsia="Arial Unicode MS"/>
          <w:sz w:val="24"/>
          <w:szCs w:val="24"/>
          <w:vertAlign w:val="subscript"/>
          <w:lang w:val="en-US"/>
        </w:rPr>
        <w:t>4</w:t>
      </w:r>
      <w:r w:rsidRPr="002C3867">
        <w:rPr>
          <w:rFonts w:eastAsia="Arial Unicode MS"/>
          <w:sz w:val="24"/>
          <w:szCs w:val="24"/>
          <w:vertAlign w:val="superscript"/>
          <w:lang w:val="en-US"/>
        </w:rPr>
        <w:t>+</w:t>
      </w:r>
      <w:r w:rsidRPr="002C3867">
        <w:rPr>
          <w:rFonts w:eastAsia="Arial Unicode MS"/>
          <w:sz w:val="24"/>
          <w:szCs w:val="24"/>
          <w:lang w:val="en-US"/>
        </w:rPr>
        <w:t xml:space="preserve">-N, </w:t>
      </w:r>
      <w:r w:rsidRPr="002C3867">
        <w:rPr>
          <w:sz w:val="24"/>
          <w:szCs w:val="24"/>
          <w:lang w:val="en-US"/>
        </w:rPr>
        <w:t>NO</w:t>
      </w:r>
      <w:r w:rsidRPr="002C3867">
        <w:rPr>
          <w:sz w:val="24"/>
          <w:szCs w:val="24"/>
          <w:vertAlign w:val="subscript"/>
          <w:lang w:val="en-US"/>
        </w:rPr>
        <w:t>3</w:t>
      </w:r>
      <w:r w:rsidRPr="002C3867">
        <w:rPr>
          <w:sz w:val="24"/>
          <w:szCs w:val="24"/>
          <w:vertAlign w:val="superscript"/>
          <w:lang w:val="en-US"/>
        </w:rPr>
        <w:t>-</w:t>
      </w:r>
      <w:r w:rsidRPr="002C3867">
        <w:rPr>
          <w:rFonts w:eastAsia="Arial Unicode MS"/>
          <w:sz w:val="24"/>
          <w:szCs w:val="24"/>
          <w:lang w:val="en-US"/>
        </w:rPr>
        <w:t>-N, SO</w:t>
      </w:r>
      <w:r w:rsidRPr="002C3867">
        <w:rPr>
          <w:rFonts w:eastAsia="Arial Unicode MS"/>
          <w:sz w:val="24"/>
          <w:szCs w:val="24"/>
          <w:vertAlign w:val="subscript"/>
          <w:lang w:val="en-US"/>
        </w:rPr>
        <w:t>4</w:t>
      </w:r>
      <w:r w:rsidR="5DCC1A35" w:rsidRPr="002C3867">
        <w:rPr>
          <w:rFonts w:eastAsia="Arial Unicode MS"/>
          <w:sz w:val="24"/>
          <w:szCs w:val="24"/>
          <w:vertAlign w:val="superscript"/>
          <w:lang w:val="en-US"/>
        </w:rPr>
        <w:t>-</w:t>
      </w:r>
      <w:r w:rsidRPr="002C3867">
        <w:rPr>
          <w:rFonts w:eastAsia="Arial Unicode MS"/>
          <w:sz w:val="24"/>
          <w:szCs w:val="24"/>
          <w:lang w:val="en-US"/>
        </w:rPr>
        <w:t>, and PO</w:t>
      </w:r>
      <w:r w:rsidRPr="002C3867">
        <w:rPr>
          <w:rFonts w:eastAsia="Arial Unicode MS"/>
          <w:sz w:val="24"/>
          <w:szCs w:val="24"/>
          <w:vertAlign w:val="subscript"/>
          <w:lang w:val="en-US"/>
        </w:rPr>
        <w:t>4</w:t>
      </w:r>
      <w:r w:rsidRPr="002C3867">
        <w:rPr>
          <w:rFonts w:eastAsia="Arial Unicode MS"/>
          <w:sz w:val="24"/>
          <w:szCs w:val="24"/>
          <w:lang w:val="en-US"/>
        </w:rPr>
        <w:t xml:space="preserve">. </w:t>
      </w:r>
      <w:r w:rsidR="52C3AF12" w:rsidRPr="002C3867">
        <w:rPr>
          <w:sz w:val="24"/>
          <w:szCs w:val="24"/>
          <w:lang w:val="en-US"/>
        </w:rPr>
        <w:t>Dissolved inorganic N (DIN) is then defined as the sum of  NO</w:t>
      </w:r>
      <w:r w:rsidR="52C3AF12" w:rsidRPr="002C3867">
        <w:rPr>
          <w:sz w:val="24"/>
          <w:szCs w:val="24"/>
          <w:vertAlign w:val="subscript"/>
          <w:lang w:val="en-US"/>
        </w:rPr>
        <w:t>3</w:t>
      </w:r>
      <w:r w:rsidR="02C55B14" w:rsidRPr="002C3867">
        <w:rPr>
          <w:sz w:val="24"/>
          <w:szCs w:val="24"/>
          <w:vertAlign w:val="superscript"/>
          <w:lang w:val="en-US"/>
        </w:rPr>
        <w:t>-</w:t>
      </w:r>
      <w:r w:rsidR="02C55B14" w:rsidRPr="002C3867">
        <w:rPr>
          <w:sz w:val="24"/>
          <w:szCs w:val="24"/>
          <w:lang w:val="en-US"/>
        </w:rPr>
        <w:t>-N</w:t>
      </w:r>
      <w:r w:rsidR="52C3AF12" w:rsidRPr="002C3867">
        <w:rPr>
          <w:sz w:val="24"/>
          <w:szCs w:val="24"/>
          <w:vertAlign w:val="subscript"/>
          <w:lang w:val="en-US"/>
        </w:rPr>
        <w:t xml:space="preserve"> </w:t>
      </w:r>
      <w:r w:rsidR="52C3AF12" w:rsidRPr="002C3867">
        <w:rPr>
          <w:sz w:val="24"/>
          <w:szCs w:val="24"/>
          <w:lang w:val="en-US"/>
        </w:rPr>
        <w:t>and  NH</w:t>
      </w:r>
      <w:r w:rsidR="52C3AF12" w:rsidRPr="002C3867">
        <w:rPr>
          <w:sz w:val="24"/>
          <w:szCs w:val="24"/>
          <w:vertAlign w:val="subscript"/>
          <w:lang w:val="en-US"/>
        </w:rPr>
        <w:t>4</w:t>
      </w:r>
      <w:r w:rsidR="52C3AF12" w:rsidRPr="002C3867">
        <w:rPr>
          <w:sz w:val="24"/>
          <w:szCs w:val="24"/>
          <w:vertAlign w:val="superscript"/>
          <w:lang w:val="en-US"/>
        </w:rPr>
        <w:t>+</w:t>
      </w:r>
      <w:r w:rsidR="711FB2D7" w:rsidRPr="002C3867">
        <w:rPr>
          <w:sz w:val="24"/>
          <w:szCs w:val="24"/>
          <w:lang w:val="en-US"/>
        </w:rPr>
        <w:t>-N</w:t>
      </w:r>
      <w:r w:rsidR="52C3AF12" w:rsidRPr="002C3867">
        <w:rPr>
          <w:sz w:val="24"/>
          <w:szCs w:val="24"/>
          <w:lang w:val="en-US"/>
        </w:rPr>
        <w:t xml:space="preserve">. </w:t>
      </w:r>
      <w:r w:rsidRPr="002C3867">
        <w:rPr>
          <w:sz w:val="24"/>
          <w:szCs w:val="24"/>
          <w:lang w:val="en-US"/>
        </w:rPr>
        <w:t xml:space="preserve">Soil texture was measured by standard methods using a Bouyoucos hydrometer </w:t>
      </w:r>
      <w:r w:rsidR="5459D6A1" w:rsidRPr="002C3867">
        <w:rPr>
          <w:sz w:val="24"/>
          <w:szCs w:val="24"/>
        </w:rPr>
        <w:fldChar w:fldCharType="begin"/>
      </w:r>
      <w:r w:rsidR="5459D6A1" w:rsidRPr="002C3867">
        <w:rPr>
          <w:sz w:val="24"/>
          <w:szCs w:val="24"/>
        </w:rPr>
        <w:instrText xml:space="preserve"> ADDIN EN.CITE &lt;EndNote&gt;&lt;Cite&gt;&lt;Author&gt;Gee&lt;/Author&gt;&lt;Year&gt;1986&lt;/Year&gt;&lt;RecNum&gt;342&lt;/RecNum&gt;&lt;DisplayText&gt;(Gee, 1986)&lt;/DisplayText&gt;&lt;record&gt;&lt;rec-number&gt;342&lt;/rec-number&gt;&lt;foreign-keys&gt;&lt;key app="EN" db-id="psp5wa0pi9f5weevsxkxzdekszp2z090pt9e" timestamp="1733426113"&gt;342&lt;/key&gt;&lt;/foreign-keys&gt;&lt;ref-type name="Journal Article"&gt;17&lt;/ref-type&gt;&lt;contributors&gt;&lt;authors&gt;&lt;author&gt;Gee, GW&lt;/author&gt;&lt;/authors&gt;&lt;/contributors&gt;&lt;titles&gt;&lt;title&gt;Particle size analysis&lt;/title&gt;&lt;secondary-title&gt;Methods of soil analysis/ASA and SSSA&lt;/secondary-title&gt;&lt;/titles&gt;&lt;periodical&gt;&lt;full-title&gt;Methods of soil analysis/ASA and SSSA&lt;/full-title&gt;&lt;/periodical&gt;&lt;dates&gt;&lt;year&gt;1986&lt;/year&gt;&lt;/dates&gt;&lt;urls&gt;&lt;/urls&gt;&lt;/record&gt;&lt;/Cite&gt;&lt;/EndNote&gt;</w:instrText>
      </w:r>
      <w:r w:rsidR="5459D6A1" w:rsidRPr="002C3867">
        <w:rPr>
          <w:sz w:val="24"/>
          <w:szCs w:val="24"/>
        </w:rPr>
        <w:fldChar w:fldCharType="separate"/>
      </w:r>
      <w:r w:rsidRPr="002C3867">
        <w:rPr>
          <w:noProof/>
          <w:sz w:val="24"/>
          <w:szCs w:val="24"/>
          <w:lang w:val="en-US"/>
        </w:rPr>
        <w:t>(</w:t>
      </w:r>
      <w:hyperlink w:anchor="_ENREF_46" w:tooltip="Gee, 1986 #342" w:history="1">
        <w:r w:rsidR="001860FD" w:rsidRPr="001860FD">
          <w:rPr>
            <w:rStyle w:val="Hyperlink"/>
          </w:rPr>
          <w:t>Gee, 1986</w:t>
        </w:r>
      </w:hyperlink>
      <w:r w:rsidRPr="002C3867">
        <w:rPr>
          <w:noProof/>
          <w:sz w:val="24"/>
          <w:szCs w:val="24"/>
          <w:lang w:val="en-US"/>
        </w:rPr>
        <w:t>)</w:t>
      </w:r>
      <w:r w:rsidR="5459D6A1" w:rsidRPr="002C3867">
        <w:rPr>
          <w:sz w:val="24"/>
          <w:szCs w:val="24"/>
        </w:rPr>
        <w:fldChar w:fldCharType="end"/>
      </w:r>
      <w:r w:rsidRPr="002C3867">
        <w:rPr>
          <w:sz w:val="24"/>
          <w:szCs w:val="24"/>
          <w:lang w:val="en-US"/>
        </w:rPr>
        <w:t>.</w:t>
      </w:r>
      <w:r w:rsidR="48073C66" w:rsidRPr="002C3867">
        <w:rPr>
          <w:sz w:val="24"/>
          <w:szCs w:val="24"/>
          <w:lang w:val="en-US"/>
        </w:rPr>
        <w:t xml:space="preserve"> Cations were grouped </w:t>
      </w:r>
      <w:r w:rsidR="5D4077EC" w:rsidRPr="002C3867">
        <w:rPr>
          <w:sz w:val="24"/>
          <w:szCs w:val="24"/>
          <w:lang w:val="en-US"/>
        </w:rPr>
        <w:t>as</w:t>
      </w:r>
      <w:r w:rsidR="48073C66" w:rsidRPr="002C3867">
        <w:rPr>
          <w:sz w:val="24"/>
          <w:szCs w:val="24"/>
          <w:lang w:val="en-US"/>
        </w:rPr>
        <w:t xml:space="preserve"> </w:t>
      </w:r>
      <w:r w:rsidR="5D4077EC" w:rsidRPr="002C3867">
        <w:rPr>
          <w:sz w:val="24"/>
          <w:szCs w:val="24"/>
          <w:lang w:val="en-US"/>
        </w:rPr>
        <w:t xml:space="preserve">a </w:t>
      </w:r>
      <w:r w:rsidR="48073C66" w:rsidRPr="002C3867">
        <w:rPr>
          <w:sz w:val="24"/>
          <w:szCs w:val="24"/>
          <w:lang w:val="en-US"/>
        </w:rPr>
        <w:t xml:space="preserve">modeling </w:t>
      </w:r>
      <w:r w:rsidR="5D4077EC" w:rsidRPr="002C3867">
        <w:rPr>
          <w:sz w:val="24"/>
          <w:szCs w:val="24"/>
          <w:lang w:val="en-US"/>
        </w:rPr>
        <w:t xml:space="preserve">predictor using </w:t>
      </w:r>
      <w:r w:rsidR="48073C66" w:rsidRPr="002C3867">
        <w:rPr>
          <w:sz w:val="24"/>
          <w:szCs w:val="24"/>
          <w:lang w:val="en-US"/>
        </w:rPr>
        <w:t xml:space="preserve">the sum </w:t>
      </w:r>
      <w:proofErr w:type="gramStart"/>
      <w:r w:rsidR="48073C66" w:rsidRPr="002C3867">
        <w:rPr>
          <w:sz w:val="24"/>
          <w:szCs w:val="24"/>
          <w:lang w:val="en-US"/>
        </w:rPr>
        <w:t xml:space="preserve">of </w:t>
      </w:r>
      <w:r w:rsidR="197C1A53" w:rsidRPr="002C3867">
        <w:rPr>
          <w:rFonts w:eastAsia="Arial Unicode MS"/>
          <w:sz w:val="24"/>
          <w:szCs w:val="24"/>
          <w:lang w:val="en-US"/>
        </w:rPr>
        <w:t xml:space="preserve"> Na</w:t>
      </w:r>
      <w:r w:rsidR="197C1A53" w:rsidRPr="002C3867">
        <w:rPr>
          <w:rFonts w:eastAsia="Arial Unicode MS"/>
          <w:sz w:val="24"/>
          <w:szCs w:val="24"/>
          <w:vertAlign w:val="superscript"/>
          <w:lang w:val="en-US"/>
        </w:rPr>
        <w:t>+</w:t>
      </w:r>
      <w:r w:rsidR="197C1A53" w:rsidRPr="002C3867">
        <w:rPr>
          <w:rFonts w:eastAsia="Arial Unicode MS"/>
          <w:sz w:val="24"/>
          <w:szCs w:val="24"/>
          <w:lang w:val="en-US"/>
        </w:rPr>
        <w:t xml:space="preserve"> ,K</w:t>
      </w:r>
      <w:proofErr w:type="gramEnd"/>
      <w:r w:rsidR="197C1A53" w:rsidRPr="002C3867">
        <w:rPr>
          <w:rFonts w:eastAsia="Arial Unicode MS"/>
          <w:sz w:val="24"/>
          <w:szCs w:val="24"/>
          <w:vertAlign w:val="superscript"/>
          <w:lang w:val="en-US"/>
        </w:rPr>
        <w:t>+</w:t>
      </w:r>
      <w:r w:rsidR="197C1A53" w:rsidRPr="002C3867">
        <w:rPr>
          <w:rFonts w:eastAsia="Arial Unicode MS"/>
          <w:sz w:val="24"/>
          <w:szCs w:val="24"/>
          <w:lang w:val="en-US"/>
        </w:rPr>
        <w:t>, Na</w:t>
      </w:r>
      <w:r w:rsidR="197C1A53" w:rsidRPr="002C3867">
        <w:rPr>
          <w:rFonts w:eastAsia="Arial Unicode MS"/>
          <w:sz w:val="24"/>
          <w:szCs w:val="24"/>
          <w:vertAlign w:val="superscript"/>
          <w:lang w:val="en-US"/>
        </w:rPr>
        <w:t>+</w:t>
      </w:r>
      <w:r w:rsidR="197C1A53" w:rsidRPr="002C3867">
        <w:rPr>
          <w:rFonts w:eastAsia="Arial Unicode MS"/>
          <w:sz w:val="24"/>
          <w:szCs w:val="24"/>
          <w:lang w:val="en-US"/>
        </w:rPr>
        <w:t>, Ca</w:t>
      </w:r>
      <w:r w:rsidR="197C1A53" w:rsidRPr="002C3867">
        <w:rPr>
          <w:rFonts w:eastAsia="Arial Unicode MS"/>
          <w:sz w:val="24"/>
          <w:szCs w:val="24"/>
          <w:vertAlign w:val="superscript"/>
          <w:lang w:val="en-US"/>
        </w:rPr>
        <w:t>+2</w:t>
      </w:r>
      <w:r w:rsidR="197C1A53" w:rsidRPr="002C3867">
        <w:rPr>
          <w:rFonts w:eastAsia="Arial Unicode MS"/>
          <w:sz w:val="24"/>
          <w:szCs w:val="24"/>
          <w:lang w:val="en-US"/>
        </w:rPr>
        <w:t xml:space="preserve">, </w:t>
      </w:r>
      <w:r w:rsidR="00583427" w:rsidRPr="002C3867">
        <w:rPr>
          <w:rFonts w:eastAsia="Arial Unicode MS"/>
          <w:sz w:val="24"/>
          <w:szCs w:val="24"/>
          <w:lang w:val="en-US"/>
        </w:rPr>
        <w:t xml:space="preserve">and </w:t>
      </w:r>
      <w:r w:rsidR="197C1A53" w:rsidRPr="002C3867">
        <w:rPr>
          <w:rFonts w:eastAsia="Arial Unicode MS"/>
          <w:sz w:val="24"/>
          <w:szCs w:val="24"/>
          <w:lang w:val="en-US"/>
        </w:rPr>
        <w:t>Mg</w:t>
      </w:r>
      <w:r w:rsidR="197C1A53" w:rsidRPr="002C3867">
        <w:rPr>
          <w:rFonts w:eastAsia="Arial Unicode MS"/>
          <w:sz w:val="24"/>
          <w:szCs w:val="24"/>
          <w:vertAlign w:val="superscript"/>
          <w:lang w:val="en-US"/>
        </w:rPr>
        <w:t>+2</w:t>
      </w:r>
      <w:r w:rsidR="5D4077EC" w:rsidRPr="002C3867">
        <w:rPr>
          <w:sz w:val="24"/>
          <w:szCs w:val="24"/>
          <w:lang w:val="en-US"/>
        </w:rPr>
        <w:t xml:space="preserve"> concentrations.</w:t>
      </w:r>
    </w:p>
    <w:p w14:paraId="2DE19F4C" w14:textId="7812D307" w:rsidR="00A4687F" w:rsidRPr="002C3867" w:rsidRDefault="002253CC" w:rsidP="001D5D55">
      <w:pPr>
        <w:pStyle w:val="Heading3"/>
        <w:rPr>
          <w:rFonts w:ascii="Arial" w:hAnsi="Arial"/>
        </w:rPr>
      </w:pPr>
      <w:r w:rsidRPr="002C3867">
        <w:rPr>
          <w:rFonts w:ascii="Arial" w:hAnsi="Arial"/>
        </w:rPr>
        <w:t xml:space="preserve">2.2.2. </w:t>
      </w:r>
      <w:r w:rsidR="009D3B92" w:rsidRPr="002C3867">
        <w:rPr>
          <w:rFonts w:ascii="Arial" w:hAnsi="Arial"/>
        </w:rPr>
        <w:t xml:space="preserve">Microbial sampling </w:t>
      </w:r>
    </w:p>
    <w:p w14:paraId="2DE19F4E" w14:textId="652E7503" w:rsidR="00A4687F" w:rsidRPr="002C3867" w:rsidRDefault="6E026502" w:rsidP="280DF2BA">
      <w:pPr>
        <w:spacing w:after="240" w:line="360" w:lineRule="auto"/>
        <w:rPr>
          <w:sz w:val="24"/>
          <w:szCs w:val="24"/>
          <w:lang w:val="en-US"/>
        </w:rPr>
      </w:pPr>
      <w:r w:rsidRPr="002C3867">
        <w:rPr>
          <w:sz w:val="24"/>
          <w:szCs w:val="24"/>
          <w:lang w:val="en-US"/>
        </w:rPr>
        <w:t>S</w:t>
      </w:r>
      <w:r w:rsidR="68B93D6D" w:rsidRPr="002C3867">
        <w:rPr>
          <w:sz w:val="24"/>
          <w:szCs w:val="24"/>
          <w:lang w:val="en-US"/>
        </w:rPr>
        <w:t xml:space="preserve">oil samples were collected </w:t>
      </w:r>
      <w:r w:rsidR="195571EA" w:rsidRPr="002C3867">
        <w:rPr>
          <w:sz w:val="24"/>
          <w:szCs w:val="24"/>
          <w:lang w:val="en-US"/>
        </w:rPr>
        <w:t>t</w:t>
      </w:r>
      <w:r w:rsidR="191ACA0A" w:rsidRPr="002C3867">
        <w:rPr>
          <w:sz w:val="24"/>
          <w:szCs w:val="24"/>
          <w:lang w:val="en-US"/>
        </w:rPr>
        <w:t xml:space="preserve">o characterize microbial community and functional groups </w:t>
      </w:r>
      <w:r w:rsidR="68B93D6D" w:rsidRPr="002C3867">
        <w:rPr>
          <w:sz w:val="24"/>
          <w:szCs w:val="24"/>
          <w:lang w:val="en-US"/>
        </w:rPr>
        <w:t xml:space="preserve">using the same protocol described above for soil nutrient and chemistry analyses. </w:t>
      </w:r>
      <w:r w:rsidR="797FA391" w:rsidRPr="002C3867">
        <w:rPr>
          <w:sz w:val="24"/>
          <w:szCs w:val="24"/>
          <w:lang w:val="en-US"/>
        </w:rPr>
        <w:t>S</w:t>
      </w:r>
      <w:r w:rsidR="68B93D6D" w:rsidRPr="002C3867">
        <w:rPr>
          <w:sz w:val="24"/>
          <w:szCs w:val="24"/>
          <w:lang w:val="en-US"/>
        </w:rPr>
        <w:t xml:space="preserve">amples were </w:t>
      </w:r>
      <w:r w:rsidR="797FA391" w:rsidRPr="002C3867">
        <w:rPr>
          <w:sz w:val="24"/>
          <w:szCs w:val="24"/>
          <w:lang w:val="en-US"/>
        </w:rPr>
        <w:t>placed</w:t>
      </w:r>
      <w:r w:rsidR="68B93D6D" w:rsidRPr="002C3867">
        <w:rPr>
          <w:sz w:val="24"/>
          <w:szCs w:val="24"/>
          <w:lang w:val="en-US"/>
        </w:rPr>
        <w:t xml:space="preserve"> in sterile Whirlpak bags and stored at 4 ºC during transport before being placed in in a -80 ºC freezer until processing. Microbial DNA was extracted using Zymo</w:t>
      </w:r>
      <w:r w:rsidR="21F296A7" w:rsidRPr="002C3867">
        <w:rPr>
          <w:sz w:val="24"/>
          <w:szCs w:val="24"/>
          <w:lang w:val="en-US"/>
        </w:rPr>
        <w:t xml:space="preserve"> Research Quick-DNA</w:t>
      </w:r>
      <w:r w:rsidR="68B93D6D" w:rsidRPr="002C3867">
        <w:rPr>
          <w:sz w:val="24"/>
          <w:szCs w:val="24"/>
          <w:lang w:val="en-US"/>
        </w:rPr>
        <w:t xml:space="preserve"> </w:t>
      </w:r>
      <w:r w:rsidR="256FD480" w:rsidRPr="002C3867">
        <w:rPr>
          <w:sz w:val="24"/>
          <w:szCs w:val="24"/>
          <w:lang w:val="en-US"/>
        </w:rPr>
        <w:t>Fecal/</w:t>
      </w:r>
      <w:r w:rsidR="68B93D6D" w:rsidRPr="002C3867">
        <w:rPr>
          <w:sz w:val="24"/>
          <w:szCs w:val="24"/>
          <w:lang w:val="en-US"/>
        </w:rPr>
        <w:t xml:space="preserve">Soil </w:t>
      </w:r>
      <w:r w:rsidR="5D09C2BD" w:rsidRPr="002C3867">
        <w:rPr>
          <w:sz w:val="24"/>
          <w:szCs w:val="24"/>
          <w:lang w:val="en-US"/>
        </w:rPr>
        <w:t xml:space="preserve">Microbe </w:t>
      </w:r>
      <w:r w:rsidR="68B93D6D" w:rsidRPr="002C3867">
        <w:rPr>
          <w:sz w:val="24"/>
          <w:szCs w:val="24"/>
          <w:lang w:val="en-US"/>
        </w:rPr>
        <w:t xml:space="preserve">kit according to the manufacturer’s instructions. Archaeal/bacterial communities were characterized </w:t>
      </w:r>
      <w:r w:rsidR="01CA8113" w:rsidRPr="002C3867">
        <w:rPr>
          <w:sz w:val="24"/>
          <w:szCs w:val="24"/>
          <w:lang w:val="en-US"/>
        </w:rPr>
        <w:t>by sequencing the V4 region of the</w:t>
      </w:r>
      <w:r w:rsidR="68B93D6D" w:rsidRPr="002C3867">
        <w:rPr>
          <w:sz w:val="24"/>
          <w:szCs w:val="24"/>
          <w:lang w:val="en-US"/>
        </w:rPr>
        <w:t xml:space="preserve">16S rRNA gene </w:t>
      </w:r>
      <w:r w:rsidR="5459D6A1" w:rsidRPr="002C3867">
        <w:rPr>
          <w:sz w:val="24"/>
          <w:szCs w:val="24"/>
          <w:lang w:val="en-US"/>
        </w:rPr>
        <w:fldChar w:fldCharType="begin"/>
      </w:r>
      <w:r w:rsidR="00FD157D">
        <w:rPr>
          <w:sz w:val="24"/>
          <w:szCs w:val="24"/>
          <w:lang w:val="en-US"/>
        </w:rPr>
        <w:instrText xml:space="preserve"> ADDIN EN.CITE &lt;EndNote&gt;&lt;Cite&gt;&lt;Author&gt;Parada&lt;/Author&gt;&lt;Year&gt;2016&lt;/Year&gt;&lt;RecNum&gt;514&lt;/RecNum&gt;&lt;DisplayText&gt;(Apprill et al., 2015; Parada et al., 2016)&lt;/DisplayText&gt;&lt;record&gt;&lt;rec-number&gt;514&lt;/rec-number&gt;&lt;foreign-keys&gt;&lt;key app="EN" db-id="psp5wa0pi9f5weevsxkxzdekszp2z090pt9e" timestamp="1737057552"&gt;514&lt;/key&gt;&lt;/foreign-keys&gt;&lt;ref-type name="Journal Article"&gt;17&lt;/ref-type&gt;&lt;contributors&gt;&lt;authors&gt;&lt;author&gt;Parada, Alma E&lt;/author&gt;&lt;author&gt;Needham, David M&lt;/author&gt;&lt;author&gt;Fuhrman, Jed A&lt;/author&gt;&lt;/authors&gt;&lt;/contributors&gt;&lt;titles&gt;&lt;title&gt;Every base matters: assessing small subunit rRNA primers for marine microbiomes with mock communities, time series and global field samples&lt;/title&gt;&lt;secondary-title&gt;Environmental microbiology&lt;/secondary-title&gt;&lt;/titles&gt;&lt;periodical&gt;&lt;full-title&gt;Environmental microbiology&lt;/full-title&gt;&lt;/periodical&gt;&lt;pages&gt;1403-1414&lt;/pages&gt;&lt;volume&gt;18&lt;/volume&gt;&lt;number&gt;5&lt;/number&gt;&lt;dates&gt;&lt;year&gt;2016&lt;/year&gt;&lt;/dates&gt;&lt;isbn&gt;1462-2912&lt;/isbn&gt;&lt;urls&gt;&lt;/urls&gt;&lt;/record&gt;&lt;/Cite&gt;&lt;Cite&gt;&lt;Author&gt;Apprill&lt;/Author&gt;&lt;Year&gt;2015&lt;/Year&gt;&lt;RecNum&gt;515&lt;/RecNum&gt;&lt;record&gt;&lt;rec-number&gt;515&lt;/rec-number&gt;&lt;foreign-keys&gt;&lt;key app="EN" db-id="psp5wa0pi9f5weevsxkxzdekszp2z090pt9e" timestamp="1737057573"&gt;515&lt;/key&gt;&lt;/foreign-keys&gt;&lt;ref-type name="Journal Article"&gt;17&lt;/ref-type&gt;&lt;contributors&gt;&lt;authors&gt;&lt;author&gt;Apprill, Amy&lt;/author&gt;&lt;author&gt;McNally, Sean&lt;/author&gt;&lt;author&gt;Parsons, Rachel&lt;/author&gt;&lt;author&gt;Weber, Laura&lt;/author&gt;&lt;/authors&gt;&lt;/contributors&gt;&lt;titles&gt;&lt;title&gt;Minor revision to V4 region SSU rRNA 806R gene primer greatly increases detection of SAR11 bacterioplankton&lt;/title&gt;&lt;secondary-title&gt;Aquatic Microbial Ecology&lt;/secondary-title&gt;&lt;/titles&gt;&lt;periodical&gt;&lt;full-title&gt;Aquatic Microbial Ecology&lt;/full-title&gt;&lt;/periodical&gt;&lt;pages&gt;129-137&lt;/pages&gt;&lt;volume&gt;75&lt;/volume&gt;&lt;number&gt;2&lt;/number&gt;&lt;dates&gt;&lt;year&gt;2015&lt;/year&gt;&lt;/dates&gt;&lt;isbn&gt;0948-3055&lt;/isbn&gt;&lt;urls&gt;&lt;/urls&gt;&lt;/record&gt;&lt;/Cite&gt;&lt;/EndNote&gt;</w:instrText>
      </w:r>
      <w:r w:rsidR="5459D6A1" w:rsidRPr="002C3867">
        <w:rPr>
          <w:sz w:val="24"/>
          <w:szCs w:val="24"/>
          <w:lang w:val="en-US"/>
        </w:rPr>
        <w:fldChar w:fldCharType="separate"/>
      </w:r>
      <w:r w:rsidR="00FD157D">
        <w:rPr>
          <w:noProof/>
          <w:sz w:val="24"/>
          <w:szCs w:val="24"/>
          <w:lang w:val="en-US"/>
        </w:rPr>
        <w:t>(</w:t>
      </w:r>
      <w:hyperlink w:anchor="_ENREF_8" w:tooltip="Apprill, 2015 #515" w:history="1">
        <w:r w:rsidR="001860FD" w:rsidRPr="001860FD">
          <w:rPr>
            <w:rStyle w:val="Hyperlink"/>
          </w:rPr>
          <w:t>Apprill et al., 2015</w:t>
        </w:r>
      </w:hyperlink>
      <w:r w:rsidR="00FD157D">
        <w:rPr>
          <w:noProof/>
          <w:sz w:val="24"/>
          <w:szCs w:val="24"/>
          <w:lang w:val="en-US"/>
        </w:rPr>
        <w:t xml:space="preserve">; </w:t>
      </w:r>
      <w:hyperlink w:anchor="_ENREF_93" w:tooltip="Parada, 2016 #514" w:history="1">
        <w:r w:rsidR="001860FD" w:rsidRPr="001860FD">
          <w:rPr>
            <w:rStyle w:val="Hyperlink"/>
          </w:rPr>
          <w:t>Parada et al., 2016</w:t>
        </w:r>
      </w:hyperlink>
      <w:r w:rsidR="00FD157D">
        <w:rPr>
          <w:noProof/>
          <w:sz w:val="24"/>
          <w:szCs w:val="24"/>
          <w:lang w:val="en-US"/>
        </w:rPr>
        <w:t>)</w:t>
      </w:r>
      <w:r w:rsidR="5459D6A1" w:rsidRPr="002C3867">
        <w:rPr>
          <w:sz w:val="24"/>
          <w:szCs w:val="24"/>
          <w:lang w:val="en-US"/>
        </w:rPr>
        <w:fldChar w:fldCharType="end"/>
      </w:r>
      <w:r w:rsidR="68B93D6D" w:rsidRPr="002C3867">
        <w:rPr>
          <w:sz w:val="24"/>
          <w:szCs w:val="24"/>
          <w:lang w:val="en-US"/>
        </w:rPr>
        <w:t xml:space="preserve"> </w:t>
      </w:r>
      <w:r w:rsidR="251CBC4D" w:rsidRPr="002C3867">
        <w:rPr>
          <w:sz w:val="24"/>
          <w:szCs w:val="24"/>
          <w:lang w:val="en-US"/>
        </w:rPr>
        <w:t>using</w:t>
      </w:r>
      <w:r w:rsidR="4CCF7782" w:rsidRPr="002C3867">
        <w:rPr>
          <w:sz w:val="24"/>
          <w:szCs w:val="24"/>
          <w:lang w:val="en-US"/>
        </w:rPr>
        <w:t xml:space="preserve"> the</w:t>
      </w:r>
      <w:r w:rsidR="251CBC4D" w:rsidRPr="002C3867">
        <w:rPr>
          <w:sz w:val="24"/>
          <w:szCs w:val="24"/>
          <w:lang w:val="en-US"/>
        </w:rPr>
        <w:t xml:space="preserve"> E</w:t>
      </w:r>
      <w:r w:rsidR="02A6908C" w:rsidRPr="002C3867">
        <w:rPr>
          <w:sz w:val="24"/>
          <w:szCs w:val="24"/>
          <w:lang w:val="en-US"/>
        </w:rPr>
        <w:t xml:space="preserve">arth Microbiome </w:t>
      </w:r>
      <w:r w:rsidR="78A8054B" w:rsidRPr="002C3867">
        <w:rPr>
          <w:sz w:val="24"/>
          <w:szCs w:val="24"/>
          <w:lang w:val="en-US"/>
        </w:rPr>
        <w:t xml:space="preserve">Project (EMP) suggested primers of </w:t>
      </w:r>
      <w:r w:rsidR="251CBC4D" w:rsidRPr="002C3867">
        <w:rPr>
          <w:sz w:val="24"/>
          <w:szCs w:val="24"/>
          <w:lang w:val="en-US"/>
        </w:rPr>
        <w:t>515F and 806R</w:t>
      </w:r>
      <w:r w:rsidR="5A7F6CC6" w:rsidRPr="002C3867">
        <w:rPr>
          <w:sz w:val="24"/>
          <w:szCs w:val="24"/>
          <w:lang w:val="en-US"/>
        </w:rPr>
        <w:t>,</w:t>
      </w:r>
      <w:r w:rsidR="251CBC4D" w:rsidRPr="002C3867">
        <w:rPr>
          <w:sz w:val="24"/>
          <w:szCs w:val="24"/>
          <w:lang w:val="en-US"/>
        </w:rPr>
        <w:t xml:space="preserve"> </w:t>
      </w:r>
      <w:r w:rsidR="68B93D6D" w:rsidRPr="002C3867">
        <w:rPr>
          <w:sz w:val="24"/>
          <w:szCs w:val="24"/>
          <w:lang w:val="en-US"/>
        </w:rPr>
        <w:t>while fungal communities were profiled using the first internal transcribed spacer (ITS1) sequencing</w:t>
      </w:r>
      <w:r w:rsidR="00363279" w:rsidRPr="002C3867">
        <w:rPr>
          <w:sz w:val="24"/>
          <w:szCs w:val="24"/>
          <w:lang w:val="en-US"/>
        </w:rPr>
        <w:t xml:space="preserve"> </w:t>
      </w:r>
      <w:r w:rsidR="00363279" w:rsidRPr="002C3867">
        <w:rPr>
          <w:sz w:val="24"/>
          <w:szCs w:val="24"/>
          <w:lang w:val="en-US"/>
        </w:rPr>
        <w:fldChar w:fldCharType="begin"/>
      </w:r>
      <w:r w:rsidR="00FD157D">
        <w:rPr>
          <w:sz w:val="24"/>
          <w:szCs w:val="24"/>
          <w:lang w:val="en-US"/>
        </w:rPr>
        <w:instrText xml:space="preserve"> ADDIN EN.CITE &lt;EndNote&gt;&lt;Cite&gt;&lt;Author&gt;White&lt;/Author&gt;&lt;Year&gt;1990&lt;/Year&gt;&lt;RecNum&gt;520&lt;/RecNum&gt;&lt;DisplayText&gt;(White et al., 1990)&lt;/DisplayText&gt;&lt;record&gt;&lt;rec-number&gt;520&lt;/rec-number&gt;&lt;foreign-keys&gt;&lt;key app="EN" db-id="psp5wa0pi9f5weevsxkxzdekszp2z090pt9e" timestamp="1738423070"&gt;520&lt;/key&gt;&lt;/foreign-keys&gt;&lt;ref-type name="Journal Article"&gt;17&lt;/ref-type&gt;&lt;contributors&gt;&lt;authors&gt;&lt;author&gt;White, Thomas J&lt;/author&gt;&lt;author&gt;Bruns, Thomas&lt;/author&gt;&lt;author&gt;Lee, SJWT&lt;/author&gt;&lt;author&gt;Taylor, John&lt;/author&gt;&lt;/authors&gt;&lt;/contributors&gt;&lt;titles&gt;&lt;title&gt;Amplification and direct sequencing of fungal ribosomal RNA genes for phylogenetics&lt;/title&gt;&lt;secondary-title&gt;PCR protocols: a guide to methods and applications&lt;/secondary-title&gt;&lt;/titles&gt;&lt;periodical&gt;&lt;full-title&gt;PCR protocols: a guide to methods and applications&lt;/full-title&gt;&lt;/periodical&gt;&lt;pages&gt;315-322&lt;/pages&gt;&lt;volume&gt;18&lt;/volume&gt;&lt;number&gt;1&lt;/number&gt;&lt;dates&gt;&lt;year&gt;1990&lt;/year&gt;&lt;/dates&gt;&lt;urls&gt;&lt;/urls&gt;&lt;/record&gt;&lt;/Cite&gt;&lt;/EndNote&gt;</w:instrText>
      </w:r>
      <w:r w:rsidR="00363279" w:rsidRPr="002C3867">
        <w:rPr>
          <w:sz w:val="24"/>
          <w:szCs w:val="24"/>
          <w:lang w:val="en-US"/>
        </w:rPr>
        <w:fldChar w:fldCharType="separate"/>
      </w:r>
      <w:r w:rsidR="00FD157D">
        <w:rPr>
          <w:noProof/>
          <w:sz w:val="24"/>
          <w:szCs w:val="24"/>
          <w:lang w:val="en-US"/>
        </w:rPr>
        <w:t>(</w:t>
      </w:r>
      <w:hyperlink w:anchor="_ENREF_139" w:tooltip="White, 1990 #520" w:history="1">
        <w:r w:rsidR="001860FD" w:rsidRPr="001860FD">
          <w:rPr>
            <w:rStyle w:val="Hyperlink"/>
          </w:rPr>
          <w:t>White et al., 1990</w:t>
        </w:r>
      </w:hyperlink>
      <w:r w:rsidR="00FD157D">
        <w:rPr>
          <w:noProof/>
          <w:sz w:val="24"/>
          <w:szCs w:val="24"/>
          <w:lang w:val="en-US"/>
        </w:rPr>
        <w:t>)</w:t>
      </w:r>
      <w:r w:rsidR="00363279" w:rsidRPr="002C3867">
        <w:rPr>
          <w:sz w:val="24"/>
          <w:szCs w:val="24"/>
          <w:lang w:val="en-US"/>
        </w:rPr>
        <w:fldChar w:fldCharType="end"/>
      </w:r>
      <w:r w:rsidR="68B93D6D" w:rsidRPr="002C3867">
        <w:rPr>
          <w:sz w:val="24"/>
          <w:szCs w:val="24"/>
          <w:lang w:val="en-US"/>
        </w:rPr>
        <w:t xml:space="preserve">. To process the reads, we used QIIME2 (2021.2) and discarded low-quality ITS reverse reads. Demultiplexed 16S and ITS samples </w:t>
      </w:r>
      <w:r w:rsidR="5885930C" w:rsidRPr="002C3867">
        <w:rPr>
          <w:sz w:val="24"/>
          <w:szCs w:val="24"/>
          <w:lang w:val="en-US"/>
        </w:rPr>
        <w:t>were</w:t>
      </w:r>
      <w:r w:rsidR="68B93D6D" w:rsidRPr="002C3867">
        <w:rPr>
          <w:sz w:val="24"/>
          <w:szCs w:val="24"/>
          <w:lang w:val="en-US"/>
        </w:rPr>
        <w:t xml:space="preserve"> merged, filtered, denoised, and binned to create amplicon sequence variants (ASVs) with DADA2. The read counts for 16S rRNA ranged from 20,952 to 68,942, while ITS counts varied from 9,875 to 206,218. Bacterial and archaeal ASVs were taxonomically classified using pre-trained SILVA</w:t>
      </w:r>
      <w:r w:rsidR="60B98C1E" w:rsidRPr="002C3867">
        <w:rPr>
          <w:sz w:val="24"/>
          <w:szCs w:val="24"/>
          <w:lang w:val="en-US"/>
        </w:rPr>
        <w:t xml:space="preserve"> </w:t>
      </w:r>
      <w:r w:rsidR="00DB2DC8" w:rsidRPr="002C3867">
        <w:rPr>
          <w:sz w:val="24"/>
          <w:szCs w:val="24"/>
          <w:lang w:val="en-US"/>
        </w:rPr>
        <w:fldChar w:fldCharType="begin"/>
      </w:r>
      <w:r w:rsidR="00FD157D">
        <w:rPr>
          <w:sz w:val="24"/>
          <w:szCs w:val="24"/>
          <w:lang w:val="en-US"/>
        </w:rPr>
        <w:instrText xml:space="preserve"> ADDIN EN.CITE &lt;EndNote&gt;&lt;Cite&gt;&lt;Author&gt;Quast&lt;/Author&gt;&lt;Year&gt;2012&lt;/Year&gt;&lt;RecNum&gt;517&lt;/RecNum&gt;&lt;Prefix&gt;version 138: &lt;/Prefix&gt;&lt;DisplayText&gt;(version 138: Quast et al., 2012; Robeson et al., 2021)&lt;/DisplayText&gt;&lt;record&gt;&lt;rec-number&gt;517&lt;/rec-number&gt;&lt;foreign-keys&gt;&lt;key app="EN" db-id="psp5wa0pi9f5weevsxkxzdekszp2z090pt9e" timestamp="1738422683"&gt;517&lt;/key&gt;&lt;/foreign-keys&gt;&lt;ref-type name="Journal Article"&gt;17&lt;/ref-type&gt;&lt;contributors&gt;&lt;authors&gt;&lt;author&gt;Quast, Christian&lt;/author&gt;&lt;author&gt;Pruesse, Elmar&lt;/author&gt;&lt;author&gt;Yilmaz, Pelin&lt;/author&gt;&lt;author&gt;Gerken, Jan&lt;/author&gt;&lt;author&gt;Schweer, Timmy&lt;/author&gt;&lt;author&gt;Yarza, Pablo&lt;/author&gt;&lt;author&gt;Peplies, Jörg&lt;/author&gt;&lt;author&gt;Glöckner, Frank Oliver&lt;/author&gt;&lt;/authors&gt;&lt;/contributors&gt;&lt;titles&gt;&lt;title&gt;The SILVA ribosomal RNA gene database project: improved data processing and web-based tools&lt;/title&gt;&lt;secondary-title&gt;Nucleic acids research&lt;/secondary-title&gt;&lt;/titles&gt;&lt;periodical&gt;&lt;full-title&gt;Nucleic acids research&lt;/full-title&gt;&lt;/periodical&gt;&lt;pages&gt;D590-D596&lt;/pages&gt;&lt;volume&gt;41&lt;/volume&gt;&lt;number&gt;D1&lt;/number&gt;&lt;dates&gt;&lt;year&gt;2012&lt;/year&gt;&lt;/dates&gt;&lt;isbn&gt;0305-1048&lt;/isbn&gt;&lt;urls&gt;&lt;/urls&gt;&lt;/record&gt;&lt;/Cite&gt;&lt;Cite&gt;&lt;Author&gt;Robeson&lt;/Author&gt;&lt;Year&gt;2021&lt;/Year&gt;&lt;RecNum&gt;518&lt;/RecNum&gt;&lt;record&gt;&lt;rec-number&gt;518&lt;/rec-number&gt;&lt;foreign-keys&gt;&lt;key app="EN" db-id="psp5wa0pi9f5weevsxkxzdekszp2z090pt9e" timestamp="1738422774"&gt;518&lt;/key&gt;&lt;/foreign-keys&gt;&lt;ref-type name="Journal Article"&gt;17&lt;/ref-type&gt;&lt;contributors&gt;&lt;authors&gt;&lt;author&gt;Robeson, Michael S&lt;/author&gt;&lt;author&gt;O’Rourke, Devon R&lt;/author&gt;&lt;author&gt;Kaehler, Benjamin D&lt;/author&gt;&lt;author&gt;Ziemski, Michal&lt;/author&gt;&lt;author&gt;Dillon, Matthew R&lt;/author&gt;&lt;author&gt;Foster, Jeffrey T&lt;/author&gt;&lt;author&gt;Bokulich, Nicholas A&lt;/author&gt;&lt;/authors&gt;&lt;/contributors&gt;&lt;titles&gt;&lt;title&gt;RESCRIPt: Reproducible sequence taxonomy reference database management&lt;/title&gt;&lt;secondary-title&gt;PLoS computational biology&lt;/secondary-title&gt;&lt;/titles&gt;&lt;periodical&gt;&lt;full-title&gt;PLoS computational biology&lt;/full-title&gt;&lt;/periodical&gt;&lt;pages&gt;e1009581&lt;/pages&gt;&lt;volume&gt;17&lt;/volume&gt;&lt;number&gt;11&lt;/number&gt;&lt;dates&gt;&lt;year&gt;2021&lt;/year&gt;&lt;/dates&gt;&lt;isbn&gt;1553-734X&lt;/isbn&gt;&lt;urls&gt;&lt;/urls&gt;&lt;/record&gt;&lt;/Cite&gt;&lt;/EndNote&gt;</w:instrText>
      </w:r>
      <w:r w:rsidR="00DB2DC8" w:rsidRPr="002C3867">
        <w:rPr>
          <w:sz w:val="24"/>
          <w:szCs w:val="24"/>
          <w:lang w:val="en-US"/>
        </w:rPr>
        <w:fldChar w:fldCharType="separate"/>
      </w:r>
      <w:r w:rsidR="00FD157D">
        <w:rPr>
          <w:noProof/>
          <w:sz w:val="24"/>
          <w:szCs w:val="24"/>
          <w:lang w:val="en-US"/>
        </w:rPr>
        <w:t xml:space="preserve">(version 138: </w:t>
      </w:r>
      <w:hyperlink w:anchor="_ENREF_103" w:tooltip="Quast, 2012 #517" w:history="1">
        <w:r w:rsidR="001860FD" w:rsidRPr="001860FD">
          <w:rPr>
            <w:rStyle w:val="Hyperlink"/>
          </w:rPr>
          <w:t>Quast et al., 2012</w:t>
        </w:r>
      </w:hyperlink>
      <w:r w:rsidR="00FD157D">
        <w:rPr>
          <w:noProof/>
          <w:sz w:val="24"/>
          <w:szCs w:val="24"/>
          <w:lang w:val="en-US"/>
        </w:rPr>
        <w:t xml:space="preserve">; </w:t>
      </w:r>
      <w:hyperlink w:anchor="_ENREF_114" w:tooltip="Robeson, 2021 #518" w:history="1">
        <w:r w:rsidR="001860FD" w:rsidRPr="001860FD">
          <w:rPr>
            <w:rStyle w:val="Hyperlink"/>
          </w:rPr>
          <w:t>Robeson et al., 2021</w:t>
        </w:r>
      </w:hyperlink>
      <w:r w:rsidR="00FD157D">
        <w:rPr>
          <w:noProof/>
          <w:sz w:val="24"/>
          <w:szCs w:val="24"/>
          <w:lang w:val="en-US"/>
        </w:rPr>
        <w:t>)</w:t>
      </w:r>
      <w:r w:rsidR="00DB2DC8" w:rsidRPr="002C3867">
        <w:rPr>
          <w:sz w:val="24"/>
          <w:szCs w:val="24"/>
          <w:lang w:val="en-US"/>
        </w:rPr>
        <w:fldChar w:fldCharType="end"/>
      </w:r>
      <w:r w:rsidR="00DB2DC8" w:rsidRPr="002C3867">
        <w:rPr>
          <w:sz w:val="24"/>
          <w:szCs w:val="24"/>
          <w:lang w:val="en-US"/>
        </w:rPr>
        <w:t xml:space="preserve"> </w:t>
      </w:r>
      <w:r w:rsidR="68B93D6D" w:rsidRPr="002C3867">
        <w:rPr>
          <w:sz w:val="24"/>
          <w:szCs w:val="24"/>
          <w:lang w:val="en-US"/>
        </w:rPr>
        <w:t>classifiers, and fungal ASVs were classified with self-trained UNITE</w:t>
      </w:r>
      <w:r w:rsidR="007362A9" w:rsidRPr="002C3867">
        <w:rPr>
          <w:sz w:val="24"/>
          <w:szCs w:val="24"/>
          <w:lang w:val="en-US"/>
        </w:rPr>
        <w:t xml:space="preserve"> </w:t>
      </w:r>
      <w:r w:rsidR="007362A9" w:rsidRPr="002C3867">
        <w:rPr>
          <w:sz w:val="24"/>
          <w:szCs w:val="24"/>
          <w:lang w:val="en-US"/>
        </w:rPr>
        <w:fldChar w:fldCharType="begin"/>
      </w:r>
      <w:r w:rsidR="00FD157D">
        <w:rPr>
          <w:sz w:val="24"/>
          <w:szCs w:val="24"/>
          <w:lang w:val="en-US"/>
        </w:rPr>
        <w:instrText xml:space="preserve"> ADDIN EN.CITE &lt;EndNote&gt;&lt;Cite&gt;&lt;Author&gt;Nilsson&lt;/Author&gt;&lt;Year&gt;2019&lt;/Year&gt;&lt;RecNum&gt;519&lt;/RecNum&gt;&lt;Prefix&gt;version 9.0: &lt;/Prefix&gt;&lt;DisplayText&gt;(version 9.0: Nilsson et al., 2019)&lt;/DisplayText&gt;&lt;record&gt;&lt;rec-number&gt;519&lt;/rec-number&gt;&lt;foreign-keys&gt;&lt;key app="EN" db-id="psp5wa0pi9f5weevsxkxzdekszp2z090pt9e" timestamp="1738422895"&gt;519&lt;/key&gt;&lt;/foreign-keys&gt;&lt;ref-type name="Journal Article"&gt;17&lt;/ref-type&gt;&lt;contributors&gt;&lt;authors&gt;&lt;author&gt;Nilsson, Rolf Henrik&lt;/author&gt;&lt;author&gt;Larsson, Karl-Henrik&lt;/author&gt;&lt;author&gt;Taylor, Andy F S&lt;/author&gt;&lt;author&gt;Bengtsson-Palme, Johan&lt;/author&gt;&lt;author&gt;Jeppesen, Thomas S&lt;/author&gt;&lt;author&gt;Schigel, Dmitry&lt;/author&gt;&lt;author&gt;Kennedy, Peter&lt;/author&gt;&lt;author&gt;Picard, Kathryn&lt;/author&gt;&lt;author&gt;Glöckner, Frank Oliver&lt;/author&gt;&lt;author&gt;Tedersoo, Leho&lt;/author&gt;&lt;/authors&gt;&lt;/contributors&gt;&lt;titles&gt;&lt;title&gt;The UNITE database for molecular identification of fungi: handling dark taxa and parallel taxonomic classifications&lt;/title&gt;&lt;secondary-title&gt;Nucleic acids research&lt;/secondary-title&gt;&lt;/titles&gt;&lt;periodical&gt;&lt;full-title&gt;Nucleic acids research&lt;/full-title&gt;&lt;/periodical&gt;&lt;pages&gt;D259-D264&lt;/pages&gt;&lt;volume&gt;47&lt;/volume&gt;&lt;number&gt;D1&lt;/number&gt;&lt;dates&gt;&lt;year&gt;2019&lt;/year&gt;&lt;/dates&gt;&lt;isbn&gt;0305-1048&lt;/isbn&gt;&lt;urls&gt;&lt;/urls&gt;&lt;/record&gt;&lt;/Cite&gt;&lt;/EndNote&gt;</w:instrText>
      </w:r>
      <w:r w:rsidR="007362A9" w:rsidRPr="002C3867">
        <w:rPr>
          <w:sz w:val="24"/>
          <w:szCs w:val="24"/>
          <w:lang w:val="en-US"/>
        </w:rPr>
        <w:fldChar w:fldCharType="separate"/>
      </w:r>
      <w:r w:rsidR="00FD157D">
        <w:rPr>
          <w:noProof/>
          <w:sz w:val="24"/>
          <w:szCs w:val="24"/>
          <w:lang w:val="en-US"/>
        </w:rPr>
        <w:t>(</w:t>
      </w:r>
      <w:hyperlink w:anchor="_ENREF_86" w:tooltip="Nilsson, 2019 #519" w:history="1">
        <w:r w:rsidR="001860FD" w:rsidRPr="001860FD">
          <w:rPr>
            <w:rStyle w:val="Hyperlink"/>
          </w:rPr>
          <w:t>version 9.0: Nilsson et al., 2019</w:t>
        </w:r>
      </w:hyperlink>
      <w:r w:rsidR="00FD157D">
        <w:rPr>
          <w:noProof/>
          <w:sz w:val="24"/>
          <w:szCs w:val="24"/>
          <w:lang w:val="en-US"/>
        </w:rPr>
        <w:t>)</w:t>
      </w:r>
      <w:r w:rsidR="007362A9" w:rsidRPr="002C3867">
        <w:rPr>
          <w:sz w:val="24"/>
          <w:szCs w:val="24"/>
          <w:lang w:val="en-US"/>
        </w:rPr>
        <w:fldChar w:fldCharType="end"/>
      </w:r>
      <w:r w:rsidR="007362A9" w:rsidRPr="002C3867">
        <w:rPr>
          <w:sz w:val="24"/>
          <w:szCs w:val="24"/>
          <w:lang w:val="en-US"/>
        </w:rPr>
        <w:t xml:space="preserve"> </w:t>
      </w:r>
      <w:r w:rsidR="68B93D6D" w:rsidRPr="002C3867">
        <w:rPr>
          <w:sz w:val="24"/>
          <w:szCs w:val="24"/>
          <w:lang w:val="en-US"/>
        </w:rPr>
        <w:t xml:space="preserve">database classifiers. Sequences not assigned to the appropriate kingdoms </w:t>
      </w:r>
      <w:r w:rsidR="728FA91A" w:rsidRPr="002C3867">
        <w:rPr>
          <w:sz w:val="24"/>
          <w:szCs w:val="24"/>
          <w:lang w:val="en-US"/>
        </w:rPr>
        <w:t xml:space="preserve">and </w:t>
      </w:r>
      <w:r w:rsidR="75011379" w:rsidRPr="002C3867">
        <w:rPr>
          <w:sz w:val="24"/>
          <w:szCs w:val="24"/>
          <w:lang w:val="en-US"/>
        </w:rPr>
        <w:t xml:space="preserve">ASVs </w:t>
      </w:r>
      <w:r w:rsidR="68B93D6D" w:rsidRPr="002C3867">
        <w:rPr>
          <w:sz w:val="24"/>
          <w:szCs w:val="24"/>
          <w:lang w:val="en-US"/>
        </w:rPr>
        <w:t xml:space="preserve">classified </w:t>
      </w:r>
      <w:r w:rsidR="68B93D6D" w:rsidRPr="002C3867">
        <w:rPr>
          <w:sz w:val="24"/>
          <w:szCs w:val="24"/>
          <w:lang w:val="en-US"/>
        </w:rPr>
        <w:lastRenderedPageBreak/>
        <w:t xml:space="preserve">as mitochondria or chloroplasts were discarded. The resulting reads were deposited in NCBI under BioProject PRJNA682830. </w:t>
      </w:r>
    </w:p>
    <w:p w14:paraId="74029B67" w14:textId="13D0DFC5" w:rsidR="009D3B92" w:rsidRPr="002C3867" w:rsidRDefault="009D0AF7" w:rsidP="001D5D55">
      <w:pPr>
        <w:pStyle w:val="Heading3"/>
        <w:rPr>
          <w:rFonts w:ascii="Arial" w:hAnsi="Arial"/>
        </w:rPr>
      </w:pPr>
      <w:r w:rsidRPr="002C3867">
        <w:rPr>
          <w:rFonts w:ascii="Arial" w:hAnsi="Arial"/>
        </w:rPr>
        <w:t xml:space="preserve">2.2.3. </w:t>
      </w:r>
      <w:r w:rsidR="009D3B92" w:rsidRPr="002C3867">
        <w:rPr>
          <w:rFonts w:ascii="Arial" w:hAnsi="Arial"/>
        </w:rPr>
        <w:t>Plant community and trait sampling</w:t>
      </w:r>
    </w:p>
    <w:p w14:paraId="2DE19F53" w14:textId="2E39F0EB" w:rsidR="00A4687F" w:rsidRPr="002C3867" w:rsidRDefault="1931DB12" w:rsidP="3419A074">
      <w:pPr>
        <w:spacing w:line="360" w:lineRule="auto"/>
        <w:rPr>
          <w:sz w:val="24"/>
          <w:szCs w:val="24"/>
          <w:lang w:val="en-US"/>
        </w:rPr>
      </w:pPr>
      <w:r w:rsidRPr="002C3867">
        <w:rPr>
          <w:sz w:val="24"/>
          <w:szCs w:val="24"/>
          <w:lang w:val="en-US"/>
        </w:rPr>
        <w:t xml:space="preserve">In August 2023, we measured substrate and plant cover at peak herbaceous biomass. </w:t>
      </w:r>
      <w:proofErr w:type="gramStart"/>
      <w:r w:rsidRPr="002C3867">
        <w:rPr>
          <w:sz w:val="24"/>
          <w:szCs w:val="24"/>
          <w:lang w:val="en-US"/>
        </w:rPr>
        <w:t>Cover</w:t>
      </w:r>
      <w:proofErr w:type="gramEnd"/>
      <w:r w:rsidRPr="002C3867">
        <w:rPr>
          <w:sz w:val="24"/>
          <w:szCs w:val="24"/>
          <w:lang w:val="en-US"/>
        </w:rPr>
        <w:t xml:space="preserve"> of each species was measured within </w:t>
      </w:r>
      <w:r w:rsidR="647DEA22" w:rsidRPr="002C3867">
        <w:rPr>
          <w:sz w:val="24"/>
          <w:szCs w:val="24"/>
          <w:lang w:val="en-US"/>
        </w:rPr>
        <w:t>two</w:t>
      </w:r>
      <w:r w:rsidRPr="002C3867">
        <w:rPr>
          <w:sz w:val="24"/>
          <w:szCs w:val="24"/>
          <w:lang w:val="en-US"/>
        </w:rPr>
        <w:t>, 1 m</w:t>
      </w:r>
      <w:r w:rsidRPr="002C3867">
        <w:rPr>
          <w:sz w:val="24"/>
          <w:szCs w:val="24"/>
          <w:vertAlign w:val="superscript"/>
          <w:lang w:val="en-US"/>
        </w:rPr>
        <w:t>2</w:t>
      </w:r>
      <w:r w:rsidRPr="002C3867">
        <w:rPr>
          <w:sz w:val="24"/>
          <w:szCs w:val="24"/>
          <w:lang w:val="en-US"/>
        </w:rPr>
        <w:t xml:space="preserve"> quadrats per 5 m</w:t>
      </w:r>
      <w:r w:rsidRPr="002C3867">
        <w:rPr>
          <w:sz w:val="24"/>
          <w:szCs w:val="24"/>
          <w:vertAlign w:val="superscript"/>
          <w:lang w:val="en-US"/>
        </w:rPr>
        <w:t>2</w:t>
      </w:r>
      <w:r w:rsidRPr="002C3867">
        <w:rPr>
          <w:sz w:val="24"/>
          <w:szCs w:val="24"/>
          <w:lang w:val="en-US"/>
        </w:rPr>
        <w:t xml:space="preserve"> plot (48 quadrats total) using a gridded point intercept method. We measured three plant functional traits, canopy maximum height (</w:t>
      </w:r>
      <w:proofErr w:type="gramStart"/>
      <w:r w:rsidRPr="002C3867">
        <w:rPr>
          <w:sz w:val="24"/>
          <w:szCs w:val="24"/>
          <w:lang w:val="en-US"/>
        </w:rPr>
        <w:t>hereafter, ‘</w:t>
      </w:r>
      <w:proofErr w:type="gramEnd"/>
      <w:r w:rsidRPr="002C3867">
        <w:rPr>
          <w:sz w:val="24"/>
          <w:szCs w:val="24"/>
          <w:lang w:val="en-US"/>
        </w:rPr>
        <w:t>height’), LDMC and SLA, for four individuals at each plot for two species that were abundant throughout the study area</w:t>
      </w:r>
      <w:r w:rsidR="287B01F7" w:rsidRPr="002C3867">
        <w:rPr>
          <w:sz w:val="24"/>
          <w:szCs w:val="24"/>
          <w:lang w:val="en-US"/>
        </w:rPr>
        <w:t xml:space="preserve">, </w:t>
      </w:r>
      <w:r w:rsidR="287B01F7" w:rsidRPr="002C3867">
        <w:rPr>
          <w:i/>
          <w:iCs/>
          <w:sz w:val="24"/>
          <w:szCs w:val="24"/>
          <w:lang w:val="en-US"/>
        </w:rPr>
        <w:t>O. parryi</w:t>
      </w:r>
      <w:r w:rsidR="287B01F7" w:rsidRPr="002C3867">
        <w:rPr>
          <w:sz w:val="24"/>
          <w:szCs w:val="24"/>
          <w:lang w:val="en-US"/>
        </w:rPr>
        <w:t xml:space="preserve">, a native perennial forb and </w:t>
      </w:r>
      <w:r w:rsidR="287B01F7" w:rsidRPr="002C3867">
        <w:rPr>
          <w:i/>
          <w:iCs/>
          <w:sz w:val="24"/>
          <w:szCs w:val="24"/>
          <w:lang w:val="en-US"/>
        </w:rPr>
        <w:t>V. scoparium,</w:t>
      </w:r>
      <w:r w:rsidR="287B01F7" w:rsidRPr="002C3867">
        <w:rPr>
          <w:sz w:val="24"/>
          <w:szCs w:val="24"/>
          <w:lang w:val="en-US"/>
        </w:rPr>
        <w:t xml:space="preserve"> a native deciduous shrub</w:t>
      </w:r>
      <w:r w:rsidRPr="002C3867">
        <w:rPr>
          <w:sz w:val="24"/>
          <w:szCs w:val="24"/>
          <w:lang w:val="en-US"/>
        </w:rPr>
        <w:t xml:space="preserve"> (n=96 per species). For each plant sample</w:t>
      </w:r>
      <w:r w:rsidR="287B01F7" w:rsidRPr="002C3867">
        <w:rPr>
          <w:sz w:val="24"/>
          <w:szCs w:val="24"/>
          <w:lang w:val="en-US"/>
        </w:rPr>
        <w:t>d</w:t>
      </w:r>
      <w:r w:rsidRPr="002C3867">
        <w:rPr>
          <w:sz w:val="24"/>
          <w:szCs w:val="24"/>
          <w:lang w:val="en-US"/>
        </w:rPr>
        <w:t xml:space="preserve">, height was measured, and then the plant was clipped at ground level and placed in a pitcher of deionized water. The cut surface was immediately submerged, and the stem was </w:t>
      </w:r>
      <w:r w:rsidR="016A2BA1" w:rsidRPr="002C3867">
        <w:rPr>
          <w:sz w:val="24"/>
          <w:szCs w:val="24"/>
          <w:lang w:val="en-US"/>
        </w:rPr>
        <w:t>cut</w:t>
      </w:r>
      <w:r w:rsidRPr="002C3867">
        <w:rPr>
          <w:sz w:val="24"/>
          <w:szCs w:val="24"/>
          <w:lang w:val="en-US"/>
        </w:rPr>
        <w:t xml:space="preserve"> again approximately 1 cm from the original cut with a sharp razor blade. While the cut was still submerged, the base of the stem was placed in a Falcon tube filled with deionized water. Plant samples were returned to the lab to rehydrate for 24 hours. Then, fully hydrated leaves were clipped from the stem and weighed, scanned with a flatbed scanner at 600 dpi along with a red 2x2 cm square, dried in a drying oven at 70 degrees Celsius for 72 hours, and then weighed again. </w:t>
      </w:r>
      <w:r w:rsidR="20C462C1" w:rsidRPr="002C3867">
        <w:rPr>
          <w:sz w:val="24"/>
          <w:szCs w:val="24"/>
          <w:lang w:val="en-US"/>
        </w:rPr>
        <w:t xml:space="preserve">Image processing software </w:t>
      </w:r>
      <w:r w:rsidRPr="002C3867">
        <w:rPr>
          <w:sz w:val="24"/>
          <w:szCs w:val="24"/>
          <w:lang w:val="en-US"/>
        </w:rPr>
        <w:t xml:space="preserve">Image J </w:t>
      </w:r>
      <w:r w:rsidR="005C6E45" w:rsidRPr="002C3867">
        <w:rPr>
          <w:sz w:val="24"/>
          <w:szCs w:val="24"/>
        </w:rPr>
        <w:fldChar w:fldCharType="begin"/>
      </w:r>
      <w:r w:rsidR="00FD157D">
        <w:rPr>
          <w:sz w:val="24"/>
          <w:szCs w:val="24"/>
        </w:rPr>
        <w:instrText xml:space="preserve"> ADDIN EN.CITE &lt;EndNote&gt;&lt;Cite&gt;&lt;Author&gt;Schneider&lt;/Author&gt;&lt;Year&gt;2012&lt;/Year&gt;&lt;RecNum&gt;347&lt;/RecNum&gt;&lt;DisplayText&gt;(Schneider et al., 2012)&lt;/DisplayText&gt;&lt;record&gt;&lt;rec-number&gt;347&lt;/rec-number&gt;&lt;foreign-keys&gt;&lt;key app="EN" db-id="psp5wa0pi9f5weevsxkxzdekszp2z090pt9e" timestamp="1733426316"&gt;347&lt;/key&gt;&lt;/foreign-keys&gt;&lt;ref-type name="Journal Article"&gt;17&lt;/ref-type&gt;&lt;contributors&gt;&lt;authors&gt;&lt;author&gt;Schneider, Caroline A&lt;/author&gt;&lt;author&gt;Rasband, Wayne S&lt;/author&gt;&lt;author&gt;Eliceiri, Kevin W&lt;/author&gt;&lt;/authors&gt;&lt;/contributors&gt;&lt;titles&gt;&lt;title&gt;NIH Image to ImageJ: 25 years of image analysis&lt;/title&gt;&lt;secondary-title&gt;Nature methods&lt;/secondary-title&gt;&lt;/titles&gt;&lt;periodical&gt;&lt;full-title&gt;Nature methods&lt;/full-title&gt;&lt;/periodical&gt;&lt;pages&gt;671-675&lt;/pages&gt;&lt;volume&gt;9&lt;/volume&gt;&lt;number&gt;7&lt;/number&gt;&lt;dates&gt;&lt;year&gt;2012&lt;/year&gt;&lt;/dates&gt;&lt;isbn&gt;1548-7105&lt;/isbn&gt;&lt;urls&gt;&lt;/urls&gt;&lt;/record&gt;&lt;/Cite&gt;&lt;/EndNote&gt;</w:instrText>
      </w:r>
      <w:r w:rsidR="005C6E45" w:rsidRPr="002C3867">
        <w:rPr>
          <w:sz w:val="24"/>
          <w:szCs w:val="24"/>
        </w:rPr>
        <w:fldChar w:fldCharType="separate"/>
      </w:r>
      <w:r w:rsidR="00FD157D">
        <w:rPr>
          <w:noProof/>
          <w:sz w:val="24"/>
          <w:szCs w:val="24"/>
        </w:rPr>
        <w:t>(</w:t>
      </w:r>
      <w:hyperlink w:anchor="_ENREF_122" w:tooltip="Schneider, 2012 #347" w:history="1">
        <w:r w:rsidR="001860FD" w:rsidRPr="001860FD">
          <w:rPr>
            <w:rStyle w:val="Hyperlink"/>
          </w:rPr>
          <w:t>Schneider et al., 2012</w:t>
        </w:r>
      </w:hyperlink>
      <w:r w:rsidR="00FD157D">
        <w:rPr>
          <w:noProof/>
          <w:sz w:val="24"/>
          <w:szCs w:val="24"/>
        </w:rPr>
        <w:t>)</w:t>
      </w:r>
      <w:r w:rsidR="005C6E45" w:rsidRPr="002C3867">
        <w:rPr>
          <w:sz w:val="24"/>
          <w:szCs w:val="24"/>
        </w:rPr>
        <w:fldChar w:fldCharType="end"/>
      </w:r>
      <w:r w:rsidRPr="002C3867">
        <w:rPr>
          <w:sz w:val="24"/>
          <w:szCs w:val="24"/>
          <w:lang w:val="en-US"/>
        </w:rPr>
        <w:t xml:space="preserve"> was used to calculate leaf area. Each image was converted to greyscale, and individually thresholded until the leaves were fully highlighted, using a threshold between </w:t>
      </w:r>
      <w:commentRangeStart w:id="61"/>
      <w:r w:rsidRPr="002C3867">
        <w:rPr>
          <w:sz w:val="24"/>
          <w:szCs w:val="24"/>
          <w:lang w:val="en-US"/>
        </w:rPr>
        <w:t>150-190</w:t>
      </w:r>
      <w:commentRangeEnd w:id="61"/>
      <w:r w:rsidR="008408BF">
        <w:rPr>
          <w:rStyle w:val="CommentReference"/>
        </w:rPr>
        <w:commentReference w:id="61"/>
      </w:r>
      <w:r w:rsidRPr="002C3867">
        <w:rPr>
          <w:sz w:val="24"/>
          <w:szCs w:val="24"/>
          <w:lang w:val="en-US"/>
        </w:rPr>
        <w:t>. A 2 x 2 cm square scanned with the leaves was used to set the scale for the leaf area in Image J. Total leaf area was then calculated in cm</w:t>
      </w:r>
      <w:r w:rsidRPr="002C3867">
        <w:rPr>
          <w:sz w:val="24"/>
          <w:szCs w:val="24"/>
          <w:vertAlign w:val="superscript"/>
          <w:lang w:val="en-US"/>
        </w:rPr>
        <w:t>2</w:t>
      </w:r>
      <w:r w:rsidRPr="002C3867">
        <w:rPr>
          <w:sz w:val="24"/>
          <w:szCs w:val="24"/>
          <w:lang w:val="en-US"/>
        </w:rPr>
        <w:t xml:space="preserve"> by the software. </w:t>
      </w:r>
      <w:r w:rsidR="15053578" w:rsidRPr="002C3867">
        <w:rPr>
          <w:sz w:val="24"/>
          <w:szCs w:val="24"/>
          <w:lang w:val="en-US"/>
        </w:rPr>
        <w:t>LDMC</w:t>
      </w:r>
      <w:r w:rsidRPr="002C3867">
        <w:rPr>
          <w:sz w:val="24"/>
          <w:szCs w:val="24"/>
          <w:lang w:val="en-US"/>
        </w:rPr>
        <w:t xml:space="preserve"> and SLA were calculated as:</w:t>
      </w:r>
    </w:p>
    <w:p w14:paraId="2DE19F54" w14:textId="77777777" w:rsidR="00A4687F" w:rsidRPr="002C3867" w:rsidRDefault="00A4687F" w:rsidP="00EE3700">
      <w:pPr>
        <w:spacing w:line="360"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A3E7B" w:rsidRPr="002C3867" w14:paraId="3E1B9E8E" w14:textId="77777777" w:rsidTr="00A60E05">
        <w:tc>
          <w:tcPr>
            <w:tcW w:w="3116" w:type="dxa"/>
          </w:tcPr>
          <w:p w14:paraId="7C70C230" w14:textId="77777777" w:rsidR="009A3E7B" w:rsidRPr="002C3867" w:rsidRDefault="009A3E7B" w:rsidP="00EE3700">
            <w:pPr>
              <w:spacing w:line="360" w:lineRule="auto"/>
              <w:rPr>
                <w:sz w:val="24"/>
                <w:szCs w:val="24"/>
              </w:rPr>
            </w:pPr>
          </w:p>
        </w:tc>
        <w:tc>
          <w:tcPr>
            <w:tcW w:w="3117" w:type="dxa"/>
          </w:tcPr>
          <w:p w14:paraId="0CD6AE44" w14:textId="64D1FAD0" w:rsidR="009A3E7B" w:rsidRPr="002C3867" w:rsidRDefault="009A3E7B" w:rsidP="00EE3700">
            <w:pPr>
              <w:spacing w:line="360" w:lineRule="auto"/>
              <w:rPr>
                <w:sz w:val="24"/>
                <w:szCs w:val="24"/>
              </w:rPr>
            </w:pPr>
            <m:oMathPara>
              <m:oMath>
                <m:r>
                  <w:rPr>
                    <w:rFonts w:ascii="Cambria Math" w:hAnsi="Cambria Math"/>
                    <w:sz w:val="24"/>
                    <w:szCs w:val="24"/>
                  </w:rPr>
                  <m:t xml:space="preserve">LDMC = </m:t>
                </m:r>
                <m:f>
                  <m:fPr>
                    <m:ctrlPr>
                      <w:rPr>
                        <w:rFonts w:ascii="Cambria Math" w:hAnsi="Cambria Math"/>
                        <w:sz w:val="24"/>
                        <w:szCs w:val="24"/>
                      </w:rPr>
                    </m:ctrlPr>
                  </m:fPr>
                  <m:num>
                    <m:r>
                      <w:rPr>
                        <w:rFonts w:ascii="Cambria Math" w:hAnsi="Cambria Math"/>
                        <w:sz w:val="24"/>
                        <w:szCs w:val="24"/>
                      </w:rPr>
                      <m:t>Md</m:t>
                    </m:r>
                  </m:num>
                  <m:den>
                    <m:r>
                      <w:rPr>
                        <w:rFonts w:ascii="Cambria Math" w:hAnsi="Cambria Math"/>
                        <w:sz w:val="24"/>
                        <w:szCs w:val="24"/>
                      </w:rPr>
                      <m:t>Mw</m:t>
                    </m:r>
                  </m:den>
                </m:f>
                <m:r>
                  <w:rPr>
                    <w:rFonts w:ascii="Cambria Math" w:hAnsi="Cambria Math"/>
                    <w:sz w:val="24"/>
                    <w:szCs w:val="24"/>
                  </w:rPr>
                  <m:t>* 1000</m:t>
                </m:r>
              </m:oMath>
            </m:oMathPara>
          </w:p>
        </w:tc>
        <w:tc>
          <w:tcPr>
            <w:tcW w:w="3117" w:type="dxa"/>
          </w:tcPr>
          <w:p w14:paraId="22E81FE0" w14:textId="6305EDCB" w:rsidR="009A3E7B" w:rsidRPr="002C3867" w:rsidRDefault="009A3E7B" w:rsidP="00AE4E0E">
            <w:pPr>
              <w:spacing w:line="360" w:lineRule="auto"/>
              <w:jc w:val="right"/>
              <w:rPr>
                <w:sz w:val="24"/>
                <w:szCs w:val="24"/>
              </w:rPr>
            </w:pPr>
            <w:r w:rsidRPr="002C3867">
              <w:rPr>
                <w:sz w:val="24"/>
                <w:szCs w:val="24"/>
              </w:rPr>
              <w:t>(1)</w:t>
            </w:r>
          </w:p>
        </w:tc>
      </w:tr>
    </w:tbl>
    <w:p w14:paraId="124E0E9D" w14:textId="77777777" w:rsidR="002C356A" w:rsidRPr="002C3867" w:rsidRDefault="002C356A" w:rsidP="00EE3700">
      <w:pPr>
        <w:spacing w:line="360"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E4E0E" w:rsidRPr="002C3867" w14:paraId="653AD6EF" w14:textId="77777777" w:rsidTr="00A60E05">
        <w:tc>
          <w:tcPr>
            <w:tcW w:w="3116" w:type="dxa"/>
          </w:tcPr>
          <w:p w14:paraId="7D7A727E" w14:textId="77777777" w:rsidR="00AE4E0E" w:rsidRPr="002C3867" w:rsidRDefault="00AE4E0E" w:rsidP="00EE3700">
            <w:pPr>
              <w:spacing w:line="360" w:lineRule="auto"/>
              <w:rPr>
                <w:sz w:val="24"/>
                <w:szCs w:val="24"/>
              </w:rPr>
            </w:pPr>
          </w:p>
        </w:tc>
        <w:tc>
          <w:tcPr>
            <w:tcW w:w="3117" w:type="dxa"/>
          </w:tcPr>
          <w:p w14:paraId="5D874322" w14:textId="2025E117" w:rsidR="00AE4E0E" w:rsidRPr="002C3867" w:rsidRDefault="00AE4E0E" w:rsidP="00EE3700">
            <w:pPr>
              <w:spacing w:line="360" w:lineRule="auto"/>
              <w:rPr>
                <w:sz w:val="24"/>
                <w:szCs w:val="24"/>
              </w:rPr>
            </w:pPr>
            <m:oMathPara>
              <m:oMath>
                <m:r>
                  <w:rPr>
                    <w:rFonts w:ascii="Cambria Math" w:hAnsi="Cambria Math"/>
                    <w:sz w:val="24"/>
                    <w:szCs w:val="24"/>
                  </w:rPr>
                  <m:t xml:space="preserve">SLA = </m:t>
                </m:r>
                <m:f>
                  <m:fPr>
                    <m:ctrlPr>
                      <w:rPr>
                        <w:rFonts w:ascii="Cambria Math" w:hAnsi="Cambria Math"/>
                        <w:sz w:val="24"/>
                        <w:szCs w:val="24"/>
                      </w:rPr>
                    </m:ctrlPr>
                  </m:fPr>
                  <m:num>
                    <m:r>
                      <w:rPr>
                        <w:rFonts w:ascii="Cambria Math" w:hAnsi="Cambria Math"/>
                        <w:sz w:val="24"/>
                        <w:szCs w:val="24"/>
                      </w:rPr>
                      <m:t>Md</m:t>
                    </m:r>
                  </m:num>
                  <m:den>
                    <m:r>
                      <w:rPr>
                        <w:rFonts w:ascii="Cambria Math" w:hAnsi="Cambria Math"/>
                        <w:sz w:val="24"/>
                        <w:szCs w:val="24"/>
                      </w:rPr>
                      <m:t>LA</m:t>
                    </m:r>
                  </m:den>
                </m:f>
              </m:oMath>
            </m:oMathPara>
          </w:p>
        </w:tc>
        <w:tc>
          <w:tcPr>
            <w:tcW w:w="3117" w:type="dxa"/>
          </w:tcPr>
          <w:p w14:paraId="292756D4" w14:textId="57DA498C" w:rsidR="00AE4E0E" w:rsidRPr="002C3867" w:rsidRDefault="00AE4E0E" w:rsidP="00AE4E0E">
            <w:pPr>
              <w:spacing w:line="360" w:lineRule="auto"/>
              <w:jc w:val="right"/>
              <w:rPr>
                <w:sz w:val="24"/>
                <w:szCs w:val="24"/>
              </w:rPr>
            </w:pPr>
            <w:r w:rsidRPr="002C3867">
              <w:rPr>
                <w:sz w:val="24"/>
                <w:szCs w:val="24"/>
              </w:rPr>
              <w:t>(2)</w:t>
            </w:r>
          </w:p>
        </w:tc>
      </w:tr>
    </w:tbl>
    <w:p w14:paraId="2DE19F59" w14:textId="1E0BDE5A" w:rsidR="00A4687F" w:rsidRPr="002C3867" w:rsidRDefault="005C6E45" w:rsidP="00AD24E0">
      <w:pPr>
        <w:spacing w:after="240" w:line="360" w:lineRule="auto"/>
        <w:rPr>
          <w:sz w:val="24"/>
          <w:szCs w:val="24"/>
        </w:rPr>
      </w:pPr>
      <w:r w:rsidRPr="002C3867">
        <w:rPr>
          <w:sz w:val="24"/>
          <w:szCs w:val="24"/>
        </w:rPr>
        <w:t xml:space="preserve">Where </w:t>
      </w:r>
      <w:r w:rsidRPr="002C3867">
        <w:rPr>
          <w:i/>
          <w:sz w:val="24"/>
          <w:szCs w:val="24"/>
        </w:rPr>
        <w:t>Md</w:t>
      </w:r>
      <w:r w:rsidRPr="002C3867">
        <w:rPr>
          <w:sz w:val="24"/>
          <w:szCs w:val="24"/>
        </w:rPr>
        <w:t xml:space="preserve"> is the oven-dried sample mass in mg, </w:t>
      </w:r>
      <w:r w:rsidRPr="002C3867">
        <w:rPr>
          <w:i/>
          <w:sz w:val="24"/>
          <w:szCs w:val="24"/>
        </w:rPr>
        <w:t>Mw</w:t>
      </w:r>
      <w:r w:rsidRPr="002C3867">
        <w:rPr>
          <w:sz w:val="24"/>
          <w:szCs w:val="24"/>
        </w:rPr>
        <w:t xml:space="preserve"> is the rehydrated wet sample mass in g, and </w:t>
      </w:r>
      <w:r w:rsidRPr="002C3867">
        <w:rPr>
          <w:i/>
          <w:sz w:val="24"/>
          <w:szCs w:val="24"/>
        </w:rPr>
        <w:t>LA</w:t>
      </w:r>
      <w:r w:rsidRPr="002C3867">
        <w:rPr>
          <w:sz w:val="24"/>
          <w:szCs w:val="24"/>
        </w:rPr>
        <w:t xml:space="preserve"> is the rehydrated leaf area</w:t>
      </w:r>
      <w:r w:rsidR="00BF5849">
        <w:rPr>
          <w:sz w:val="24"/>
          <w:szCs w:val="24"/>
        </w:rPr>
        <w:t xml:space="preserve"> in m</w:t>
      </w:r>
      <w:r w:rsidR="00BF5849">
        <w:rPr>
          <w:sz w:val="24"/>
          <w:szCs w:val="24"/>
          <w:vertAlign w:val="superscript"/>
        </w:rPr>
        <w:t>2</w:t>
      </w:r>
      <w:r w:rsidRPr="002C3867">
        <w:rPr>
          <w:sz w:val="24"/>
          <w:szCs w:val="24"/>
        </w:rPr>
        <w:t>.</w:t>
      </w:r>
    </w:p>
    <w:p w14:paraId="2DE19F5A" w14:textId="65EFD4BC" w:rsidR="00A4687F" w:rsidRPr="002C3867" w:rsidRDefault="009D0AF7" w:rsidP="001D5D55">
      <w:pPr>
        <w:pStyle w:val="Heading2"/>
        <w:rPr>
          <w:rFonts w:ascii="Arial" w:hAnsi="Arial"/>
        </w:rPr>
      </w:pPr>
      <w:r w:rsidRPr="002C3867">
        <w:rPr>
          <w:rFonts w:ascii="Arial" w:hAnsi="Arial"/>
        </w:rPr>
        <w:lastRenderedPageBreak/>
        <w:t xml:space="preserve">2.3. </w:t>
      </w:r>
      <w:r w:rsidR="009D3B92" w:rsidRPr="002C3867">
        <w:rPr>
          <w:rFonts w:ascii="Arial" w:hAnsi="Arial"/>
        </w:rPr>
        <w:t>Topographic data</w:t>
      </w:r>
      <w:bookmarkStart w:id="62" w:name="_nql6wa294ttc" w:colFirst="0" w:colLast="0"/>
      <w:bookmarkEnd w:id="62"/>
    </w:p>
    <w:p w14:paraId="04C18681" w14:textId="2BED9F65" w:rsidR="009D3B92" w:rsidRPr="002C3867" w:rsidRDefault="1931DB12" w:rsidP="3419A074">
      <w:pPr>
        <w:spacing w:after="240" w:line="360" w:lineRule="auto"/>
        <w:rPr>
          <w:sz w:val="24"/>
          <w:szCs w:val="24"/>
          <w:lang w:val="en-US"/>
        </w:rPr>
      </w:pPr>
      <w:r w:rsidRPr="002C3867">
        <w:rPr>
          <w:sz w:val="24"/>
          <w:szCs w:val="24"/>
          <w:lang w:val="en-US"/>
        </w:rPr>
        <w:t>Topographic attributes of each study block were calculated from a 10 m</w:t>
      </w:r>
      <w:r w:rsidRPr="002C3867">
        <w:rPr>
          <w:sz w:val="24"/>
          <w:szCs w:val="24"/>
          <w:vertAlign w:val="superscript"/>
          <w:lang w:val="en-US"/>
        </w:rPr>
        <w:t>2</w:t>
      </w:r>
      <w:r w:rsidRPr="002C3867">
        <w:rPr>
          <w:sz w:val="24"/>
          <w:szCs w:val="24"/>
          <w:lang w:val="en-US"/>
        </w:rPr>
        <w:t xml:space="preserve"> digital elevation model </w:t>
      </w:r>
      <w:r w:rsidR="005C6E45" w:rsidRPr="002C3867">
        <w:rPr>
          <w:sz w:val="24"/>
          <w:szCs w:val="24"/>
        </w:rPr>
        <w:fldChar w:fldCharType="begin"/>
      </w:r>
      <w:r w:rsidR="00FD157D">
        <w:rPr>
          <w:sz w:val="24"/>
          <w:szCs w:val="24"/>
        </w:rPr>
        <w:instrText xml:space="preserve"> ADDIN EN.CITE &lt;EndNote&gt;&lt;Cite&gt;&lt;Author&gt;Rabus&lt;/Author&gt;&lt;Year&gt;2003&lt;/Year&gt;&lt;RecNum&gt;348&lt;/RecNum&gt;&lt;Prefix&gt;DEM`; &lt;/Prefix&gt;&lt;DisplayText&gt;(DEM; Rabus et al., 2003)&lt;/DisplayText&gt;&lt;record&gt;&lt;rec-number&gt;348&lt;/rec-number&gt;&lt;foreign-keys&gt;&lt;key app="EN" db-id="psp5wa0pi9f5weevsxkxzdekszp2z090pt9e" timestamp="1733426376"&gt;348&lt;/key&gt;&lt;/foreign-keys&gt;&lt;ref-type name="Journal Article"&gt;17&lt;/ref-type&gt;&lt;contributors&gt;&lt;authors&gt;&lt;author&gt;Rabus, Bernhard&lt;/author&gt;&lt;author&gt;Eineder, Michael&lt;/author&gt;&lt;author&gt;Roth, Achim&lt;/author&gt;&lt;author&gt;Bamler, Richard&lt;/author&gt;&lt;/authors&gt;&lt;/contributors&gt;&lt;titles&gt;&lt;title&gt;The shuttle radar topography mission—a new class of digital elevation models acquired by spaceborne radar&lt;/title&gt;&lt;secondary-title&gt;ISPRS journal of photogrammetry and remote sensing&lt;/secondary-title&gt;&lt;/titles&gt;&lt;periodical&gt;&lt;full-title&gt;ISPRS journal of photogrammetry and remote sensing&lt;/full-title&gt;&lt;/periodical&gt;&lt;pages&gt;241-262&lt;/pages&gt;&lt;volume&gt;57&lt;/volume&gt;&lt;number&gt;4&lt;/number&gt;&lt;dates&gt;&lt;year&gt;2003&lt;/year&gt;&lt;/dates&gt;&lt;isbn&gt;0924-2716&lt;/isbn&gt;&lt;urls&gt;&lt;/urls&gt;&lt;/record&gt;&lt;/Cite&gt;&lt;/EndNote&gt;</w:instrText>
      </w:r>
      <w:r w:rsidR="005C6E45" w:rsidRPr="002C3867">
        <w:rPr>
          <w:sz w:val="24"/>
          <w:szCs w:val="24"/>
        </w:rPr>
        <w:fldChar w:fldCharType="separate"/>
      </w:r>
      <w:r w:rsidR="00FD157D">
        <w:rPr>
          <w:noProof/>
          <w:sz w:val="24"/>
          <w:szCs w:val="24"/>
        </w:rPr>
        <w:t>(</w:t>
      </w:r>
      <w:hyperlink w:anchor="_ENREF_104" w:tooltip="Rabus, 2003 #348" w:history="1">
        <w:r w:rsidR="001860FD" w:rsidRPr="001860FD">
          <w:rPr>
            <w:rStyle w:val="Hyperlink"/>
          </w:rPr>
          <w:t>DEM; Rabus et al., 2003</w:t>
        </w:r>
      </w:hyperlink>
      <w:r w:rsidR="00FD157D">
        <w:rPr>
          <w:noProof/>
          <w:sz w:val="24"/>
          <w:szCs w:val="24"/>
        </w:rPr>
        <w:t>)</w:t>
      </w:r>
      <w:r w:rsidR="005C6E45" w:rsidRPr="002C3867">
        <w:rPr>
          <w:sz w:val="24"/>
          <w:szCs w:val="24"/>
        </w:rPr>
        <w:fldChar w:fldCharType="end"/>
      </w:r>
      <w:r w:rsidRPr="002C3867">
        <w:rPr>
          <w:sz w:val="24"/>
          <w:szCs w:val="24"/>
          <w:lang w:val="en-US"/>
        </w:rPr>
        <w:t xml:space="preserve">. We calculated slope from the DEM using the </w:t>
      </w:r>
      <w:r w:rsidRPr="002C3867">
        <w:rPr>
          <w:i/>
          <w:iCs/>
          <w:sz w:val="24"/>
          <w:szCs w:val="24"/>
          <w:lang w:val="en-US"/>
        </w:rPr>
        <w:t xml:space="preserve">terra </w:t>
      </w:r>
      <w:r w:rsidRPr="002C3867">
        <w:rPr>
          <w:sz w:val="24"/>
          <w:szCs w:val="24"/>
          <w:lang w:val="en-US"/>
        </w:rPr>
        <w:t>R package</w:t>
      </w:r>
      <w:r w:rsidR="6CB8FCBA" w:rsidRPr="002C3867">
        <w:rPr>
          <w:sz w:val="24"/>
          <w:szCs w:val="24"/>
          <w:lang w:val="en-US"/>
        </w:rPr>
        <w:t xml:space="preserve"> </w:t>
      </w:r>
      <w:r w:rsidR="005C6E45" w:rsidRPr="002C3867">
        <w:rPr>
          <w:sz w:val="24"/>
          <w:szCs w:val="24"/>
        </w:rPr>
        <w:fldChar w:fldCharType="begin"/>
      </w:r>
      <w:r w:rsidR="00FD157D">
        <w:rPr>
          <w:sz w:val="24"/>
          <w:szCs w:val="24"/>
        </w:rPr>
        <w:instrText xml:space="preserve"> ADDIN EN.CITE &lt;EndNote&gt;&lt;Cite&gt;&lt;Author&gt;Hijmans&lt;/Author&gt;&lt;Year&gt;2022&lt;/Year&gt;&lt;RecNum&gt;350&lt;/RecNum&gt;&lt;DisplayText&gt;(Hijmans et al., 2022)&lt;/DisplayText&gt;&lt;record&gt;&lt;rec-number&gt;350&lt;/rec-number&gt;&lt;foreign-keys&gt;&lt;key app="EN" db-id="psp5wa0pi9f5weevsxkxzdekszp2z090pt9e" timestamp="1733426469"&gt;350&lt;/key&gt;&lt;/foreign-keys&gt;&lt;ref-type name="Journal Article"&gt;17&lt;/ref-type&gt;&lt;contributors&gt;&lt;authors&gt;&lt;author&gt;Hijmans, Robert J&lt;/author&gt;&lt;author&gt;Bivand, Roger&lt;/author&gt;&lt;author&gt;Forner, Karl&lt;/author&gt;&lt;author&gt;Ooms, Jeroen&lt;/author&gt;&lt;author&gt;Pebesma, Edzer&lt;/author&gt;&lt;author&gt;Sumner, Michael D&lt;/author&gt;&lt;/authors&gt;&lt;/contributors&gt;&lt;titles&gt;&lt;title&gt;Package ‘terra’&lt;/title&gt;&lt;secondary-title&gt;Maintainer: Vienna, Austria&lt;/secondary-title&gt;&lt;/titles&gt;&lt;periodical&gt;&lt;full-title&gt;Maintainer: Vienna, Austria&lt;/full-title&gt;&lt;/periodical&gt;&lt;dates&gt;&lt;year&gt;2022&lt;/year&gt;&lt;/dates&gt;&lt;urls&gt;&lt;/urls&gt;&lt;/record&gt;&lt;/Cite&gt;&lt;/EndNote&gt;</w:instrText>
      </w:r>
      <w:r w:rsidR="005C6E45" w:rsidRPr="002C3867">
        <w:rPr>
          <w:sz w:val="24"/>
          <w:szCs w:val="24"/>
        </w:rPr>
        <w:fldChar w:fldCharType="separate"/>
      </w:r>
      <w:r w:rsidR="00FD157D">
        <w:rPr>
          <w:noProof/>
          <w:sz w:val="24"/>
          <w:szCs w:val="24"/>
        </w:rPr>
        <w:t>(</w:t>
      </w:r>
      <w:hyperlink w:anchor="_ENREF_54" w:tooltip="Hijmans, 2022 #350" w:history="1">
        <w:r w:rsidR="001860FD" w:rsidRPr="001860FD">
          <w:rPr>
            <w:rStyle w:val="Hyperlink"/>
          </w:rPr>
          <w:t>Hijmans et al., 2022</w:t>
        </w:r>
      </w:hyperlink>
      <w:r w:rsidR="00FD157D">
        <w:rPr>
          <w:noProof/>
          <w:sz w:val="24"/>
          <w:szCs w:val="24"/>
        </w:rPr>
        <w:t>)</w:t>
      </w:r>
      <w:r w:rsidR="005C6E45" w:rsidRPr="002C3867">
        <w:rPr>
          <w:sz w:val="24"/>
          <w:szCs w:val="24"/>
        </w:rPr>
        <w:fldChar w:fldCharType="end"/>
      </w:r>
      <w:r w:rsidRPr="002C3867">
        <w:rPr>
          <w:sz w:val="24"/>
          <w:szCs w:val="24"/>
          <w:lang w:val="en-US"/>
        </w:rPr>
        <w:t>. We calculated folded aspect</w:t>
      </w:r>
      <w:r w:rsidR="6BF67738" w:rsidRPr="002C3867">
        <w:rPr>
          <w:sz w:val="24"/>
          <w:szCs w:val="24"/>
          <w:lang w:val="en-US"/>
        </w:rPr>
        <w:t xml:space="preserve"> </w:t>
      </w:r>
      <w:r w:rsidR="005C6E45" w:rsidRPr="002C3867">
        <w:rPr>
          <w:sz w:val="24"/>
          <w:szCs w:val="24"/>
        </w:rPr>
        <w:fldChar w:fldCharType="begin"/>
      </w:r>
      <w:r w:rsidR="005C6E45" w:rsidRPr="002C3867">
        <w:rPr>
          <w:sz w:val="24"/>
          <w:szCs w:val="24"/>
        </w:rPr>
        <w:instrText xml:space="preserve"> ADDIN EN.CITE &lt;EndNote&gt;&lt;Cite&gt;&lt;Author&gt;McCune&lt;/Author&gt;&lt;Year&gt;2002&lt;/Year&gt;&lt;RecNum&gt;351&lt;/RecNum&gt;&lt;DisplayText&gt;(McCune and Keon, 2002)&lt;/DisplayText&gt;&lt;record&gt;&lt;rec-number&gt;351&lt;/rec-number&gt;&lt;foreign-keys&gt;&lt;key app="EN" db-id="psp5wa0pi9f5weevsxkxzdekszp2z090pt9e" timestamp="1733426507"&gt;351&lt;/key&gt;&lt;/foreign-keys&gt;&lt;ref-type name="Journal Article"&gt;17&lt;/ref-type&gt;&lt;contributors&gt;&lt;authors&gt;&lt;author&gt;McCune, Bruce&lt;/author&gt;&lt;author&gt;Keon, Dylan&lt;/author&gt;&lt;/authors&gt;&lt;/contributors&gt;&lt;titles&gt;&lt;title&gt;Equations for potential annual direct incident radiation and heat load&lt;/title&gt;&lt;secondary-title&gt;Journal of vegetation science&lt;/secondary-title&gt;&lt;/titles&gt;&lt;periodical&gt;&lt;full-title&gt;Journal of vegetation science&lt;/full-title&gt;&lt;/periodical&gt;&lt;pages&gt;603-606&lt;/pages&gt;&lt;volume&gt;13&lt;/volume&gt;&lt;number&gt;4&lt;/number&gt;&lt;dates&gt;&lt;year&gt;2002&lt;/year&gt;&lt;/dates&gt;&lt;isbn&gt;1100-9233&lt;/isbn&gt;&lt;urls&gt;&lt;/urls&gt;&lt;/record&gt;&lt;/Cite&gt;&lt;/EndNote&gt;</w:instrText>
      </w:r>
      <w:r w:rsidR="005C6E45" w:rsidRPr="002C3867">
        <w:rPr>
          <w:sz w:val="24"/>
          <w:szCs w:val="24"/>
        </w:rPr>
        <w:fldChar w:fldCharType="separate"/>
      </w:r>
      <w:r w:rsidR="6BF67738" w:rsidRPr="002C3867">
        <w:rPr>
          <w:noProof/>
          <w:sz w:val="24"/>
          <w:szCs w:val="24"/>
          <w:lang w:val="en-US"/>
        </w:rPr>
        <w:t>(</w:t>
      </w:r>
      <w:hyperlink w:anchor="_ENREF_78" w:tooltip="McCune, 2002 #351" w:history="1">
        <w:r w:rsidR="001860FD" w:rsidRPr="001860FD">
          <w:rPr>
            <w:rStyle w:val="Hyperlink"/>
          </w:rPr>
          <w:t>McCune and Keon, 2002</w:t>
        </w:r>
      </w:hyperlink>
      <w:r w:rsidR="6BF67738" w:rsidRPr="002C3867">
        <w:rPr>
          <w:noProof/>
          <w:sz w:val="24"/>
          <w:szCs w:val="24"/>
          <w:lang w:val="en-US"/>
        </w:rPr>
        <w:t>)</w:t>
      </w:r>
      <w:r w:rsidR="005C6E45" w:rsidRPr="002C3867">
        <w:rPr>
          <w:sz w:val="24"/>
          <w:szCs w:val="24"/>
        </w:rPr>
        <w:fldChar w:fldCharType="end"/>
      </w:r>
      <w:r w:rsidRPr="002C3867">
        <w:rPr>
          <w:sz w:val="24"/>
          <w:szCs w:val="24"/>
          <w:lang w:val="en-US"/>
        </w:rPr>
        <w:t xml:space="preserve"> and topographic wetness index</w:t>
      </w:r>
      <w:r w:rsidR="6BF67738" w:rsidRPr="002C3867">
        <w:rPr>
          <w:sz w:val="24"/>
          <w:szCs w:val="24"/>
          <w:lang w:val="en-US"/>
        </w:rPr>
        <w:t xml:space="preserve"> </w:t>
      </w:r>
      <w:r w:rsidR="005C6E45" w:rsidRPr="002C3867">
        <w:rPr>
          <w:sz w:val="24"/>
          <w:szCs w:val="24"/>
        </w:rPr>
        <w:fldChar w:fldCharType="begin"/>
      </w:r>
      <w:r w:rsidR="005C6E45" w:rsidRPr="002C3867">
        <w:rPr>
          <w:sz w:val="24"/>
          <w:szCs w:val="24"/>
        </w:rPr>
        <w:instrText xml:space="preserve"> ADDIN EN.CITE &lt;EndNote&gt;&lt;Cite&gt;&lt;Author&gt;Beven&lt;/Author&gt;&lt;Year&gt;1979&lt;/Year&gt;&lt;RecNum&gt;352&lt;/RecNum&gt;&lt;Prefix&gt;TWI`; &lt;/Prefix&gt;&lt;DisplayText&gt;(TWI; Beven and Kirkby, 1979)&lt;/DisplayText&gt;&lt;record&gt;&lt;rec-number&gt;352&lt;/rec-number&gt;&lt;foreign-keys&gt;&lt;key app="EN" db-id="psp5wa0pi9f5weevsxkxzdekszp2z090pt9e" timestamp="1733426641"&gt;352&lt;/key&gt;&lt;/foreign-keys&gt;&lt;ref-type name="Journal Article"&gt;17&lt;/ref-type&gt;&lt;contributors&gt;&lt;authors&gt;&lt;author&gt;Beven, Keith J&lt;/author&gt;&lt;author&gt;Kirkby, Michael J&lt;/author&gt;&lt;/authors&gt;&lt;/contributors&gt;&lt;titles&gt;&lt;title&gt;A physically based, variable contributing area model of basin hydrology/Un modèle à base physique de zone d&amp;apos;appel variable de l&amp;apos;hydrologie du bassin versant&lt;/title&gt;&lt;secondary-title&gt;Hydrological sciences journal&lt;/secondary-title&gt;&lt;/titles&gt;&lt;periodical&gt;&lt;full-title&gt;Hydrological sciences journal&lt;/full-title&gt;&lt;/periodical&gt;&lt;pages&gt;43-69&lt;/pages&gt;&lt;volume&gt;24&lt;/volume&gt;&lt;number&gt;1&lt;/number&gt;&lt;dates&gt;&lt;year&gt;1979&lt;/year&gt;&lt;/dates&gt;&lt;isbn&gt;0303-6936&lt;/isbn&gt;&lt;urls&gt;&lt;/urls&gt;&lt;/record&gt;&lt;/Cite&gt;&lt;/EndNote&gt;</w:instrText>
      </w:r>
      <w:r w:rsidR="005C6E45" w:rsidRPr="002C3867">
        <w:rPr>
          <w:sz w:val="24"/>
          <w:szCs w:val="24"/>
        </w:rPr>
        <w:fldChar w:fldCharType="separate"/>
      </w:r>
      <w:r w:rsidR="441F85A9" w:rsidRPr="002C3867">
        <w:rPr>
          <w:noProof/>
          <w:sz w:val="24"/>
          <w:szCs w:val="24"/>
          <w:lang w:val="en-US"/>
        </w:rPr>
        <w:t>(</w:t>
      </w:r>
      <w:hyperlink w:anchor="_ENREF_14" w:tooltip="Beven, 1979 #352" w:history="1">
        <w:r w:rsidR="001860FD" w:rsidRPr="001860FD">
          <w:rPr>
            <w:rStyle w:val="Hyperlink"/>
          </w:rPr>
          <w:t>TWI; Beven and Kirkby, 1979</w:t>
        </w:r>
      </w:hyperlink>
      <w:r w:rsidR="441F85A9" w:rsidRPr="002C3867">
        <w:rPr>
          <w:noProof/>
          <w:sz w:val="24"/>
          <w:szCs w:val="24"/>
          <w:lang w:val="en-US"/>
        </w:rPr>
        <w:t>)</w:t>
      </w:r>
      <w:r w:rsidR="005C6E45" w:rsidRPr="002C3867">
        <w:rPr>
          <w:sz w:val="24"/>
          <w:szCs w:val="24"/>
        </w:rPr>
        <w:fldChar w:fldCharType="end"/>
      </w:r>
      <w:r w:rsidRPr="002C3867">
        <w:rPr>
          <w:sz w:val="24"/>
          <w:szCs w:val="24"/>
          <w:lang w:val="en-US"/>
        </w:rPr>
        <w:t xml:space="preserve"> using the </w:t>
      </w:r>
      <w:r w:rsidRPr="002C3867">
        <w:rPr>
          <w:i/>
          <w:iCs/>
          <w:sz w:val="24"/>
          <w:szCs w:val="24"/>
          <w:lang w:val="en-US"/>
        </w:rPr>
        <w:t>topomicro</w:t>
      </w:r>
      <w:r w:rsidRPr="002C3867">
        <w:rPr>
          <w:sz w:val="24"/>
          <w:szCs w:val="24"/>
          <w:lang w:val="en-US"/>
        </w:rPr>
        <w:t xml:space="preserve"> R package</w:t>
      </w:r>
      <w:r w:rsidR="7A528B5F" w:rsidRPr="002C3867">
        <w:rPr>
          <w:sz w:val="24"/>
          <w:szCs w:val="24"/>
          <w:lang w:val="en-US"/>
        </w:rPr>
        <w:t xml:space="preserve"> </w:t>
      </w:r>
      <w:r w:rsidR="005C6E45" w:rsidRPr="002C3867">
        <w:rPr>
          <w:sz w:val="24"/>
          <w:szCs w:val="24"/>
          <w:lang w:val="en-US"/>
        </w:rPr>
        <w:fldChar w:fldCharType="begin"/>
      </w:r>
      <w:r w:rsidR="005C6E45" w:rsidRPr="002C3867">
        <w:rPr>
          <w:sz w:val="24"/>
          <w:szCs w:val="24"/>
          <w:lang w:val="en-US"/>
        </w:rPr>
        <w:instrText xml:space="preserve"> ADDIN EN.CITE &lt;EndNote&gt;&lt;Cite&gt;&lt;Author&gt;Mahood&lt;/Author&gt;&lt;Year&gt;2024&lt;/Year&gt;&lt;RecNum&gt;488&lt;/RecNum&gt;&lt;DisplayText&gt;(Mahood, 2024)&lt;/DisplayText&gt;&lt;record&gt;&lt;rec-number&gt;488&lt;/rec-number&gt;&lt;foreign-keys&gt;&lt;key app="EN" db-id="psp5wa0pi9f5weevsxkxzdekszp2z090pt9e" timestamp="1736355886"&gt;488&lt;/key&gt;&lt;/foreign-keys&gt;&lt;ref-type name="Computer Program"&gt;9&lt;/ref-type&gt;&lt;contributors&gt;&lt;authors&gt;&lt;author&gt;Mahood, Adam L&lt;/author&gt;&lt;/authors&gt;&lt;/contributors&gt;&lt;titles&gt;&lt;title&gt;topomicro: Topography and Microclimate Tools R package version 0.4.1&lt;/title&gt;&lt;/titles&gt;&lt;dates&gt;&lt;year&gt;2024&lt;/year&gt;&lt;/dates&gt;&lt;pub-location&gt;https://www.github.com/admahood/topomicro&lt;/pub-location&gt;&lt;urls&gt;&lt;/urls&gt;&lt;/record&gt;&lt;/Cite&gt;&lt;/EndNote&gt;</w:instrText>
      </w:r>
      <w:r w:rsidR="005C6E45" w:rsidRPr="002C3867">
        <w:rPr>
          <w:sz w:val="24"/>
          <w:szCs w:val="24"/>
          <w:lang w:val="en-US"/>
        </w:rPr>
        <w:fldChar w:fldCharType="separate"/>
      </w:r>
      <w:r w:rsidR="7A528B5F" w:rsidRPr="002C3867">
        <w:rPr>
          <w:noProof/>
          <w:sz w:val="24"/>
          <w:szCs w:val="24"/>
          <w:lang w:val="en-US"/>
        </w:rPr>
        <w:t>(</w:t>
      </w:r>
      <w:hyperlink w:anchor="_ENREF_74" w:tooltip="Mahood, 2024 #488" w:history="1">
        <w:r w:rsidR="001860FD" w:rsidRPr="001860FD">
          <w:rPr>
            <w:rStyle w:val="Hyperlink"/>
          </w:rPr>
          <w:t>Mahood, 2024</w:t>
        </w:r>
      </w:hyperlink>
      <w:r w:rsidR="7A528B5F" w:rsidRPr="002C3867">
        <w:rPr>
          <w:noProof/>
          <w:sz w:val="24"/>
          <w:szCs w:val="24"/>
          <w:lang w:val="en-US"/>
        </w:rPr>
        <w:t>)</w:t>
      </w:r>
      <w:r w:rsidR="005C6E45" w:rsidRPr="002C3867">
        <w:rPr>
          <w:sz w:val="24"/>
          <w:szCs w:val="24"/>
          <w:lang w:val="en-US"/>
        </w:rPr>
        <w:fldChar w:fldCharType="end"/>
      </w:r>
      <w:r w:rsidR="7A528B5F" w:rsidRPr="002C3867">
        <w:rPr>
          <w:sz w:val="24"/>
          <w:szCs w:val="24"/>
          <w:lang w:val="en-US"/>
        </w:rPr>
        <w:t>.</w:t>
      </w:r>
      <w:r w:rsidRPr="002C3867">
        <w:rPr>
          <w:sz w:val="24"/>
          <w:szCs w:val="24"/>
          <w:lang w:val="en-US"/>
        </w:rPr>
        <w:t xml:space="preserve"> Folded aspect is an index of how southwesterly a surface is, with low values being cold, northeast-facing aspects, and high values being closer to a warmer, southwest-facing aspect. Topographic wetness index is an indicator of how much water will drain to a given </w:t>
      </w:r>
      <w:r w:rsidR="5E366170" w:rsidRPr="002C3867">
        <w:rPr>
          <w:sz w:val="24"/>
          <w:szCs w:val="24"/>
          <w:lang w:val="en-US"/>
        </w:rPr>
        <w:t>point and</w:t>
      </w:r>
      <w:r w:rsidRPr="002C3867">
        <w:rPr>
          <w:sz w:val="24"/>
          <w:szCs w:val="24"/>
          <w:lang w:val="en-US"/>
        </w:rPr>
        <w:t xml:space="preserve"> is calculated based on how much </w:t>
      </w:r>
      <w:r w:rsidR="07162B89" w:rsidRPr="002C3867">
        <w:rPr>
          <w:sz w:val="24"/>
          <w:szCs w:val="24"/>
          <w:lang w:val="en-US"/>
        </w:rPr>
        <w:t xml:space="preserve">land </w:t>
      </w:r>
      <w:r w:rsidRPr="002C3867">
        <w:rPr>
          <w:sz w:val="24"/>
          <w:szCs w:val="24"/>
          <w:lang w:val="en-US"/>
        </w:rPr>
        <w:t xml:space="preserve">area is upslope of that point.  </w:t>
      </w:r>
    </w:p>
    <w:p w14:paraId="2DE19F5C" w14:textId="2AD14994" w:rsidR="00A4687F" w:rsidRPr="002C3867" w:rsidRDefault="009D0AF7" w:rsidP="001D5D55">
      <w:pPr>
        <w:pStyle w:val="Heading2"/>
        <w:rPr>
          <w:rFonts w:ascii="Arial" w:hAnsi="Arial"/>
        </w:rPr>
      </w:pPr>
      <w:bookmarkStart w:id="63" w:name="_u7mx3oanaudw" w:colFirst="0" w:colLast="0"/>
      <w:bookmarkEnd w:id="63"/>
      <w:r w:rsidRPr="002C3867">
        <w:rPr>
          <w:rFonts w:ascii="Arial" w:hAnsi="Arial"/>
        </w:rPr>
        <w:t xml:space="preserve">2.4. </w:t>
      </w:r>
      <w:r w:rsidR="00B977E4" w:rsidRPr="002C3867">
        <w:rPr>
          <w:rFonts w:ascii="Arial" w:hAnsi="Arial"/>
        </w:rPr>
        <w:t>Statistical analysis</w:t>
      </w:r>
    </w:p>
    <w:p w14:paraId="2DE19F5D" w14:textId="3F250A4E" w:rsidR="00A4687F" w:rsidRPr="002C3867" w:rsidRDefault="7D658ED5" w:rsidP="5459D6A1">
      <w:pPr>
        <w:spacing w:after="160" w:line="360" w:lineRule="auto"/>
        <w:rPr>
          <w:rFonts w:eastAsia="Aptos"/>
          <w:sz w:val="24"/>
          <w:szCs w:val="24"/>
          <w:lang w:val="en-US"/>
        </w:rPr>
      </w:pPr>
      <w:r w:rsidRPr="002C3867">
        <w:rPr>
          <w:rFonts w:eastAsia="Aptos"/>
          <w:sz w:val="24"/>
          <w:szCs w:val="24"/>
          <w:lang w:val="en-US"/>
        </w:rPr>
        <w:t>L</w:t>
      </w:r>
      <w:r w:rsidR="68B93D6D" w:rsidRPr="002C3867">
        <w:rPr>
          <w:rFonts w:eastAsia="Aptos"/>
          <w:sz w:val="24"/>
          <w:szCs w:val="24"/>
          <w:lang w:val="en-US"/>
        </w:rPr>
        <w:t xml:space="preserve">ogistical constraints on </w:t>
      </w:r>
      <w:r w:rsidRPr="002C3867">
        <w:rPr>
          <w:rFonts w:eastAsia="Aptos"/>
          <w:sz w:val="24"/>
          <w:szCs w:val="24"/>
          <w:lang w:val="en-US"/>
        </w:rPr>
        <w:t xml:space="preserve">study design and </w:t>
      </w:r>
      <w:r w:rsidR="68B93D6D" w:rsidRPr="002C3867">
        <w:rPr>
          <w:rFonts w:eastAsia="Aptos"/>
          <w:sz w:val="24"/>
          <w:szCs w:val="24"/>
          <w:lang w:val="en-US"/>
        </w:rPr>
        <w:t xml:space="preserve">sampling </w:t>
      </w:r>
      <w:r w:rsidRPr="002C3867">
        <w:rPr>
          <w:rFonts w:eastAsia="Aptos"/>
          <w:sz w:val="24"/>
          <w:szCs w:val="24"/>
          <w:lang w:val="en-US"/>
        </w:rPr>
        <w:t>produced a relatively small</w:t>
      </w:r>
      <w:r w:rsidR="68B93D6D" w:rsidRPr="002C3867">
        <w:rPr>
          <w:rFonts w:eastAsia="Aptos"/>
          <w:sz w:val="24"/>
          <w:szCs w:val="24"/>
          <w:lang w:val="en-US"/>
        </w:rPr>
        <w:t xml:space="preserve"> sample size</w:t>
      </w:r>
      <w:r w:rsidR="5DCB321E" w:rsidRPr="002C3867">
        <w:rPr>
          <w:rFonts w:eastAsia="Aptos"/>
          <w:sz w:val="24"/>
          <w:szCs w:val="24"/>
          <w:lang w:val="en-US"/>
        </w:rPr>
        <w:t xml:space="preserve"> of dependent variables, but </w:t>
      </w:r>
      <w:proofErr w:type="gramStart"/>
      <w:r w:rsidR="5DCB321E" w:rsidRPr="002C3867">
        <w:rPr>
          <w:rFonts w:eastAsia="Aptos"/>
          <w:sz w:val="24"/>
          <w:szCs w:val="24"/>
          <w:lang w:val="en-US"/>
        </w:rPr>
        <w:t>a large number of</w:t>
      </w:r>
      <w:proofErr w:type="gramEnd"/>
      <w:r w:rsidR="5DCB321E" w:rsidRPr="002C3867">
        <w:rPr>
          <w:rFonts w:eastAsia="Aptos"/>
          <w:sz w:val="24"/>
          <w:szCs w:val="24"/>
          <w:lang w:val="en-US"/>
        </w:rPr>
        <w:t xml:space="preserve"> predictors</w:t>
      </w:r>
      <w:r w:rsidR="68B93D6D" w:rsidRPr="002C3867">
        <w:rPr>
          <w:rFonts w:eastAsia="Aptos"/>
          <w:sz w:val="24"/>
          <w:szCs w:val="24"/>
          <w:lang w:val="en-US"/>
        </w:rPr>
        <w:t xml:space="preserve">. </w:t>
      </w:r>
      <w:r w:rsidR="5DCB321E" w:rsidRPr="002C3867">
        <w:rPr>
          <w:rFonts w:eastAsia="Aptos"/>
          <w:sz w:val="24"/>
          <w:szCs w:val="24"/>
          <w:lang w:val="en-US"/>
        </w:rPr>
        <w:t xml:space="preserve">Approaches to analyzing and interpreting such datasets can become unwieldy </w:t>
      </w:r>
      <w:r w:rsidR="77051DE8" w:rsidRPr="002C3867">
        <w:rPr>
          <w:rFonts w:eastAsia="Aptos"/>
          <w:sz w:val="24"/>
          <w:szCs w:val="24"/>
          <w:lang w:val="en-US"/>
        </w:rPr>
        <w:t xml:space="preserve">using standard one-off </w:t>
      </w:r>
      <w:r w:rsidR="73667FCF" w:rsidRPr="002C3867">
        <w:rPr>
          <w:rFonts w:eastAsia="Aptos"/>
          <w:sz w:val="24"/>
          <w:szCs w:val="24"/>
          <w:lang w:val="en-US"/>
        </w:rPr>
        <w:t>approaches or</w:t>
      </w:r>
      <w:r w:rsidR="77051DE8" w:rsidRPr="002C3867">
        <w:rPr>
          <w:rFonts w:eastAsia="Aptos"/>
          <w:sz w:val="24"/>
          <w:szCs w:val="24"/>
          <w:lang w:val="en-US"/>
        </w:rPr>
        <w:t xml:space="preserve"> possibly generate statistically significant </w:t>
      </w:r>
      <w:r w:rsidR="235959CB" w:rsidRPr="002C3867">
        <w:rPr>
          <w:rFonts w:eastAsia="Aptos"/>
          <w:sz w:val="24"/>
          <w:szCs w:val="24"/>
          <w:lang w:val="en-US"/>
        </w:rPr>
        <w:t>but</w:t>
      </w:r>
      <w:r w:rsidR="77051DE8" w:rsidRPr="002C3867">
        <w:rPr>
          <w:rFonts w:eastAsia="Aptos"/>
          <w:sz w:val="24"/>
          <w:szCs w:val="24"/>
          <w:lang w:val="en-US"/>
        </w:rPr>
        <w:t xml:space="preserve"> misleading results. </w:t>
      </w:r>
      <w:r w:rsidR="68B93D6D" w:rsidRPr="002C3867">
        <w:rPr>
          <w:rFonts w:eastAsia="Aptos"/>
          <w:sz w:val="24"/>
          <w:szCs w:val="24"/>
          <w:lang w:val="en-US"/>
        </w:rPr>
        <w:t>To address these potential shortcomings, we</w:t>
      </w:r>
      <w:r w:rsidR="34CDF79F" w:rsidRPr="002C3867">
        <w:rPr>
          <w:rFonts w:eastAsia="Aptos"/>
          <w:sz w:val="24"/>
          <w:szCs w:val="24"/>
          <w:lang w:val="en-US"/>
        </w:rPr>
        <w:t xml:space="preserve"> used</w:t>
      </w:r>
      <w:r w:rsidR="68B93D6D" w:rsidRPr="002C3867">
        <w:rPr>
          <w:rFonts w:eastAsia="Aptos"/>
          <w:sz w:val="24"/>
          <w:szCs w:val="24"/>
          <w:lang w:val="en-US"/>
        </w:rPr>
        <w:t xml:space="preserve"> </w:t>
      </w:r>
      <w:r w:rsidR="34CB6D4E" w:rsidRPr="002C3867">
        <w:rPr>
          <w:rFonts w:eastAsia="Aptos"/>
          <w:sz w:val="24"/>
          <w:szCs w:val="24"/>
          <w:lang w:val="en-US"/>
        </w:rPr>
        <w:t xml:space="preserve">a multi-faceted approach to data analysis </w:t>
      </w:r>
      <w:r w:rsidR="4934BD7A" w:rsidRPr="002C3867">
        <w:rPr>
          <w:rFonts w:eastAsia="Aptos"/>
          <w:sz w:val="24"/>
          <w:szCs w:val="24"/>
          <w:lang w:val="en-US"/>
        </w:rPr>
        <w:t xml:space="preserve">that included (1) </w:t>
      </w:r>
      <w:r w:rsidR="68B93D6D" w:rsidRPr="002C3867">
        <w:rPr>
          <w:rFonts w:eastAsia="Aptos"/>
          <w:sz w:val="24"/>
          <w:szCs w:val="24"/>
          <w:lang w:val="en-US"/>
        </w:rPr>
        <w:t>analysis of variance</w:t>
      </w:r>
      <w:r w:rsidR="396CB1EF" w:rsidRPr="002C3867">
        <w:rPr>
          <w:rFonts w:eastAsia="Aptos"/>
          <w:sz w:val="24"/>
          <w:szCs w:val="24"/>
          <w:lang w:val="en-US"/>
        </w:rPr>
        <w:t>, means testing,</w:t>
      </w:r>
      <w:r w:rsidR="68B93D6D" w:rsidRPr="002C3867">
        <w:rPr>
          <w:rFonts w:eastAsia="Aptos"/>
          <w:sz w:val="24"/>
          <w:szCs w:val="24"/>
          <w:lang w:val="en-US"/>
        </w:rPr>
        <w:t xml:space="preserve"> and linear regression to assess </w:t>
      </w:r>
      <w:del w:id="64" w:author="Barnard, David - REE-ARS" w:date="2025-04-29T11:47:00Z" w16du:dateUtc="2025-04-29T17:47:00Z">
        <w:r w:rsidR="4934BD7A" w:rsidRPr="002C3867" w:rsidDel="00453BD6">
          <w:rPr>
            <w:rFonts w:eastAsia="Aptos"/>
            <w:sz w:val="24"/>
            <w:szCs w:val="24"/>
            <w:lang w:val="en-US"/>
          </w:rPr>
          <w:delText xml:space="preserve">direct </w:delText>
        </w:r>
      </w:del>
      <w:ins w:id="65" w:author="Barnard, David - REE-ARS" w:date="2025-04-29T11:47:00Z" w16du:dateUtc="2025-04-29T17:47:00Z">
        <w:r w:rsidR="00453BD6">
          <w:rPr>
            <w:rFonts w:eastAsia="Aptos"/>
            <w:sz w:val="24"/>
            <w:szCs w:val="24"/>
            <w:lang w:val="en-US"/>
          </w:rPr>
          <w:t xml:space="preserve">statistical differences among </w:t>
        </w:r>
      </w:ins>
      <w:r w:rsidR="68B93D6D" w:rsidRPr="002C3867">
        <w:rPr>
          <w:rFonts w:eastAsia="Aptos"/>
          <w:sz w:val="24"/>
          <w:szCs w:val="24"/>
          <w:lang w:val="en-US"/>
        </w:rPr>
        <w:t>treatment</w:t>
      </w:r>
      <w:ins w:id="66" w:author="Barnard, David - REE-ARS" w:date="2025-04-29T11:47:00Z" w16du:dateUtc="2025-04-29T17:47:00Z">
        <w:r w:rsidR="00453BD6">
          <w:rPr>
            <w:rFonts w:eastAsia="Aptos"/>
            <w:sz w:val="24"/>
            <w:szCs w:val="24"/>
            <w:lang w:val="en-US"/>
          </w:rPr>
          <w:t>s</w:t>
        </w:r>
      </w:ins>
      <w:del w:id="67" w:author="Barnard, David - REE-ARS" w:date="2025-04-29T11:47:00Z" w16du:dateUtc="2025-04-29T17:47:00Z">
        <w:r w:rsidR="68B93D6D" w:rsidRPr="002C3867" w:rsidDel="00453BD6">
          <w:rPr>
            <w:rFonts w:eastAsia="Aptos"/>
            <w:sz w:val="24"/>
            <w:szCs w:val="24"/>
            <w:lang w:val="en-US"/>
          </w:rPr>
          <w:delText xml:space="preserve"> effects</w:delText>
        </w:r>
      </w:del>
      <w:r w:rsidR="68B93D6D" w:rsidRPr="002C3867">
        <w:rPr>
          <w:rFonts w:eastAsia="Aptos"/>
          <w:sz w:val="24"/>
          <w:szCs w:val="24"/>
          <w:lang w:val="en-US"/>
        </w:rPr>
        <w:t xml:space="preserve">, </w:t>
      </w:r>
      <w:r w:rsidR="4934BD7A" w:rsidRPr="002C3867">
        <w:rPr>
          <w:rFonts w:eastAsia="Aptos"/>
          <w:sz w:val="24"/>
          <w:szCs w:val="24"/>
          <w:lang w:val="en-US"/>
        </w:rPr>
        <w:t xml:space="preserve">(2) </w:t>
      </w:r>
      <w:r w:rsidR="68B93D6D" w:rsidRPr="002C3867">
        <w:rPr>
          <w:rFonts w:eastAsia="Aptos"/>
          <w:sz w:val="24"/>
          <w:szCs w:val="24"/>
          <w:lang w:val="en-US"/>
        </w:rPr>
        <w:t xml:space="preserve">ordinations to assess plant and microbial community composition and </w:t>
      </w:r>
      <w:r w:rsidR="757219D1" w:rsidRPr="002C3867">
        <w:rPr>
          <w:rFonts w:eastAsia="Aptos"/>
          <w:sz w:val="24"/>
          <w:szCs w:val="24"/>
          <w:lang w:val="en-US"/>
        </w:rPr>
        <w:t xml:space="preserve">multivariate </w:t>
      </w:r>
      <w:r w:rsidR="68B93D6D" w:rsidRPr="002C3867">
        <w:rPr>
          <w:rFonts w:eastAsia="Aptos"/>
          <w:sz w:val="24"/>
          <w:szCs w:val="24"/>
          <w:lang w:val="en-US"/>
        </w:rPr>
        <w:t xml:space="preserve">soil characteristics among treatments, </w:t>
      </w:r>
      <w:r w:rsidR="757219D1" w:rsidRPr="002C3867">
        <w:rPr>
          <w:rFonts w:eastAsia="Aptos"/>
          <w:sz w:val="24"/>
          <w:szCs w:val="24"/>
          <w:lang w:val="en-US"/>
        </w:rPr>
        <w:t xml:space="preserve">(3) </w:t>
      </w:r>
      <w:r w:rsidR="68B93D6D" w:rsidRPr="002C3867">
        <w:rPr>
          <w:rFonts w:eastAsia="Aptos"/>
          <w:sz w:val="24"/>
          <w:szCs w:val="24"/>
          <w:lang w:val="en-US"/>
        </w:rPr>
        <w:t xml:space="preserve">random forests </w:t>
      </w:r>
      <w:del w:id="68" w:author="Barnard, David - REE-ARS" w:date="2025-04-29T11:48:00Z" w16du:dateUtc="2025-04-29T17:48:00Z">
        <w:r w:rsidR="006E567A" w:rsidRPr="002C3867" w:rsidDel="00DB63B3">
          <w:rPr>
            <w:rFonts w:eastAsia="Aptos"/>
            <w:sz w:val="24"/>
            <w:szCs w:val="24"/>
          </w:rPr>
          <w:fldChar w:fldCharType="begin"/>
        </w:r>
        <w:r w:rsidR="006E567A" w:rsidRPr="002C3867" w:rsidDel="00DB63B3">
          <w:rPr>
            <w:rFonts w:eastAsia="Aptos"/>
            <w:sz w:val="24"/>
            <w:szCs w:val="24"/>
          </w:rPr>
          <w:delInstrText xml:space="preserve"> ADDIN EN.CITE &lt;EndNote&gt;&lt;Cite&gt;&lt;Author&gt;Breiman&lt;/Author&gt;&lt;Year&gt;2001&lt;/Year&gt;&lt;RecNum&gt;353&lt;/RecNum&gt;&lt;DisplayText&gt;(Breiman, 2001)&lt;/DisplayText&gt;&lt;record&gt;&lt;rec-number&gt;353&lt;/rec-number&gt;&lt;foreign-keys&gt;&lt;key app="EN" db-id="psp5wa0pi9f5weevsxkxzdekszp2z090pt9e" timestamp="1733426724"&gt;353&lt;/key&gt;&lt;/foreign-keys&gt;&lt;ref-type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learning&lt;/full-title&gt;&lt;/periodical&gt;&lt;pages&gt;5-32&lt;/pages&gt;&lt;volume&gt;45&lt;/volume&gt;&lt;dates&gt;&lt;year&gt;2001&lt;/year&gt;&lt;/dates&gt;&lt;isbn&gt;0885-6125&lt;/isbn&gt;&lt;urls&gt;&lt;/urls&gt;&lt;/record&gt;&lt;/Cite&gt;&lt;/EndNote&gt;</w:delInstrText>
        </w:r>
        <w:r w:rsidR="006E567A" w:rsidRPr="002C3867" w:rsidDel="00DB63B3">
          <w:rPr>
            <w:rFonts w:eastAsia="Aptos"/>
            <w:sz w:val="24"/>
            <w:szCs w:val="24"/>
          </w:rPr>
          <w:fldChar w:fldCharType="separate"/>
        </w:r>
        <w:r w:rsidR="68B93D6D" w:rsidRPr="002C3867" w:rsidDel="00DB63B3">
          <w:rPr>
            <w:rFonts w:eastAsia="Aptos"/>
            <w:noProof/>
            <w:sz w:val="24"/>
            <w:szCs w:val="24"/>
            <w:lang w:val="en-US"/>
          </w:rPr>
          <w:delText>(</w:delText>
        </w:r>
      </w:del>
      <w:hyperlink w:anchor="_ENREF_21" w:tooltip="Breiman, 2001 #353" w:history="1">
        <w:r w:rsidR="001B0781" w:rsidRPr="001B0781">
          <w:rPr>
            <w:rStyle w:val="Hyperlink"/>
          </w:rPr>
          <w:t>Breiman, 2001</w:t>
        </w:r>
      </w:hyperlink>
      <w:del w:id="69" w:author="Barnard, David - REE-ARS" w:date="2025-04-29T11:48:00Z" w16du:dateUtc="2025-04-29T17:48:00Z">
        <w:r w:rsidR="68B93D6D" w:rsidRPr="002C3867" w:rsidDel="00DB63B3">
          <w:rPr>
            <w:rFonts w:eastAsia="Aptos"/>
            <w:noProof/>
            <w:sz w:val="24"/>
            <w:szCs w:val="24"/>
            <w:lang w:val="en-US"/>
          </w:rPr>
          <w:delText>)</w:delText>
        </w:r>
        <w:r w:rsidR="006E567A" w:rsidRPr="002C3867" w:rsidDel="00DB63B3">
          <w:rPr>
            <w:rFonts w:eastAsia="Aptos"/>
            <w:sz w:val="24"/>
            <w:szCs w:val="24"/>
          </w:rPr>
          <w:fldChar w:fldCharType="end"/>
        </w:r>
        <w:r w:rsidR="58C52E82" w:rsidRPr="002C3867" w:rsidDel="00DB63B3">
          <w:rPr>
            <w:rFonts w:eastAsia="Aptos"/>
            <w:sz w:val="24"/>
            <w:szCs w:val="24"/>
          </w:rPr>
          <w:delText xml:space="preserve"> </w:delText>
        </w:r>
      </w:del>
      <w:r w:rsidR="58C52E82" w:rsidRPr="002C3867">
        <w:rPr>
          <w:rFonts w:eastAsia="Aptos"/>
          <w:sz w:val="24"/>
          <w:szCs w:val="24"/>
          <w:lang w:val="en-US"/>
        </w:rPr>
        <w:t>to visualize non-linear univariate relationships</w:t>
      </w:r>
      <w:r w:rsidR="26B25C2D" w:rsidRPr="002C3867">
        <w:rPr>
          <w:rFonts w:eastAsia="Aptos"/>
          <w:sz w:val="24"/>
          <w:szCs w:val="24"/>
          <w:lang w:val="en-US"/>
        </w:rPr>
        <w:t xml:space="preserve"> between predictors and dependent variables and</w:t>
      </w:r>
      <w:r w:rsidR="68B93D6D" w:rsidRPr="002C3867">
        <w:rPr>
          <w:rFonts w:eastAsia="Aptos"/>
          <w:sz w:val="24"/>
          <w:szCs w:val="24"/>
          <w:lang w:val="en-US"/>
        </w:rPr>
        <w:t xml:space="preserve"> </w:t>
      </w:r>
      <w:del w:id="70" w:author="Barnard, David - REE-ARS" w:date="2025-04-29T11:47:00Z" w16du:dateUtc="2025-04-29T17:47:00Z">
        <w:r w:rsidR="68B93D6D" w:rsidRPr="002C3867" w:rsidDel="00453BD6">
          <w:rPr>
            <w:rFonts w:eastAsia="Aptos"/>
            <w:sz w:val="24"/>
            <w:szCs w:val="24"/>
            <w:lang w:val="en-US"/>
          </w:rPr>
          <w:delText xml:space="preserve">to filter </w:delText>
        </w:r>
        <w:r w:rsidR="26B25C2D" w:rsidRPr="002C3867" w:rsidDel="00453BD6">
          <w:rPr>
            <w:rFonts w:eastAsia="Aptos"/>
            <w:sz w:val="24"/>
            <w:szCs w:val="24"/>
            <w:lang w:val="en-US"/>
          </w:rPr>
          <w:delText xml:space="preserve">the large number of predictors by importance to inform </w:delText>
        </w:r>
        <w:r w:rsidR="4EB4A4DD" w:rsidRPr="002C3867" w:rsidDel="00453BD6">
          <w:rPr>
            <w:rFonts w:eastAsia="Aptos"/>
            <w:sz w:val="24"/>
            <w:szCs w:val="24"/>
            <w:lang w:val="en-US"/>
          </w:rPr>
          <w:delText>development of</w:delText>
        </w:r>
      </w:del>
      <w:ins w:id="71" w:author="Barnard, David - REE-ARS" w:date="2025-04-29T11:47:00Z" w16du:dateUtc="2025-04-29T17:47:00Z">
        <w:r w:rsidR="00453BD6">
          <w:rPr>
            <w:rFonts w:eastAsia="Aptos"/>
            <w:sz w:val="24"/>
            <w:szCs w:val="24"/>
            <w:lang w:val="en-US"/>
          </w:rPr>
          <w:t>potential mediator variables</w:t>
        </w:r>
        <w:r w:rsidR="00DB63B3">
          <w:rPr>
            <w:rFonts w:eastAsia="Aptos"/>
            <w:sz w:val="24"/>
            <w:szCs w:val="24"/>
            <w:lang w:val="en-US"/>
          </w:rPr>
          <w:t>,</w:t>
        </w:r>
      </w:ins>
      <w:ins w:id="72" w:author="Barnard, David - REE-ARS" w:date="2025-04-29T11:48:00Z" w16du:dateUtc="2025-04-29T17:48:00Z">
        <w:r w:rsidR="00DB63B3">
          <w:rPr>
            <w:rFonts w:eastAsia="Aptos"/>
            <w:sz w:val="24"/>
            <w:szCs w:val="24"/>
            <w:lang w:val="en-US"/>
          </w:rPr>
          <w:t xml:space="preserve"> </w:t>
        </w:r>
      </w:ins>
      <w:ins w:id="73" w:author="Barnard, David - REE-ARS" w:date="2025-04-29T11:47:00Z" w16du:dateUtc="2025-04-29T17:47:00Z">
        <w:r w:rsidR="00DB63B3">
          <w:rPr>
            <w:rFonts w:eastAsia="Aptos"/>
            <w:sz w:val="24"/>
            <w:szCs w:val="24"/>
            <w:lang w:val="en-US"/>
          </w:rPr>
          <w:t>and</w:t>
        </w:r>
      </w:ins>
      <w:r w:rsidR="4EB4A4DD" w:rsidRPr="002C3867">
        <w:rPr>
          <w:rFonts w:eastAsia="Aptos"/>
          <w:sz w:val="24"/>
          <w:szCs w:val="24"/>
          <w:lang w:val="en-US"/>
        </w:rPr>
        <w:t xml:space="preserve"> </w:t>
      </w:r>
      <w:r w:rsidR="757219D1" w:rsidRPr="002C3867">
        <w:rPr>
          <w:rFonts w:eastAsia="Aptos"/>
          <w:sz w:val="24"/>
          <w:szCs w:val="24"/>
          <w:lang w:val="en-US"/>
        </w:rPr>
        <w:t>(4)</w:t>
      </w:r>
      <w:del w:id="74" w:author="Barnard, David - REE-ARS" w:date="2025-04-29T11:48:00Z" w16du:dateUtc="2025-04-29T17:48:00Z">
        <w:r w:rsidR="757219D1" w:rsidRPr="002C3867" w:rsidDel="00DB63B3">
          <w:rPr>
            <w:rFonts w:eastAsia="Aptos"/>
            <w:sz w:val="24"/>
            <w:szCs w:val="24"/>
            <w:lang w:val="en-US"/>
          </w:rPr>
          <w:delText xml:space="preserve"> </w:delText>
        </w:r>
        <w:r w:rsidR="310219A9" w:rsidRPr="002C3867" w:rsidDel="00DB63B3">
          <w:rPr>
            <w:rFonts w:eastAsia="Aptos"/>
            <w:sz w:val="24"/>
            <w:szCs w:val="24"/>
            <w:lang w:val="en-US"/>
          </w:rPr>
          <w:delText>SEMs</w:delText>
        </w:r>
        <w:r w:rsidR="68B93D6D" w:rsidRPr="002C3867" w:rsidDel="00DB63B3">
          <w:rPr>
            <w:rFonts w:eastAsia="Aptos"/>
            <w:sz w:val="24"/>
            <w:szCs w:val="24"/>
            <w:lang w:val="en-US"/>
          </w:rPr>
          <w:delText xml:space="preserve"> </w:delText>
        </w:r>
        <w:r w:rsidR="006E567A" w:rsidRPr="002C3867" w:rsidDel="00DB63B3">
          <w:rPr>
            <w:rFonts w:eastAsia="Aptos"/>
            <w:sz w:val="24"/>
            <w:szCs w:val="24"/>
          </w:rPr>
          <w:fldChar w:fldCharType="begin"/>
        </w:r>
        <w:r w:rsidR="006E567A" w:rsidRPr="002C3867" w:rsidDel="00DB63B3">
          <w:rPr>
            <w:rFonts w:eastAsia="Aptos"/>
            <w:sz w:val="24"/>
            <w:szCs w:val="24"/>
          </w:rPr>
          <w:delInstrText xml:space="preserve"> ADDIN EN.CITE &lt;EndNote&gt;&lt;Cite&gt;&lt;Author&gt;Lefcheck&lt;/Author&gt;&lt;Year&gt;2016&lt;/Year&gt;&lt;RecNum&gt;354&lt;/RecNum&gt;&lt;DisplayText&gt;(Lefcheck, 2016)&lt;/DisplayText&gt;&lt;record&gt;&lt;rec-number&gt;354&lt;/rec-number&gt;&lt;foreign-keys&gt;&lt;key app="EN" db-id="psp5wa0pi9f5weevsxkxzdekszp2z090pt9e" timestamp="1733426759"&gt;354&lt;/key&gt;&lt;/foreign-keys&gt;&lt;ref-type name="Journal Article"&gt;17&lt;/ref-type&gt;&lt;contributors&gt;&lt;authors&gt;&lt;author&gt;Lefcheck, Jonathan S&lt;/author&gt;&lt;/authors&gt;&lt;/contributors&gt;&lt;titles&gt;&lt;title&gt;piecewiseSEM: Piecewise structural equation modelling in r for ecology, evolution, and systematics&lt;/title&gt;&lt;secondary-title&gt;Methods in Ecology and Evolution&lt;/secondary-title&gt;&lt;/titles&gt;&lt;periodical&gt;&lt;full-title&gt;Methods in Ecology and Evolution&lt;/full-title&gt;&lt;/periodical&gt;&lt;pages&gt;573-579&lt;/pages&gt;&lt;volume&gt;7&lt;/volume&gt;&lt;number&gt;5&lt;/number&gt;&lt;dates&gt;&lt;year&gt;2016&lt;/year&gt;&lt;/dates&gt;&lt;isbn&gt;2041-210X&lt;/isbn&gt;&lt;urls&gt;&lt;/urls&gt;&lt;/record&gt;&lt;/Cite&gt;&lt;/EndNote&gt;</w:delInstrText>
        </w:r>
        <w:r w:rsidR="006E567A" w:rsidRPr="002C3867" w:rsidDel="00DB63B3">
          <w:rPr>
            <w:rFonts w:eastAsia="Aptos"/>
            <w:sz w:val="24"/>
            <w:szCs w:val="24"/>
          </w:rPr>
          <w:fldChar w:fldCharType="separate"/>
        </w:r>
        <w:r w:rsidR="68B93D6D" w:rsidRPr="002C3867" w:rsidDel="00DB63B3">
          <w:rPr>
            <w:rFonts w:eastAsia="Aptos"/>
            <w:noProof/>
            <w:sz w:val="24"/>
            <w:szCs w:val="24"/>
            <w:lang w:val="en-US"/>
          </w:rPr>
          <w:delText>(</w:delText>
        </w:r>
      </w:del>
      <w:hyperlink w:anchor="_ENREF_71" w:tooltip="Lefcheck, 2016 #354" w:history="1">
        <w:r w:rsidR="001B0781" w:rsidRPr="001B0781">
          <w:rPr>
            <w:rStyle w:val="Hyperlink"/>
          </w:rPr>
          <w:t>Lefcheck, 2016</w:t>
        </w:r>
      </w:hyperlink>
      <w:del w:id="75" w:author="Barnard, David - REE-ARS" w:date="2025-04-29T11:48:00Z" w16du:dateUtc="2025-04-29T17:48:00Z">
        <w:r w:rsidR="68B93D6D" w:rsidRPr="002C3867" w:rsidDel="00DB63B3">
          <w:rPr>
            <w:rFonts w:eastAsia="Aptos"/>
            <w:noProof/>
            <w:sz w:val="24"/>
            <w:szCs w:val="24"/>
            <w:lang w:val="en-US"/>
          </w:rPr>
          <w:delText>)</w:delText>
        </w:r>
        <w:r w:rsidR="006E567A" w:rsidRPr="002C3867" w:rsidDel="00DB63B3">
          <w:rPr>
            <w:rFonts w:eastAsia="Aptos"/>
            <w:sz w:val="24"/>
            <w:szCs w:val="24"/>
          </w:rPr>
          <w:fldChar w:fldCharType="end"/>
        </w:r>
        <w:r w:rsidR="68B93D6D" w:rsidRPr="002C3867" w:rsidDel="00DB63B3">
          <w:rPr>
            <w:rFonts w:eastAsia="Aptos"/>
            <w:sz w:val="24"/>
            <w:szCs w:val="24"/>
            <w:lang w:val="en-US"/>
          </w:rPr>
          <w:delText xml:space="preserve"> to visualize effect </w:delText>
        </w:r>
        <w:r w:rsidR="4EB4A4DD" w:rsidRPr="002C3867" w:rsidDel="00DB63B3">
          <w:rPr>
            <w:rFonts w:eastAsia="Aptos"/>
            <w:sz w:val="24"/>
            <w:szCs w:val="24"/>
            <w:lang w:val="en-US"/>
          </w:rPr>
          <w:delText>networks</w:delText>
        </w:r>
        <w:r w:rsidR="549BFC2D" w:rsidRPr="002C3867" w:rsidDel="00DB63B3">
          <w:rPr>
            <w:rFonts w:eastAsia="Aptos"/>
            <w:sz w:val="24"/>
            <w:szCs w:val="24"/>
            <w:lang w:val="en-US"/>
          </w:rPr>
          <w:delText>, variable interactions,</w:delText>
        </w:r>
        <w:r w:rsidR="68B93D6D" w:rsidRPr="002C3867" w:rsidDel="00DB63B3">
          <w:rPr>
            <w:rFonts w:eastAsia="Aptos"/>
            <w:sz w:val="24"/>
            <w:szCs w:val="24"/>
            <w:lang w:val="en-US"/>
          </w:rPr>
          <w:delText xml:space="preserve"> and highlight indirect effects of treatments on plant trait dependent variables</w:delText>
        </w:r>
      </w:del>
      <w:ins w:id="76" w:author="Barnard, David - REE-ARS" w:date="2025-04-29T11:48:00Z" w16du:dateUtc="2025-04-29T17:48:00Z">
        <w:r w:rsidR="00DB63B3">
          <w:rPr>
            <w:rFonts w:eastAsia="Aptos"/>
            <w:sz w:val="24"/>
            <w:szCs w:val="24"/>
            <w:lang w:val="en-US"/>
          </w:rPr>
          <w:t xml:space="preserve"> exploratory mediation to identify indirect effects of mediators between independent and dependent variables</w:t>
        </w:r>
      </w:ins>
      <w:r w:rsidR="68B93D6D" w:rsidRPr="002C3867">
        <w:rPr>
          <w:rFonts w:eastAsia="Aptos"/>
          <w:sz w:val="24"/>
          <w:szCs w:val="24"/>
          <w:lang w:val="en-US"/>
        </w:rPr>
        <w:t>.</w:t>
      </w:r>
      <w:r w:rsidR="2C3DEA79" w:rsidRPr="002C3867">
        <w:rPr>
          <w:rFonts w:eastAsia="Aptos"/>
          <w:sz w:val="24"/>
          <w:szCs w:val="24"/>
          <w:lang w:val="en-US"/>
        </w:rPr>
        <w:t xml:space="preserve"> </w:t>
      </w:r>
      <w:r w:rsidR="008E1C74" w:rsidRPr="002C3867">
        <w:rPr>
          <w:sz w:val="24"/>
          <w:szCs w:val="24"/>
          <w:lang w:val="en-US"/>
        </w:rPr>
        <w:t xml:space="preserve">All statistical analyses were done in </w:t>
      </w:r>
      <w:commentRangeStart w:id="77"/>
      <w:r w:rsidR="008E1C74" w:rsidRPr="002C3867">
        <w:rPr>
          <w:sz w:val="24"/>
          <w:szCs w:val="24"/>
          <w:lang w:val="en-US"/>
        </w:rPr>
        <w:t xml:space="preserve">R </w:t>
      </w:r>
      <w:r w:rsidR="008E1C74" w:rsidRPr="002C3867">
        <w:rPr>
          <w:sz w:val="24"/>
          <w:szCs w:val="24"/>
          <w:lang w:val="en-US"/>
        </w:rPr>
        <w:fldChar w:fldCharType="begin"/>
      </w:r>
      <w:r w:rsidR="008E1C74" w:rsidRPr="002C3867">
        <w:rPr>
          <w:sz w:val="24"/>
          <w:szCs w:val="24"/>
          <w:lang w:val="en-US"/>
        </w:rPr>
        <w:instrText xml:space="preserve"> ADDIN EN.CITE &lt;EndNote&gt;&lt;Cite&gt;&lt;Author&gt;Team&lt;/Author&gt;&lt;Year&gt;2021&lt;/Year&gt;&lt;RecNum&gt;491&lt;/RecNum&gt;&lt;DisplayText&gt;(Team, 2021)&lt;/DisplayText&gt;&lt;record&gt;&lt;rec-number&gt;491&lt;/rec-number&gt;&lt;foreign-keys&gt;&lt;key app="EN" db-id="psp5wa0pi9f5weevsxkxzdekszp2z090pt9e" timestamp="1736356347"&gt;491&lt;/key&gt;&lt;/foreign-keys&gt;&lt;ref-type name="Journal Article"&gt;17&lt;/ref-type&gt;&lt;contributors&gt;&lt;authors&gt;&lt;author&gt;R Core Team&lt;/author&gt;&lt;/authors&gt;&lt;/contributors&gt;&lt;titles&gt;&lt;title&gt;A language and environment for statistical computing&lt;/title&gt;&lt;secondary-title&gt;(No Title)&lt;/secondary-title&gt;&lt;/titles&gt;&lt;periodical&gt;&lt;full-title&gt;(No Title)&lt;/full-title&gt;&lt;/periodical&gt;&lt;dates&gt;&lt;year&gt;2021&lt;/year&gt;&lt;/dates&gt;&lt;urls&gt;&lt;/urls&gt;&lt;/record&gt;&lt;/Cite&gt;&lt;/EndNote&gt;</w:instrText>
      </w:r>
      <w:r w:rsidR="008E1C74" w:rsidRPr="002C3867">
        <w:rPr>
          <w:sz w:val="24"/>
          <w:szCs w:val="24"/>
          <w:lang w:val="en-US"/>
        </w:rPr>
        <w:fldChar w:fldCharType="separate"/>
      </w:r>
      <w:r w:rsidR="008E1C74" w:rsidRPr="002C3867">
        <w:rPr>
          <w:noProof/>
          <w:sz w:val="24"/>
          <w:szCs w:val="24"/>
          <w:lang w:val="en-US"/>
        </w:rPr>
        <w:t>(</w:t>
      </w:r>
      <w:hyperlink w:anchor="_ENREF_129" w:tooltip="Team, 2021 #491" w:history="1">
        <w:r w:rsidR="001860FD" w:rsidRPr="001860FD">
          <w:rPr>
            <w:rStyle w:val="Hyperlink"/>
          </w:rPr>
          <w:t>Team, 2021</w:t>
        </w:r>
      </w:hyperlink>
      <w:r w:rsidR="008E1C74" w:rsidRPr="002C3867">
        <w:rPr>
          <w:noProof/>
          <w:sz w:val="24"/>
          <w:szCs w:val="24"/>
          <w:lang w:val="en-US"/>
        </w:rPr>
        <w:t>)</w:t>
      </w:r>
      <w:r w:rsidR="008E1C74" w:rsidRPr="002C3867">
        <w:rPr>
          <w:sz w:val="24"/>
          <w:szCs w:val="24"/>
          <w:lang w:val="en-US"/>
        </w:rPr>
        <w:fldChar w:fldCharType="end"/>
      </w:r>
      <w:commentRangeEnd w:id="77"/>
      <w:r w:rsidR="0072481F">
        <w:rPr>
          <w:rStyle w:val="CommentReference"/>
        </w:rPr>
        <w:commentReference w:id="77"/>
      </w:r>
      <w:r w:rsidR="008E1C74" w:rsidRPr="002C3867">
        <w:rPr>
          <w:sz w:val="24"/>
          <w:szCs w:val="24"/>
          <w:lang w:val="en-US"/>
        </w:rPr>
        <w:t>.</w:t>
      </w:r>
    </w:p>
    <w:p w14:paraId="3791C8DB" w14:textId="3C73BED8" w:rsidR="00137E7B" w:rsidRPr="002C3867" w:rsidRDefault="009D0AF7" w:rsidP="00137E7B">
      <w:pPr>
        <w:pStyle w:val="Heading3"/>
        <w:rPr>
          <w:rFonts w:ascii="Arial" w:hAnsi="Arial"/>
        </w:rPr>
      </w:pPr>
      <w:r w:rsidRPr="002C3867">
        <w:rPr>
          <w:rFonts w:ascii="Arial" w:hAnsi="Arial"/>
        </w:rPr>
        <w:t xml:space="preserve">2.4.1 </w:t>
      </w:r>
      <w:r w:rsidR="00137E7B" w:rsidRPr="002C3867">
        <w:rPr>
          <w:rFonts w:ascii="Arial" w:hAnsi="Arial"/>
        </w:rPr>
        <w:t xml:space="preserve">Ordinations </w:t>
      </w:r>
      <w:r w:rsidR="003E00FE" w:rsidRPr="002C3867">
        <w:rPr>
          <w:rFonts w:ascii="Arial" w:hAnsi="Arial"/>
        </w:rPr>
        <w:t xml:space="preserve">of </w:t>
      </w:r>
      <w:r w:rsidR="00137E7B" w:rsidRPr="002C3867">
        <w:rPr>
          <w:rFonts w:ascii="Arial" w:hAnsi="Arial"/>
        </w:rPr>
        <w:t>microbial and plant community composition, and soil chemistry</w:t>
      </w:r>
      <w:bookmarkStart w:id="78" w:name="_cu8j0edtbh9g" w:colFirst="0" w:colLast="0"/>
      <w:bookmarkEnd w:id="78"/>
    </w:p>
    <w:p w14:paraId="6ED35DF6" w14:textId="36136041" w:rsidR="00137E7B" w:rsidRPr="002C3867" w:rsidRDefault="68B93D6D" w:rsidP="5459D6A1">
      <w:pPr>
        <w:spacing w:after="240" w:line="360" w:lineRule="auto"/>
        <w:rPr>
          <w:sz w:val="24"/>
          <w:szCs w:val="24"/>
          <w:lang w:val="en-US"/>
        </w:rPr>
      </w:pPr>
      <w:r w:rsidRPr="002C3867">
        <w:rPr>
          <w:sz w:val="24"/>
          <w:szCs w:val="24"/>
          <w:lang w:val="en-US"/>
        </w:rPr>
        <w:t xml:space="preserve">To quantify </w:t>
      </w:r>
      <w:del w:id="79" w:author="Barnard, David - REE-ARS" w:date="2025-04-16T09:44:00Z" w16du:dateUtc="2025-04-16T15:44:00Z">
        <w:r w:rsidRPr="002C3867" w:rsidDel="00A000AC">
          <w:rPr>
            <w:sz w:val="24"/>
            <w:szCs w:val="24"/>
            <w:lang w:val="en-US"/>
          </w:rPr>
          <w:delText xml:space="preserve">changes in </w:delText>
        </w:r>
      </w:del>
      <w:r w:rsidRPr="002C3867">
        <w:rPr>
          <w:sz w:val="24"/>
          <w:szCs w:val="24"/>
          <w:lang w:val="en-US"/>
        </w:rPr>
        <w:t>plant community composition</w:t>
      </w:r>
      <w:del w:id="80" w:author="Barnard, David - REE-ARS" w:date="2025-04-16T09:44:00Z" w16du:dateUtc="2025-04-16T15:44:00Z">
        <w:r w:rsidRPr="002C3867" w:rsidDel="00A000AC">
          <w:rPr>
            <w:sz w:val="24"/>
            <w:szCs w:val="24"/>
            <w:lang w:val="en-US"/>
          </w:rPr>
          <w:delText xml:space="preserve"> from 2016 to 2023</w:delText>
        </w:r>
      </w:del>
      <w:r w:rsidRPr="002C3867">
        <w:rPr>
          <w:sz w:val="24"/>
          <w:szCs w:val="24"/>
          <w:lang w:val="en-US"/>
        </w:rPr>
        <w:t xml:space="preserve">, and how it responded to treatments, we performed a non-metric multidimensional scaling ordination (NMDS) </w:t>
      </w:r>
      <w:r w:rsidR="5459D6A1" w:rsidRPr="002C3867">
        <w:rPr>
          <w:sz w:val="24"/>
          <w:szCs w:val="24"/>
        </w:rPr>
        <w:fldChar w:fldCharType="begin"/>
      </w:r>
      <w:r w:rsidR="5459D6A1" w:rsidRPr="002C3867">
        <w:rPr>
          <w:sz w:val="24"/>
          <w:szCs w:val="24"/>
        </w:rPr>
        <w:instrText xml:space="preserve"> ADDIN EN.CITE &lt;EndNote&gt;&lt;Cite&gt;&lt;Author&gt;Minchin&lt;/Author&gt;&lt;Year&gt;1987&lt;/Year&gt;&lt;RecNum&gt;356&lt;/RecNum&gt;&lt;DisplayText&gt;(Minchin, 1987)&lt;/DisplayText&gt;&lt;record&gt;&lt;rec-number&gt;356&lt;/rec-number&gt;&lt;foreign-keys&gt;&lt;key app="EN" db-id="psp5wa0pi9f5weevsxkxzdekszp2z090pt9e" timestamp="1733426865"&gt;356&lt;/key&gt;&lt;/foreign-keys&gt;&lt;ref-type name="Conference Proceedings"&gt;10&lt;/ref-type&gt;&lt;contributors&gt;&lt;authors&gt;&lt;author&gt;Minchin, Peter R&lt;/author&gt;&lt;/authors&gt;&lt;/contributors&gt;&lt;titles&gt;&lt;title&gt;An evaluation of the relative robustness of techniques for ecological ordination&lt;/title&gt;&lt;secondary-title&gt;Theory and models in vegetation science: Proceedings of Symposium, Uppsala, July 8–13, 1985&lt;/secondary-title&gt;&lt;/titles&gt;&lt;pages&gt;89-107&lt;/pages&gt;&lt;dates&gt;&lt;year&gt;1987&lt;/year&gt;&lt;/dates&gt;&lt;publisher&gt;Springer&lt;/publisher&gt;&lt;isbn&gt;9401083037&lt;/isbn&gt;&lt;urls&gt;&lt;/urls&gt;&lt;/record&gt;&lt;/Cite&gt;&lt;/EndNote&gt;</w:instrText>
      </w:r>
      <w:r w:rsidR="5459D6A1" w:rsidRPr="002C3867">
        <w:rPr>
          <w:sz w:val="24"/>
          <w:szCs w:val="24"/>
        </w:rPr>
        <w:fldChar w:fldCharType="separate"/>
      </w:r>
      <w:r w:rsidRPr="002C3867">
        <w:rPr>
          <w:noProof/>
          <w:sz w:val="24"/>
          <w:szCs w:val="24"/>
          <w:lang w:val="en-US"/>
        </w:rPr>
        <w:t>(</w:t>
      </w:r>
      <w:hyperlink w:anchor="_ENREF_81" w:tooltip="Minchin, 1987 #356" w:history="1">
        <w:r w:rsidR="001860FD" w:rsidRPr="001860FD">
          <w:rPr>
            <w:rStyle w:val="Hyperlink"/>
          </w:rPr>
          <w:t>Minchin, 1987</w:t>
        </w:r>
      </w:hyperlink>
      <w:r w:rsidRPr="002C3867">
        <w:rPr>
          <w:noProof/>
          <w:sz w:val="24"/>
          <w:szCs w:val="24"/>
          <w:lang w:val="en-US"/>
        </w:rPr>
        <w:t>)</w:t>
      </w:r>
      <w:r w:rsidR="5459D6A1" w:rsidRPr="002C3867">
        <w:rPr>
          <w:sz w:val="24"/>
          <w:szCs w:val="24"/>
        </w:rPr>
        <w:fldChar w:fldCharType="end"/>
      </w:r>
      <w:r w:rsidRPr="002C3867">
        <w:rPr>
          <w:sz w:val="24"/>
          <w:szCs w:val="24"/>
          <w:lang w:val="en-US"/>
        </w:rPr>
        <w:t xml:space="preserve"> on the species occurrence data averaged for each </w:t>
      </w:r>
      <w:r w:rsidR="02AB4E6B" w:rsidRPr="002C3867">
        <w:rPr>
          <w:sz w:val="24"/>
          <w:szCs w:val="24"/>
          <w:lang w:val="en-US"/>
        </w:rPr>
        <w:t>plot and</w:t>
      </w:r>
      <w:r w:rsidRPr="002C3867">
        <w:rPr>
          <w:sz w:val="24"/>
          <w:szCs w:val="24"/>
          <w:lang w:val="en-US"/>
        </w:rPr>
        <w:t xml:space="preserve"> used a PERMANOVA </w:t>
      </w:r>
      <w:r w:rsidR="5459D6A1" w:rsidRPr="002C3867">
        <w:rPr>
          <w:sz w:val="24"/>
          <w:szCs w:val="24"/>
        </w:rPr>
        <w:fldChar w:fldCharType="begin"/>
      </w:r>
      <w:r w:rsidR="5459D6A1" w:rsidRPr="002C3867">
        <w:rPr>
          <w:sz w:val="24"/>
          <w:szCs w:val="24"/>
        </w:rPr>
        <w:instrText xml:space="preserve"> ADDIN EN.CITE &lt;EndNote&gt;&lt;Cite&gt;&lt;Author&gt;Anderson&lt;/Author&gt;&lt;Year&gt;2015&lt;/Year&gt;&lt;RecNum&gt;357&lt;/RecNum&gt;&lt;DisplayText&gt;(Anderson and Santana</w:instrText>
      </w:r>
      <w:r w:rsidR="5459D6A1" w:rsidRPr="002C3867">
        <w:rPr>
          <w:rFonts w:ascii="Cambria Math" w:hAnsi="Cambria Math" w:cs="Cambria Math"/>
          <w:sz w:val="24"/>
          <w:szCs w:val="24"/>
        </w:rPr>
        <w:instrText>‐</w:instrText>
      </w:r>
      <w:r w:rsidR="5459D6A1" w:rsidRPr="002C3867">
        <w:rPr>
          <w:sz w:val="24"/>
          <w:szCs w:val="24"/>
        </w:rPr>
        <w:instrText>Garcon, 2015)&lt;/DisplayText&gt;&lt;record&gt;&lt;rec-number&gt;357&lt;/rec-number&gt;&lt;foreign-keys&gt;&lt;key app="EN" db-id="psp5wa0pi9f5weevsxkxzdekszp2z090pt9e" timestamp="1733426879"&gt;357&lt;/key&gt;&lt;/foreign-keys&gt;&lt;ref-type name="Journal Article"&gt;17&lt;/ref-type&gt;&lt;contributors&gt;&lt;authors&gt;&lt;author&gt;Anderson, Marti J&lt;/author&gt;&lt;author&gt;Santana</w:instrText>
      </w:r>
      <w:r w:rsidR="5459D6A1" w:rsidRPr="002C3867">
        <w:rPr>
          <w:rFonts w:ascii="Cambria Math" w:hAnsi="Cambria Math" w:cs="Cambria Math"/>
          <w:sz w:val="24"/>
          <w:szCs w:val="24"/>
        </w:rPr>
        <w:instrText>‐</w:instrText>
      </w:r>
      <w:r w:rsidR="5459D6A1" w:rsidRPr="002C3867">
        <w:rPr>
          <w:sz w:val="24"/>
          <w:szCs w:val="24"/>
        </w:rPr>
        <w:instrText>Garcon, Julia&lt;/author&gt;&lt;/authors&gt;&lt;/contributors&gt;&lt;titles&gt;&lt;title&gt;Measures of precision for dissimilarity</w:instrText>
      </w:r>
      <w:r w:rsidR="5459D6A1" w:rsidRPr="002C3867">
        <w:rPr>
          <w:rFonts w:ascii="Cambria Math" w:hAnsi="Cambria Math" w:cs="Cambria Math"/>
          <w:sz w:val="24"/>
          <w:szCs w:val="24"/>
        </w:rPr>
        <w:instrText>‐</w:instrText>
      </w:r>
      <w:r w:rsidR="5459D6A1" w:rsidRPr="002C3867">
        <w:rPr>
          <w:sz w:val="24"/>
          <w:szCs w:val="24"/>
        </w:rPr>
        <w:instrText>based multivariate analysis of ecological communities&lt;/title&gt;&lt;secondary-title&gt;Ecology letters&lt;/secondary-title&gt;&lt;/titles&gt;&lt;periodical&gt;&lt;full-title&gt;Ecology Letters&lt;/full-title&gt;&lt;/periodical&gt;&lt;pages&gt;66-73&lt;/pages&gt;&lt;volume&gt;18&lt;/volume&gt;&lt;number&gt;1&lt;/number&gt;&lt;dates&gt;&lt;year&gt;2015&lt;/year&gt;&lt;/dates&gt;&lt;isbn&gt;1461-023X&lt;/isbn&gt;&lt;urls&gt;&lt;/urls&gt;&lt;/record&gt;&lt;/Cite&gt;&lt;/EndNote&gt;</w:instrText>
      </w:r>
      <w:r w:rsidR="5459D6A1" w:rsidRPr="002C3867">
        <w:rPr>
          <w:sz w:val="24"/>
          <w:szCs w:val="24"/>
        </w:rPr>
        <w:fldChar w:fldCharType="separate"/>
      </w:r>
      <w:r w:rsidRPr="002C3867">
        <w:rPr>
          <w:noProof/>
          <w:sz w:val="24"/>
          <w:szCs w:val="24"/>
          <w:lang w:val="en-US"/>
        </w:rPr>
        <w:t>(</w:t>
      </w:r>
      <w:hyperlink w:anchor="_ENREF_6" w:tooltip="Anderson, 2015 #357" w:history="1">
        <w:r w:rsidR="001860FD" w:rsidRPr="001860FD">
          <w:rPr>
            <w:rStyle w:val="Hyperlink"/>
          </w:rPr>
          <w:t>Anderson and Santana</w:t>
        </w:r>
        <w:r w:rsidR="001860FD" w:rsidRPr="001860FD">
          <w:rPr>
            <w:rStyle w:val="Hyperlink"/>
            <w:rFonts w:ascii="Cambria Math" w:hAnsi="Cambria Math" w:cs="Cambria Math"/>
          </w:rPr>
          <w:t>‐</w:t>
        </w:r>
        <w:r w:rsidR="001860FD" w:rsidRPr="001860FD">
          <w:rPr>
            <w:rStyle w:val="Hyperlink"/>
          </w:rPr>
          <w:t>Garcon, 2015</w:t>
        </w:r>
      </w:hyperlink>
      <w:r w:rsidRPr="002C3867">
        <w:rPr>
          <w:noProof/>
          <w:sz w:val="24"/>
          <w:szCs w:val="24"/>
          <w:lang w:val="en-US"/>
        </w:rPr>
        <w:t>)</w:t>
      </w:r>
      <w:r w:rsidR="5459D6A1" w:rsidRPr="002C3867">
        <w:rPr>
          <w:sz w:val="24"/>
          <w:szCs w:val="24"/>
        </w:rPr>
        <w:fldChar w:fldCharType="end"/>
      </w:r>
      <w:r w:rsidRPr="002C3867">
        <w:rPr>
          <w:sz w:val="24"/>
          <w:szCs w:val="24"/>
          <w:lang w:val="en-US"/>
        </w:rPr>
        <w:t xml:space="preserve"> to test the effect of sample year and treatment </w:t>
      </w:r>
      <w:r w:rsidRPr="002C3867">
        <w:rPr>
          <w:sz w:val="24"/>
          <w:szCs w:val="24"/>
          <w:lang w:val="en-US"/>
        </w:rPr>
        <w:lastRenderedPageBreak/>
        <w:t>effects on community composition. To visualize how the treatments affected the microbial community composition, we performed an NMDS ordination on the microbial community matrix for both abundance and occurrence data</w:t>
      </w:r>
      <w:r w:rsidR="7F036DB3" w:rsidRPr="002C3867">
        <w:rPr>
          <w:sz w:val="24"/>
          <w:szCs w:val="24"/>
          <w:lang w:val="en-US"/>
        </w:rPr>
        <w:t xml:space="preserve"> in both sampling depths (0-5 and 5-15 cm)</w:t>
      </w:r>
      <w:r w:rsidRPr="002C3867">
        <w:rPr>
          <w:sz w:val="24"/>
          <w:szCs w:val="24"/>
          <w:lang w:val="en-US"/>
        </w:rPr>
        <w:t>. Finally, we ran a principal components analysis on all soil chemistry variables measured.</w:t>
      </w:r>
    </w:p>
    <w:p w14:paraId="337A3895" w14:textId="3CC0523E" w:rsidR="00F41AC4" w:rsidRPr="002C3867" w:rsidRDefault="643D293D" w:rsidP="00F41AC4">
      <w:pPr>
        <w:spacing w:after="240" w:line="360" w:lineRule="auto"/>
        <w:rPr>
          <w:sz w:val="24"/>
          <w:szCs w:val="24"/>
          <w:lang w:val="en-US"/>
        </w:rPr>
      </w:pPr>
      <w:r w:rsidRPr="002C3867">
        <w:rPr>
          <w:sz w:val="24"/>
          <w:szCs w:val="24"/>
          <w:lang w:val="en-US"/>
        </w:rPr>
        <w:t>To complement the PERMANOVA analysis for treatment effects on the bacterial and fungal</w:t>
      </w:r>
      <w:r w:rsidR="03C2CAF1" w:rsidRPr="002C3867">
        <w:rPr>
          <w:sz w:val="24"/>
          <w:szCs w:val="24"/>
          <w:lang w:val="en-US"/>
        </w:rPr>
        <w:t xml:space="preserve"> community</w:t>
      </w:r>
      <w:r w:rsidRPr="002C3867">
        <w:rPr>
          <w:sz w:val="24"/>
          <w:szCs w:val="24"/>
          <w:lang w:val="en-US"/>
        </w:rPr>
        <w:t xml:space="preserve"> composition, we performed a beta dispersion analysis to examine if variability within treatment groups drive significant differences in our ordinations. We used the </w:t>
      </w:r>
      <w:r w:rsidRPr="002C3867">
        <w:rPr>
          <w:i/>
          <w:iCs/>
          <w:sz w:val="24"/>
          <w:szCs w:val="24"/>
          <w:lang w:val="en-US"/>
        </w:rPr>
        <w:t>betadisper</w:t>
      </w:r>
      <w:r w:rsidRPr="002C3867">
        <w:rPr>
          <w:sz w:val="24"/>
          <w:szCs w:val="24"/>
          <w:lang w:val="en-US"/>
        </w:rPr>
        <w:t xml:space="preserve"> function, which is a multivariate equivalent to Levene’s test in the </w:t>
      </w:r>
      <w:r w:rsidRPr="002C3867">
        <w:rPr>
          <w:i/>
          <w:iCs/>
          <w:sz w:val="24"/>
          <w:szCs w:val="24"/>
          <w:lang w:val="en-US"/>
        </w:rPr>
        <w:t>vegan</w:t>
      </w:r>
      <w:r w:rsidRPr="002C3867">
        <w:rPr>
          <w:sz w:val="24"/>
          <w:szCs w:val="24"/>
          <w:lang w:val="en-US"/>
        </w:rPr>
        <w:t xml:space="preserve"> package in R </w:t>
      </w:r>
      <w:r w:rsidR="00F41AC4" w:rsidRPr="002C3867">
        <w:rPr>
          <w:sz w:val="24"/>
          <w:szCs w:val="24"/>
        </w:rPr>
        <w:fldChar w:fldCharType="begin"/>
      </w:r>
      <w:r w:rsidR="00F41AC4" w:rsidRPr="002C3867">
        <w:rPr>
          <w:sz w:val="24"/>
          <w:szCs w:val="24"/>
        </w:rPr>
        <w:instrText xml:space="preserve"> ADDIN EN.CITE &lt;EndNote&gt;&lt;Cite&gt;&lt;Author&gt;Dixon&lt;/Author&gt;&lt;Year&gt;2003&lt;/Year&gt;&lt;RecNum&gt;344&lt;/RecNum&gt;&lt;DisplayText&gt;(Dixon, 2003)&lt;/DisplayText&gt;&lt;record&gt;&lt;rec-number&gt;344&lt;/rec-number&gt;&lt;foreign-keys&gt;&lt;key app="EN" db-id="psp5wa0pi9f5weevsxkxzdekszp2z090pt9e" timestamp="1733426187"&gt;344&lt;/key&gt;&lt;/foreign-keys&gt;&lt;ref-type name="Journal Article"&gt;17&lt;/ref-type&gt;&lt;contributors&gt;&lt;authors&gt;&lt;author&gt;Dixon, Philip&lt;/author&gt;&lt;/authors&gt;&lt;/contributors&gt;&lt;titles&gt;&lt;title&gt;VEGAN, a package of R functions for community ecology&lt;/title&gt;&lt;secondary-title&gt;Journal of vegetation science&lt;/secondary-title&gt;&lt;/titles&gt;&lt;periodical&gt;&lt;full-title&gt;Journal of vegetation science&lt;/full-title&gt;&lt;/periodical&gt;&lt;pages&gt;927-930&lt;/pages&gt;&lt;volume&gt;14&lt;/volume&gt;&lt;number&gt;6&lt;/number&gt;&lt;dates&gt;&lt;year&gt;2003&lt;/year&gt;&lt;/dates&gt;&lt;isbn&gt;1100-9233&lt;/isbn&gt;&lt;urls&gt;&lt;/urls&gt;&lt;/record&gt;&lt;/Cite&gt;&lt;/EndNote&gt;</w:instrText>
      </w:r>
      <w:r w:rsidR="00F41AC4" w:rsidRPr="002C3867">
        <w:rPr>
          <w:sz w:val="24"/>
          <w:szCs w:val="24"/>
        </w:rPr>
        <w:fldChar w:fldCharType="separate"/>
      </w:r>
      <w:r w:rsidRPr="002C3867">
        <w:rPr>
          <w:noProof/>
          <w:sz w:val="24"/>
          <w:szCs w:val="24"/>
          <w:lang w:val="en-US"/>
        </w:rPr>
        <w:t>(</w:t>
      </w:r>
      <w:hyperlink w:anchor="_ENREF_32" w:tooltip="Dixon, 2003 #344" w:history="1">
        <w:r w:rsidR="001860FD" w:rsidRPr="001860FD">
          <w:rPr>
            <w:rStyle w:val="Hyperlink"/>
          </w:rPr>
          <w:t>Dixon, 2003</w:t>
        </w:r>
      </w:hyperlink>
      <w:r w:rsidRPr="002C3867">
        <w:rPr>
          <w:noProof/>
          <w:sz w:val="24"/>
          <w:szCs w:val="24"/>
          <w:lang w:val="en-US"/>
        </w:rPr>
        <w:t>)</w:t>
      </w:r>
      <w:r w:rsidR="00F41AC4" w:rsidRPr="002C3867">
        <w:rPr>
          <w:sz w:val="24"/>
          <w:szCs w:val="24"/>
        </w:rPr>
        <w:fldChar w:fldCharType="end"/>
      </w:r>
      <w:r w:rsidRPr="002C3867">
        <w:rPr>
          <w:sz w:val="24"/>
          <w:szCs w:val="24"/>
          <w:lang w:val="en-US"/>
        </w:rPr>
        <w:t xml:space="preserve">. ITS sequences were linked to fungal guilds using the FUNGuild database </w:t>
      </w:r>
      <w:r w:rsidR="00F41AC4" w:rsidRPr="002C3867">
        <w:rPr>
          <w:sz w:val="24"/>
          <w:szCs w:val="24"/>
        </w:rPr>
        <w:fldChar w:fldCharType="begin"/>
      </w:r>
      <w:r w:rsidR="00FD157D">
        <w:rPr>
          <w:sz w:val="24"/>
          <w:szCs w:val="24"/>
        </w:rPr>
        <w:instrText xml:space="preserve"> ADDIN EN.CITE &lt;EndNote&gt;&lt;Cite&gt;&lt;Author&gt;Nguyen&lt;/Author&gt;&lt;Year&gt;2016&lt;/Year&gt;&lt;RecNum&gt;345&lt;/RecNum&gt;&lt;DisplayText&gt;(Nguyen et al., 2016)&lt;/DisplayText&gt;&lt;record&gt;&lt;rec-number&gt;345&lt;/rec-number&gt;&lt;foreign-keys&gt;&lt;key app="EN" db-id="psp5wa0pi9f5weevsxkxzdekszp2z090pt9e" timestamp="1733426218"&gt;345&lt;/key&gt;&lt;/foreign-keys&gt;&lt;ref-type name="Journal Article"&gt;17&lt;/ref-type&gt;&lt;contributors&gt;&lt;authors&gt;&lt;author&gt;Nguyen, Nhu H&lt;/author&gt;&lt;author&gt;Song, Zewei&lt;/author&gt;&lt;author&gt;Bates, Scott T&lt;/author&gt;&lt;author&gt;Branco, Sara&lt;/author&gt;&lt;author&gt;Tedersoo, Leho&lt;/author&gt;&lt;author&gt;Menke, Jon&lt;/author&gt;&lt;author&gt;Schilling, Jonathan S&lt;/author&gt;&lt;author&gt;Kennedy, Peter G&lt;/author&gt;&lt;/authors&gt;&lt;/contributors&gt;&lt;titles&gt;&lt;title&gt;FUNGuild: an open annotation tool for parsing fungal community datasets by ecological guild&lt;/title&gt;&lt;secondary-title&gt;Fungal ecology&lt;/secondary-title&gt;&lt;/titles&gt;&lt;periodical&gt;&lt;full-title&gt;Fungal ecology&lt;/full-title&gt;&lt;/periodical&gt;&lt;pages&gt;241-248&lt;/pages&gt;&lt;volume&gt;20&lt;/volume&gt;&lt;dates&gt;&lt;year&gt;2016&lt;/year&gt;&lt;/dates&gt;&lt;isbn&gt;1754-5048&lt;/isbn&gt;&lt;urls&gt;&lt;/urls&gt;&lt;/record&gt;&lt;/Cite&gt;&lt;/EndNote&gt;</w:instrText>
      </w:r>
      <w:r w:rsidR="00F41AC4" w:rsidRPr="002C3867">
        <w:rPr>
          <w:sz w:val="24"/>
          <w:szCs w:val="24"/>
        </w:rPr>
        <w:fldChar w:fldCharType="separate"/>
      </w:r>
      <w:r w:rsidR="00FD157D">
        <w:rPr>
          <w:noProof/>
          <w:sz w:val="24"/>
          <w:szCs w:val="24"/>
        </w:rPr>
        <w:t>(</w:t>
      </w:r>
      <w:hyperlink w:anchor="_ENREF_84" w:tooltip="Nguyen, 2016 #345" w:history="1">
        <w:r w:rsidR="001860FD" w:rsidRPr="001860FD">
          <w:rPr>
            <w:rStyle w:val="Hyperlink"/>
          </w:rPr>
          <w:t>Nguyen et al., 2016</w:t>
        </w:r>
      </w:hyperlink>
      <w:r w:rsidR="00FD157D">
        <w:rPr>
          <w:noProof/>
          <w:sz w:val="24"/>
          <w:szCs w:val="24"/>
        </w:rPr>
        <w:t>)</w:t>
      </w:r>
      <w:r w:rsidR="00F41AC4" w:rsidRPr="002C3867">
        <w:rPr>
          <w:sz w:val="24"/>
          <w:szCs w:val="24"/>
        </w:rPr>
        <w:fldChar w:fldCharType="end"/>
      </w:r>
      <w:r w:rsidRPr="002C3867">
        <w:rPr>
          <w:sz w:val="24"/>
          <w:szCs w:val="24"/>
          <w:lang w:val="en-US"/>
        </w:rPr>
        <w:t xml:space="preserve">, and individuals were grouped into </w:t>
      </w:r>
      <w:r w:rsidR="3ACD5A65" w:rsidRPr="002C3867">
        <w:rPr>
          <w:sz w:val="24"/>
          <w:szCs w:val="24"/>
          <w:lang w:val="en-US"/>
        </w:rPr>
        <w:t xml:space="preserve">the </w:t>
      </w:r>
      <w:r w:rsidRPr="002C3867">
        <w:rPr>
          <w:sz w:val="24"/>
          <w:szCs w:val="24"/>
          <w:lang w:val="en-US"/>
        </w:rPr>
        <w:t>ectomycorrhizae</w:t>
      </w:r>
      <w:r w:rsidR="3CA9AAED" w:rsidRPr="002C3867">
        <w:rPr>
          <w:sz w:val="24"/>
          <w:szCs w:val="24"/>
          <w:lang w:val="en-US"/>
        </w:rPr>
        <w:t xml:space="preserve"> functional group</w:t>
      </w:r>
      <w:r w:rsidRPr="002C3867">
        <w:rPr>
          <w:sz w:val="24"/>
          <w:szCs w:val="24"/>
          <w:lang w:val="en-US"/>
        </w:rPr>
        <w:t xml:space="preserve">. To assess discriminant taxa between soil treatment groups, we performed a statistical analysis using the </w:t>
      </w:r>
      <w:r w:rsidRPr="002C3867">
        <w:rPr>
          <w:i/>
          <w:iCs/>
          <w:sz w:val="24"/>
          <w:szCs w:val="24"/>
          <w:lang w:val="en-US"/>
        </w:rPr>
        <w:t>MaAsLin2</w:t>
      </w:r>
      <w:r w:rsidRPr="002C3867">
        <w:rPr>
          <w:sz w:val="24"/>
          <w:szCs w:val="24"/>
          <w:lang w:val="en-US"/>
        </w:rPr>
        <w:t xml:space="preserve"> R package  </w:t>
      </w:r>
      <w:r w:rsidR="00F41AC4" w:rsidRPr="002C3867">
        <w:rPr>
          <w:sz w:val="24"/>
          <w:szCs w:val="24"/>
        </w:rPr>
        <w:fldChar w:fldCharType="begin"/>
      </w:r>
      <w:r w:rsidR="00FD157D">
        <w:rPr>
          <w:sz w:val="24"/>
          <w:szCs w:val="24"/>
        </w:rPr>
        <w:instrText xml:space="preserve"> ADDIN EN.CITE &lt;EndNote&gt;&lt;Cite&gt;&lt;Author&gt;Mallick&lt;/Author&gt;&lt;Year&gt;2021&lt;/Year&gt;&lt;RecNum&gt;346&lt;/RecNum&gt;&lt;DisplayText&gt;(Mallick et al., 2021)&lt;/DisplayText&gt;&lt;record&gt;&lt;rec-number&gt;346&lt;/rec-number&gt;&lt;foreign-keys&gt;&lt;key app="EN" db-id="psp5wa0pi9f5weevsxkxzdekszp2z090pt9e" timestamp="1733426276"&gt;346&lt;/key&gt;&lt;/foreign-keys&gt;&lt;ref-type name="Journal Article"&gt;17&lt;/ref-type&gt;&lt;contributors&gt;&lt;authors&gt;&lt;author&gt;Mallick, Himel&lt;/author&gt;&lt;author&gt;Rahnavard, Ali&lt;/author&gt;&lt;author&gt;McIver, Lauren J&lt;/author&gt;&lt;author&gt;Ma, Siyuan&lt;/author&gt;&lt;author&gt;Zhang, Yancong&lt;/author&gt;&lt;author&gt;Nguyen, Long H&lt;/author&gt;&lt;author&gt;Tickle, Timothy L&lt;/author&gt;&lt;author&gt;Weingart, George&lt;/author&gt;&lt;author&gt;Ren, Boyu&lt;/author&gt;&lt;author&gt;Schwager, Emma H&lt;/author&gt;&lt;/authors&gt;&lt;/contributors&gt;&lt;titles&gt;&lt;title&gt;Multivariable association discovery in population-scale meta-omics studies&lt;/title&gt;&lt;secondary-title&gt;PLoS computational biology&lt;/secondary-title&gt;&lt;/titles&gt;&lt;periodical&gt;&lt;full-title&gt;PLoS computational biology&lt;/full-title&gt;&lt;/periodical&gt;&lt;pages&gt;e1009442&lt;/pages&gt;&lt;volume&gt;17&lt;/volume&gt;&lt;number&gt;11&lt;/number&gt;&lt;dates&gt;&lt;year&gt;2021&lt;/year&gt;&lt;/dates&gt;&lt;isbn&gt;1553-734X&lt;/isbn&gt;&lt;urls&gt;&lt;/urls&gt;&lt;/record&gt;&lt;/Cite&gt;&lt;/EndNote&gt;</w:instrText>
      </w:r>
      <w:r w:rsidR="00F41AC4" w:rsidRPr="002C3867">
        <w:rPr>
          <w:sz w:val="24"/>
          <w:szCs w:val="24"/>
        </w:rPr>
        <w:fldChar w:fldCharType="separate"/>
      </w:r>
      <w:r w:rsidR="00FD157D">
        <w:rPr>
          <w:noProof/>
          <w:sz w:val="24"/>
          <w:szCs w:val="24"/>
        </w:rPr>
        <w:t>(</w:t>
      </w:r>
      <w:hyperlink w:anchor="_ENREF_76" w:tooltip="Mallick, 2021 #346" w:history="1">
        <w:r w:rsidR="001860FD" w:rsidRPr="001860FD">
          <w:rPr>
            <w:rStyle w:val="Hyperlink"/>
          </w:rPr>
          <w:t>Mallick et al., 2021</w:t>
        </w:r>
      </w:hyperlink>
      <w:r w:rsidR="00FD157D">
        <w:rPr>
          <w:noProof/>
          <w:sz w:val="24"/>
          <w:szCs w:val="24"/>
        </w:rPr>
        <w:t>)</w:t>
      </w:r>
      <w:r w:rsidR="00F41AC4" w:rsidRPr="002C3867">
        <w:rPr>
          <w:sz w:val="24"/>
          <w:szCs w:val="24"/>
        </w:rPr>
        <w:fldChar w:fldCharType="end"/>
      </w:r>
      <w:r w:rsidRPr="002C3867">
        <w:rPr>
          <w:sz w:val="24"/>
          <w:szCs w:val="24"/>
          <w:lang w:val="en-US"/>
        </w:rPr>
        <w:t xml:space="preserve">. Putative nitrifiers were classified based on matching sequence taxonomy to known </w:t>
      </w:r>
      <w:r w:rsidR="2A140624" w:rsidRPr="002C3867">
        <w:rPr>
          <w:sz w:val="24"/>
          <w:szCs w:val="24"/>
          <w:lang w:val="en-US"/>
        </w:rPr>
        <w:t>nitrif</w:t>
      </w:r>
      <w:r w:rsidR="00BE021F">
        <w:rPr>
          <w:sz w:val="24"/>
          <w:szCs w:val="24"/>
          <w:lang w:val="en-US"/>
        </w:rPr>
        <w:t>ying bacteria and archaea</w:t>
      </w:r>
      <w:r w:rsidRPr="002C3867">
        <w:rPr>
          <w:sz w:val="24"/>
          <w:szCs w:val="24"/>
          <w:lang w:val="en-US"/>
        </w:rPr>
        <w:t>.</w:t>
      </w:r>
      <w:bookmarkStart w:id="81" w:name="_nmnhbai3mn6t"/>
      <w:bookmarkEnd w:id="81"/>
      <w:r w:rsidRPr="002C3867">
        <w:t xml:space="preserve"> </w:t>
      </w:r>
      <w:r w:rsidRPr="002C3867">
        <w:rPr>
          <w:sz w:val="24"/>
          <w:szCs w:val="24"/>
          <w:lang w:val="en-US"/>
        </w:rPr>
        <w:t xml:space="preserve">Microbial Shannon’s H alpha diversity between soil depths and treatments was assessed using pairwise Wilcoxon signed-rank tests with Bonferroni p-value adjustments in the </w:t>
      </w:r>
      <w:r w:rsidRPr="002C3867">
        <w:rPr>
          <w:i/>
          <w:iCs/>
          <w:sz w:val="24"/>
          <w:szCs w:val="24"/>
          <w:lang w:val="en-US"/>
        </w:rPr>
        <w:t>ggpubr</w:t>
      </w:r>
      <w:r w:rsidRPr="002C3867">
        <w:rPr>
          <w:sz w:val="24"/>
          <w:szCs w:val="24"/>
          <w:lang w:val="en-US"/>
        </w:rPr>
        <w:t xml:space="preserve"> and </w:t>
      </w:r>
      <w:r w:rsidRPr="002C3867">
        <w:rPr>
          <w:i/>
          <w:iCs/>
          <w:sz w:val="24"/>
          <w:szCs w:val="24"/>
          <w:lang w:val="en-US"/>
        </w:rPr>
        <w:t>stats</w:t>
      </w:r>
      <w:r w:rsidRPr="002C3867">
        <w:rPr>
          <w:sz w:val="24"/>
          <w:szCs w:val="24"/>
          <w:lang w:val="en-US"/>
        </w:rPr>
        <w:t xml:space="preserve"> package </w:t>
      </w:r>
      <w:r w:rsidR="00F41AC4" w:rsidRPr="002C3867">
        <w:rPr>
          <w:sz w:val="24"/>
          <w:szCs w:val="24"/>
          <w:lang w:val="en-US"/>
        </w:rPr>
        <w:fldChar w:fldCharType="begin"/>
      </w:r>
      <w:r w:rsidR="00F41AC4" w:rsidRPr="002C3867">
        <w:rPr>
          <w:sz w:val="24"/>
          <w:szCs w:val="24"/>
          <w:lang w:val="en-US"/>
        </w:rPr>
        <w:instrText xml:space="preserve"> ADDIN EN.CITE &lt;EndNote&gt;&lt;Cite&gt;&lt;Author&gt;Kassambara&lt;/Author&gt;&lt;Year&gt;2018&lt;/Year&gt;&lt;RecNum&gt;487&lt;/RecNum&gt;&lt;DisplayText&gt;(Kassambara, 2018)&lt;/DisplayText&gt;&lt;record&gt;&lt;rec-number&gt;487&lt;/rec-number&gt;&lt;foreign-keys&gt;&lt;key app="EN" db-id="psp5wa0pi9f5weevsxkxzdekszp2z090pt9e" timestamp="1736355554"&gt;487&lt;/key&gt;&lt;/foreign-keys&gt;&lt;ref-type name="Journal Article"&gt;17&lt;/ref-type&gt;&lt;contributors&gt;&lt;authors&gt;&lt;author&gt;Kassambara, Alboukadel&lt;/author&gt;&lt;/authors&gt;&lt;/contributors&gt;&lt;titles&gt;&lt;title&gt;ggpubr:&amp;apos;ggplot2&amp;apos;based publication ready plots&lt;/title&gt;&lt;secondary-title&gt;R package version&lt;/secondary-title&gt;&lt;/titles&gt;&lt;periodical&gt;&lt;full-title&gt;R package version&lt;/full-title&gt;&lt;/periodical&gt;&lt;pages&gt;2&lt;/pages&gt;&lt;dates&gt;&lt;year&gt;2018&lt;/year&gt;&lt;/dates&gt;&lt;urls&gt;&lt;/urls&gt;&lt;/record&gt;&lt;/Cite&gt;&lt;/EndNote&gt;</w:instrText>
      </w:r>
      <w:r w:rsidR="00F41AC4" w:rsidRPr="002C3867">
        <w:rPr>
          <w:sz w:val="24"/>
          <w:szCs w:val="24"/>
          <w:lang w:val="en-US"/>
        </w:rPr>
        <w:fldChar w:fldCharType="separate"/>
      </w:r>
      <w:r w:rsidRPr="002C3867">
        <w:rPr>
          <w:noProof/>
          <w:sz w:val="24"/>
          <w:szCs w:val="24"/>
          <w:lang w:val="en-US"/>
        </w:rPr>
        <w:t>(</w:t>
      </w:r>
      <w:hyperlink w:anchor="_ENREF_68" w:tooltip="Kassambara, 2018 #487" w:history="1">
        <w:r w:rsidR="001860FD" w:rsidRPr="001860FD">
          <w:rPr>
            <w:rStyle w:val="Hyperlink"/>
          </w:rPr>
          <w:t>Kassambara, 2018</w:t>
        </w:r>
      </w:hyperlink>
      <w:r w:rsidRPr="002C3867">
        <w:rPr>
          <w:noProof/>
          <w:sz w:val="24"/>
          <w:szCs w:val="24"/>
          <w:lang w:val="en-US"/>
        </w:rPr>
        <w:t>)</w:t>
      </w:r>
      <w:r w:rsidR="00F41AC4" w:rsidRPr="002C3867">
        <w:rPr>
          <w:sz w:val="24"/>
          <w:szCs w:val="24"/>
          <w:lang w:val="en-US"/>
        </w:rPr>
        <w:fldChar w:fldCharType="end"/>
      </w:r>
      <w:r w:rsidRPr="002C3867">
        <w:rPr>
          <w:sz w:val="24"/>
          <w:szCs w:val="24"/>
          <w:lang w:val="en-US"/>
        </w:rPr>
        <w:t>. Microbial beta diversity was calculated using</w:t>
      </w:r>
      <w:ins w:id="82" w:author="Barnard, David - REE-ARS" w:date="2025-04-29T11:49:00Z" w16du:dateUtc="2025-04-29T17:49:00Z">
        <w:r w:rsidR="00DB63B3">
          <w:rPr>
            <w:sz w:val="24"/>
            <w:szCs w:val="24"/>
            <w:lang w:val="en-US"/>
          </w:rPr>
          <w:t xml:space="preserve"> Bray-Curtis dissimilarity matrices</w:t>
        </w:r>
        <w:r w:rsidR="0073356E">
          <w:rPr>
            <w:sz w:val="24"/>
            <w:szCs w:val="24"/>
            <w:lang w:val="en-US"/>
          </w:rPr>
          <w:t>, and treatment effects were tested using</w:t>
        </w:r>
      </w:ins>
      <w:r w:rsidRPr="002C3867">
        <w:rPr>
          <w:sz w:val="24"/>
          <w:szCs w:val="24"/>
          <w:lang w:val="en-US"/>
        </w:rPr>
        <w:t xml:space="preserve"> nonparametric permutational multivariate analysis of variance (PERMANOVA) </w:t>
      </w:r>
      <w:r w:rsidR="00F41AC4" w:rsidRPr="002C3867">
        <w:rPr>
          <w:sz w:val="24"/>
          <w:szCs w:val="24"/>
          <w:lang w:val="en-US"/>
        </w:rPr>
        <w:fldChar w:fldCharType="begin"/>
      </w:r>
      <w:r w:rsidR="00F41AC4" w:rsidRPr="002C3867">
        <w:rPr>
          <w:sz w:val="24"/>
          <w:szCs w:val="24"/>
          <w:lang w:val="en-US"/>
        </w:rPr>
        <w:instrText xml:space="preserve"> ADDIN EN.CITE &lt;EndNote&gt;&lt;Cite&gt;&lt;Author&gt;Anderson&lt;/Author&gt;&lt;Year&gt;2015&lt;/Year&gt;&lt;RecNum&gt;357&lt;/RecNum&gt;&lt;DisplayText&gt;(Anderson and Santana</w:instrText>
      </w:r>
      <w:r w:rsidR="00F41AC4" w:rsidRPr="002C3867">
        <w:rPr>
          <w:rFonts w:ascii="Cambria Math" w:hAnsi="Cambria Math" w:cs="Cambria Math"/>
          <w:sz w:val="24"/>
          <w:szCs w:val="24"/>
          <w:lang w:val="en-US"/>
        </w:rPr>
        <w:instrText>‐</w:instrText>
      </w:r>
      <w:r w:rsidR="00F41AC4" w:rsidRPr="002C3867">
        <w:rPr>
          <w:sz w:val="24"/>
          <w:szCs w:val="24"/>
          <w:lang w:val="en-US"/>
        </w:rPr>
        <w:instrText>Garcon, 2015)&lt;/DisplayText&gt;&lt;record&gt;&lt;rec-number&gt;357&lt;/rec-number&gt;&lt;foreign-keys&gt;&lt;key app="EN" db-id="psp5wa0pi9f5weevsxkxzdekszp2z090pt9e" timestamp="1733426879"&gt;357&lt;/key&gt;&lt;/foreign-keys&gt;&lt;ref-type name="Journal Article"&gt;17&lt;/ref-type&gt;&lt;contributors&gt;&lt;authors&gt;&lt;author&gt;Anderson, Marti J&lt;/author&gt;&lt;author&gt;Santana</w:instrText>
      </w:r>
      <w:r w:rsidR="00F41AC4" w:rsidRPr="002C3867">
        <w:rPr>
          <w:rFonts w:ascii="Cambria Math" w:hAnsi="Cambria Math" w:cs="Cambria Math"/>
          <w:sz w:val="24"/>
          <w:szCs w:val="24"/>
          <w:lang w:val="en-US"/>
        </w:rPr>
        <w:instrText>‐</w:instrText>
      </w:r>
      <w:r w:rsidR="00F41AC4" w:rsidRPr="002C3867">
        <w:rPr>
          <w:sz w:val="24"/>
          <w:szCs w:val="24"/>
          <w:lang w:val="en-US"/>
        </w:rPr>
        <w:instrText>Garcon, Julia&lt;/author&gt;&lt;/authors&gt;&lt;/contributors&gt;&lt;titles&gt;&lt;title&gt;Measures of precision for dissimilarity</w:instrText>
      </w:r>
      <w:r w:rsidR="00F41AC4" w:rsidRPr="002C3867">
        <w:rPr>
          <w:rFonts w:ascii="Cambria Math" w:hAnsi="Cambria Math" w:cs="Cambria Math"/>
          <w:sz w:val="24"/>
          <w:szCs w:val="24"/>
          <w:lang w:val="en-US"/>
        </w:rPr>
        <w:instrText>‐</w:instrText>
      </w:r>
      <w:r w:rsidR="00F41AC4" w:rsidRPr="002C3867">
        <w:rPr>
          <w:sz w:val="24"/>
          <w:szCs w:val="24"/>
          <w:lang w:val="en-US"/>
        </w:rPr>
        <w:instrText>based multivariate analysis of ecological communities&lt;/title&gt;&lt;secondary-title&gt;Ecology letters&lt;/secondary-title&gt;&lt;/titles&gt;&lt;periodical&gt;&lt;full-title&gt;Ecology Letters&lt;/full-title&gt;&lt;/periodical&gt;&lt;pages&gt;66-73&lt;/pages&gt;&lt;volume&gt;18&lt;/volume&gt;&lt;number&gt;1&lt;/number&gt;&lt;dates&gt;&lt;year&gt;2015&lt;/year&gt;&lt;/dates&gt;&lt;isbn&gt;1461-023X&lt;/isbn&gt;&lt;urls&gt;&lt;/urls&gt;&lt;/record&gt;&lt;/Cite&gt;&lt;/EndNote&gt;</w:instrText>
      </w:r>
      <w:r w:rsidR="00F41AC4" w:rsidRPr="002C3867">
        <w:rPr>
          <w:sz w:val="24"/>
          <w:szCs w:val="24"/>
          <w:lang w:val="en-US"/>
        </w:rPr>
        <w:fldChar w:fldCharType="separate"/>
      </w:r>
      <w:r w:rsidRPr="002C3867">
        <w:rPr>
          <w:noProof/>
          <w:sz w:val="24"/>
          <w:szCs w:val="24"/>
          <w:lang w:val="en-US"/>
        </w:rPr>
        <w:t>(</w:t>
      </w:r>
      <w:hyperlink w:anchor="_ENREF_6" w:tooltip="Anderson, 2015 #357" w:history="1">
        <w:r w:rsidR="001860FD" w:rsidRPr="001860FD">
          <w:rPr>
            <w:rStyle w:val="Hyperlink"/>
          </w:rPr>
          <w:t>Anderson and Santana</w:t>
        </w:r>
        <w:r w:rsidR="001860FD" w:rsidRPr="001860FD">
          <w:rPr>
            <w:rStyle w:val="Hyperlink"/>
            <w:rFonts w:ascii="Cambria Math" w:hAnsi="Cambria Math" w:cs="Cambria Math"/>
          </w:rPr>
          <w:t>‐</w:t>
        </w:r>
        <w:r w:rsidR="001860FD" w:rsidRPr="001860FD">
          <w:rPr>
            <w:rStyle w:val="Hyperlink"/>
          </w:rPr>
          <w:t>Garcon, 2015</w:t>
        </w:r>
      </w:hyperlink>
      <w:r w:rsidRPr="002C3867">
        <w:rPr>
          <w:noProof/>
          <w:sz w:val="24"/>
          <w:szCs w:val="24"/>
          <w:lang w:val="en-US"/>
        </w:rPr>
        <w:t>)</w:t>
      </w:r>
      <w:r w:rsidR="00F41AC4" w:rsidRPr="002C3867">
        <w:rPr>
          <w:sz w:val="24"/>
          <w:szCs w:val="24"/>
          <w:lang w:val="en-US"/>
        </w:rPr>
        <w:fldChar w:fldCharType="end"/>
      </w:r>
      <w:ins w:id="83" w:author="Barnard, David - REE-ARS" w:date="2025-04-29T11:49:00Z" w16du:dateUtc="2025-04-29T17:49:00Z">
        <w:r w:rsidR="0073356E">
          <w:rPr>
            <w:sz w:val="24"/>
            <w:szCs w:val="24"/>
            <w:lang w:val="en-US"/>
          </w:rPr>
          <w:t xml:space="preserve">. Both analyses were completed using the </w:t>
        </w:r>
      </w:ins>
      <w:del w:id="84" w:author="Barnard, David - REE-ARS" w:date="2025-04-29T11:49:00Z" w16du:dateUtc="2025-04-29T17:49:00Z">
        <w:r w:rsidRPr="002C3867" w:rsidDel="0073356E">
          <w:rPr>
            <w:sz w:val="24"/>
            <w:szCs w:val="24"/>
            <w:lang w:val="en-US"/>
          </w:rPr>
          <w:delText xml:space="preserve"> wit</w:delText>
        </w:r>
      </w:del>
      <w:del w:id="85" w:author="Barnard, David - REE-ARS" w:date="2025-04-29T11:50:00Z" w16du:dateUtc="2025-04-29T17:50:00Z">
        <w:r w:rsidRPr="002C3867" w:rsidDel="0073356E">
          <w:rPr>
            <w:sz w:val="24"/>
            <w:szCs w:val="24"/>
            <w:lang w:val="en-US"/>
          </w:rPr>
          <w:delText>h Bray-Curtis dissimilarity matrices from the</w:delText>
        </w:r>
      </w:del>
      <w:ins w:id="86" w:author="Barnard, David - REE-ARS" w:date="2025-04-29T11:50:00Z" w16du:dateUtc="2025-04-29T17:50:00Z">
        <w:r w:rsidR="0073356E">
          <w:rPr>
            <w:sz w:val="24"/>
            <w:szCs w:val="24"/>
            <w:lang w:val="en-US"/>
          </w:rPr>
          <w:t>R</w:t>
        </w:r>
      </w:ins>
      <w:r w:rsidRPr="002C3867">
        <w:rPr>
          <w:sz w:val="24"/>
          <w:szCs w:val="24"/>
          <w:lang w:val="en-US"/>
        </w:rPr>
        <w:t xml:space="preserve"> </w:t>
      </w:r>
      <w:r w:rsidRPr="00FF3473">
        <w:rPr>
          <w:i/>
          <w:iCs/>
          <w:sz w:val="24"/>
          <w:szCs w:val="24"/>
          <w:lang w:val="en-US"/>
          <w:rPrChange w:id="87" w:author="Barnard, David - REE-ARS" w:date="2025-04-29T11:50:00Z" w16du:dateUtc="2025-04-29T17:50:00Z">
            <w:rPr>
              <w:sz w:val="24"/>
              <w:szCs w:val="24"/>
              <w:lang w:val="en-US"/>
            </w:rPr>
          </w:rPrChange>
        </w:rPr>
        <w:t>vegan</w:t>
      </w:r>
      <w:r w:rsidRPr="002C3867">
        <w:rPr>
          <w:sz w:val="24"/>
          <w:szCs w:val="24"/>
          <w:lang w:val="en-US"/>
        </w:rPr>
        <w:t xml:space="preserve"> package </w:t>
      </w:r>
      <w:r w:rsidR="00F41AC4" w:rsidRPr="002C3867">
        <w:rPr>
          <w:sz w:val="24"/>
          <w:szCs w:val="24"/>
          <w:lang w:val="en-US"/>
        </w:rPr>
        <w:fldChar w:fldCharType="begin"/>
      </w:r>
      <w:r w:rsidR="00FD157D">
        <w:rPr>
          <w:sz w:val="24"/>
          <w:szCs w:val="24"/>
          <w:lang w:val="en-US"/>
        </w:rPr>
        <w:instrText xml:space="preserve"> ADDIN EN.CITE &lt;EndNote&gt;&lt;Cite&gt;&lt;Author&gt;Oksanen&lt;/Author&gt;&lt;Year&gt;2007&lt;/Year&gt;&lt;RecNum&gt;343&lt;/RecNum&gt;&lt;DisplayText&gt;(Oksanen et al., 2007)&lt;/DisplayText&gt;&lt;record&gt;&lt;rec-number&gt;343&lt;/rec-number&gt;&lt;foreign-keys&gt;&lt;key app="EN" db-id="psp5wa0pi9f5weevsxkxzdekszp2z090pt9e" timestamp="1733426158"&gt;343&lt;/key&gt;&lt;/foreign-keys&gt;&lt;ref-type name="Journal Article"&gt;17&lt;/ref-type&gt;&lt;contributors&gt;&lt;authors&gt;&lt;author&gt;Oksanen, Jari&lt;/author&gt;&lt;author&gt;Kindt, Roeland&lt;/author&gt;&lt;author&gt;Legendre, Pierre&lt;/author&gt;&lt;author&gt;O’Hara, Bob&lt;/author&gt;&lt;author&gt;Stevens, M Henry H&lt;/author&gt;&lt;author&gt;Oksanen, Maintainer Jari&lt;/author&gt;&lt;author&gt;Suggests, MASS&lt;/author&gt;&lt;/authors&gt;&lt;/contributors&gt;&lt;titles&gt;&lt;title&gt;The vegan package&lt;/title&gt;&lt;secondary-title&gt;Community ecology package&lt;/secondary-title&gt;&lt;/titles&gt;&lt;periodical&gt;&lt;full-title&gt;Community ecology package&lt;/full-title&gt;&lt;/periodical&gt;&lt;pages&gt;719&lt;/pages&gt;&lt;volume&gt;10&lt;/volume&gt;&lt;number&gt;631-637&lt;/number&gt;&lt;dates&gt;&lt;year&gt;2007&lt;/year&gt;&lt;/dates&gt;&lt;urls&gt;&lt;/urls&gt;&lt;/record&gt;&lt;/Cite&gt;&lt;/EndNote&gt;</w:instrText>
      </w:r>
      <w:r w:rsidR="00F41AC4" w:rsidRPr="002C3867">
        <w:rPr>
          <w:sz w:val="24"/>
          <w:szCs w:val="24"/>
          <w:lang w:val="en-US"/>
        </w:rPr>
        <w:fldChar w:fldCharType="separate"/>
      </w:r>
      <w:r w:rsidR="00FD157D">
        <w:rPr>
          <w:noProof/>
          <w:sz w:val="24"/>
          <w:szCs w:val="24"/>
          <w:lang w:val="en-US"/>
        </w:rPr>
        <w:t>(</w:t>
      </w:r>
      <w:hyperlink w:anchor="_ENREF_91" w:tooltip="Oksanen, 2007 #343" w:history="1">
        <w:r w:rsidR="001860FD" w:rsidRPr="001860FD">
          <w:rPr>
            <w:rStyle w:val="Hyperlink"/>
          </w:rPr>
          <w:t>Oksanen et al., 2007</w:t>
        </w:r>
      </w:hyperlink>
      <w:r w:rsidR="00FD157D">
        <w:rPr>
          <w:noProof/>
          <w:sz w:val="24"/>
          <w:szCs w:val="24"/>
          <w:lang w:val="en-US"/>
        </w:rPr>
        <w:t>)</w:t>
      </w:r>
      <w:r w:rsidR="00F41AC4" w:rsidRPr="002C3867">
        <w:rPr>
          <w:sz w:val="24"/>
          <w:szCs w:val="24"/>
          <w:lang w:val="en-US"/>
        </w:rPr>
        <w:fldChar w:fldCharType="end"/>
      </w:r>
      <w:r w:rsidR="5CC22E56" w:rsidRPr="002C3867">
        <w:rPr>
          <w:sz w:val="24"/>
          <w:szCs w:val="24"/>
          <w:lang w:val="en-US"/>
        </w:rPr>
        <w:t>.</w:t>
      </w:r>
    </w:p>
    <w:p w14:paraId="2DE19F5E" w14:textId="0B53B982" w:rsidR="00A4687F" w:rsidRPr="002C3867" w:rsidRDefault="009D0AF7" w:rsidP="001D5D55">
      <w:pPr>
        <w:pStyle w:val="Heading3"/>
        <w:rPr>
          <w:rFonts w:ascii="Arial" w:hAnsi="Arial"/>
        </w:rPr>
      </w:pPr>
      <w:bookmarkStart w:id="88" w:name="_s60dqnamcyr0"/>
      <w:bookmarkEnd w:id="88"/>
      <w:r w:rsidRPr="002C3867">
        <w:rPr>
          <w:rFonts w:ascii="Arial" w:hAnsi="Arial"/>
        </w:rPr>
        <w:t xml:space="preserve">2.4.2. </w:t>
      </w:r>
      <w:r w:rsidR="009D3B92" w:rsidRPr="002C3867">
        <w:rPr>
          <w:rFonts w:ascii="Arial" w:hAnsi="Arial"/>
        </w:rPr>
        <w:t xml:space="preserve">Random forest </w:t>
      </w:r>
      <w:r w:rsidR="00A70F60" w:rsidRPr="002C3867">
        <w:rPr>
          <w:rFonts w:ascii="Arial" w:hAnsi="Arial"/>
        </w:rPr>
        <w:t>models</w:t>
      </w:r>
    </w:p>
    <w:p w14:paraId="6088FF0A" w14:textId="6CE0419D" w:rsidR="009D3B92" w:rsidRPr="002C3867" w:rsidRDefault="00B13757" w:rsidP="5459D6A1">
      <w:pPr>
        <w:spacing w:after="240" w:line="360" w:lineRule="auto"/>
        <w:rPr>
          <w:sz w:val="24"/>
          <w:szCs w:val="24"/>
          <w:lang w:val="en-US"/>
        </w:rPr>
      </w:pPr>
      <w:ins w:id="89" w:author="Barnard, David - REE-ARS" w:date="2025-04-29T12:16:00Z">
        <w:r w:rsidRPr="00B13757">
          <w:rPr>
            <w:sz w:val="24"/>
            <w:szCs w:val="24"/>
          </w:rPr>
          <w:t>Random Forests excel at capturing complex, non-linear relationships between variables</w:t>
        </w:r>
      </w:ins>
      <w:ins w:id="90" w:author="Barnard, David - REE-ARS" w:date="2025-04-30T09:55:00Z" w16du:dateUtc="2025-04-30T15:55:00Z">
        <w:r w:rsidR="00EB11DF">
          <w:rPr>
            <w:sz w:val="24"/>
            <w:szCs w:val="24"/>
          </w:rPr>
          <w:t xml:space="preserve"> </w:t>
        </w:r>
      </w:ins>
      <w:r w:rsidR="00EB11DF">
        <w:rPr>
          <w:sz w:val="24"/>
          <w:szCs w:val="24"/>
        </w:rPr>
        <w:fldChar w:fldCharType="begin"/>
      </w:r>
      <w:r w:rsidR="00EB11DF">
        <w:rPr>
          <w:sz w:val="24"/>
          <w:szCs w:val="24"/>
        </w:rPr>
        <w:instrText xml:space="preserve"> ADDIN EN.CITE &lt;EndNote&gt;&lt;Cite&gt;&lt;Author&gt;Breiman&lt;/Author&gt;&lt;Year&gt;2001&lt;/Year&gt;&lt;RecNum&gt;353&lt;/RecNum&gt;&lt;DisplayText&gt;(Breiman, 2001)&lt;/DisplayText&gt;&lt;record&gt;&lt;rec-number&gt;353&lt;/rec-number&gt;&lt;foreign-keys&gt;&lt;key app="EN" db-id="psp5wa0pi9f5weevsxkxzdekszp2z090pt9e" timestamp="1733426724"&gt;353&lt;/key&gt;&lt;/foreign-keys&gt;&lt;ref-type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learning&lt;/full-title&gt;&lt;/periodical&gt;&lt;pages&gt;5-32&lt;/pages&gt;&lt;volume&gt;45&lt;/volume&gt;&lt;dates&gt;&lt;year&gt;2001&lt;/year&gt;&lt;/dates&gt;&lt;isbn&gt;0885-6125&lt;/isbn&gt;&lt;urls&gt;&lt;/urls&gt;&lt;/record&gt;&lt;/Cite&gt;&lt;/EndNote&gt;</w:instrText>
      </w:r>
      <w:r w:rsidR="00EB11DF">
        <w:rPr>
          <w:sz w:val="24"/>
          <w:szCs w:val="24"/>
        </w:rPr>
        <w:fldChar w:fldCharType="separate"/>
      </w:r>
      <w:r w:rsidR="00EB11DF">
        <w:rPr>
          <w:noProof/>
          <w:sz w:val="24"/>
          <w:szCs w:val="24"/>
        </w:rPr>
        <w:t>(</w:t>
      </w:r>
      <w:hyperlink w:anchor="_ENREF_20" w:tooltip="Breiman, 2001 #353" w:history="1">
        <w:r w:rsidR="001860FD" w:rsidRPr="001860FD">
          <w:rPr>
            <w:rStyle w:val="Hyperlink"/>
          </w:rPr>
          <w:t>Breiman, 2001</w:t>
        </w:r>
      </w:hyperlink>
      <w:r w:rsidR="00EB11DF">
        <w:rPr>
          <w:noProof/>
          <w:sz w:val="24"/>
          <w:szCs w:val="24"/>
        </w:rPr>
        <w:t>)</w:t>
      </w:r>
      <w:r w:rsidR="00EB11DF">
        <w:rPr>
          <w:sz w:val="24"/>
          <w:szCs w:val="24"/>
        </w:rPr>
        <w:fldChar w:fldCharType="end"/>
      </w:r>
      <w:ins w:id="91" w:author="Barnard, David - REE-ARS" w:date="2025-04-29T12:16:00Z">
        <w:r w:rsidRPr="00B13757">
          <w:rPr>
            <w:sz w:val="24"/>
            <w:szCs w:val="24"/>
          </w:rPr>
          <w:t>, which makes them particularly effective for analyzing plant functional traits and microbial responses to soil</w:t>
        </w:r>
      </w:ins>
      <w:ins w:id="92" w:author="Barnard, David - REE-ARS" w:date="2025-04-30T09:52:00Z" w16du:dateUtc="2025-04-30T15:52:00Z">
        <w:r w:rsidR="002A3DFF">
          <w:rPr>
            <w:sz w:val="24"/>
            <w:szCs w:val="24"/>
          </w:rPr>
          <w:t>, treatment, and microbial</w:t>
        </w:r>
      </w:ins>
      <w:ins w:id="93" w:author="Barnard, David - REE-ARS" w:date="2025-04-29T12:16:00Z">
        <w:r w:rsidRPr="00B13757">
          <w:rPr>
            <w:sz w:val="24"/>
            <w:szCs w:val="24"/>
          </w:rPr>
          <w:t xml:space="preserve"> predictors. </w:t>
        </w:r>
      </w:ins>
      <w:ins w:id="94" w:author="Barnard, David - REE-ARS" w:date="2025-04-30T09:52:00Z" w16du:dateUtc="2025-04-30T15:52:00Z">
        <w:r w:rsidR="009F1894">
          <w:rPr>
            <w:sz w:val="24"/>
            <w:szCs w:val="24"/>
          </w:rPr>
          <w:t>For plant traits,</w:t>
        </w:r>
      </w:ins>
      <w:ins w:id="95" w:author="Barnard, David - REE-ARS" w:date="2025-04-30T09:53:00Z" w16du:dateUtc="2025-04-30T15:53:00Z">
        <w:r w:rsidR="009F1894" w:rsidRPr="00B13757">
          <w:rPr>
            <w:sz w:val="24"/>
            <w:szCs w:val="24"/>
          </w:rPr>
          <w:t xml:space="preserve"> soil predictors were averaged across both sampling depths to represent bulk conditions</w:t>
        </w:r>
        <w:r w:rsidR="009F1894" w:rsidRPr="00B13757">
          <w:rPr>
            <w:sz w:val="24"/>
            <w:szCs w:val="24"/>
          </w:rPr>
          <w:t xml:space="preserve"> </w:t>
        </w:r>
        <w:r w:rsidR="00F0268E">
          <w:rPr>
            <w:sz w:val="24"/>
            <w:szCs w:val="24"/>
          </w:rPr>
          <w:t>and</w:t>
        </w:r>
      </w:ins>
      <w:ins w:id="96" w:author="Barnard, David - REE-ARS" w:date="2025-04-29T12:16:00Z">
        <w:r w:rsidRPr="00B13757">
          <w:rPr>
            <w:sz w:val="24"/>
            <w:szCs w:val="24"/>
          </w:rPr>
          <w:t xml:space="preserve"> account for </w:t>
        </w:r>
      </w:ins>
      <w:ins w:id="97" w:author="Barnard, David - REE-ARS" w:date="2025-04-30T09:53:00Z" w16du:dateUtc="2025-04-30T15:53:00Z">
        <w:r w:rsidR="00F0268E">
          <w:rPr>
            <w:sz w:val="24"/>
            <w:szCs w:val="24"/>
          </w:rPr>
          <w:t>unknown</w:t>
        </w:r>
      </w:ins>
      <w:ins w:id="98" w:author="Barnard, David - REE-ARS" w:date="2025-04-29T12:16:00Z">
        <w:r w:rsidRPr="00B13757">
          <w:rPr>
            <w:sz w:val="24"/>
            <w:szCs w:val="24"/>
          </w:rPr>
          <w:t xml:space="preserve"> variations in rooting depth and distribution. </w:t>
        </w:r>
      </w:ins>
      <w:del w:id="99" w:author="Barnard, David - REE-ARS" w:date="2025-04-29T12:16:00Z" w16du:dateUtc="2025-04-29T18:16:00Z">
        <w:r w:rsidR="5301F6AF" w:rsidRPr="002C3867" w:rsidDel="00B13757">
          <w:rPr>
            <w:sz w:val="24"/>
            <w:szCs w:val="24"/>
            <w:lang w:val="en-US"/>
          </w:rPr>
          <w:delText xml:space="preserve">Random forests predicting </w:delText>
        </w:r>
      </w:del>
      <w:del w:id="100" w:author="Barnard, David - REE-ARS" w:date="2025-04-29T10:31:00Z" w16du:dateUtc="2025-04-29T16:31:00Z">
        <w:r w:rsidR="5301F6AF" w:rsidRPr="002C3867" w:rsidDel="00A46A93">
          <w:rPr>
            <w:sz w:val="24"/>
            <w:szCs w:val="24"/>
            <w:lang w:val="en-US"/>
          </w:rPr>
          <w:delText xml:space="preserve">variability in </w:delText>
        </w:r>
      </w:del>
      <w:del w:id="101" w:author="Barnard, David - REE-ARS" w:date="2025-04-29T12:16:00Z" w16du:dateUtc="2025-04-29T18:16:00Z">
        <w:r w:rsidR="5301F6AF" w:rsidRPr="002C3867" w:rsidDel="00B13757">
          <w:rPr>
            <w:sz w:val="24"/>
            <w:szCs w:val="24"/>
            <w:lang w:val="en-US"/>
          </w:rPr>
          <w:delText>plant functional traits were run with soil predictors that were averaged across both sampling depths</w:delText>
        </w:r>
        <w:r w:rsidR="3D8BAE57" w:rsidRPr="002C3867" w:rsidDel="00B13757">
          <w:rPr>
            <w:sz w:val="24"/>
            <w:szCs w:val="24"/>
            <w:lang w:val="en-US"/>
          </w:rPr>
          <w:delText xml:space="preserve"> </w:delText>
        </w:r>
        <w:r w:rsidR="2E687AFA" w:rsidRPr="002C3867" w:rsidDel="00B13757">
          <w:rPr>
            <w:sz w:val="24"/>
            <w:szCs w:val="24"/>
            <w:lang w:val="en-US"/>
          </w:rPr>
          <w:delText>to capture responses to bulk conditions</w:delText>
        </w:r>
        <w:r w:rsidR="0018269F" w:rsidDel="00B13757">
          <w:rPr>
            <w:sz w:val="24"/>
            <w:szCs w:val="24"/>
            <w:lang w:val="en-US"/>
          </w:rPr>
          <w:delText>, given uncertainty about rooting depth and distribution</w:delText>
        </w:r>
        <w:r w:rsidR="68B93D6D" w:rsidRPr="002C3867" w:rsidDel="00B13757">
          <w:rPr>
            <w:sz w:val="24"/>
            <w:szCs w:val="24"/>
            <w:lang w:val="en-US"/>
          </w:rPr>
          <w:delText xml:space="preserve">. </w:delText>
        </w:r>
      </w:del>
      <w:r w:rsidR="68B93D6D" w:rsidRPr="002C3867">
        <w:rPr>
          <w:sz w:val="24"/>
          <w:szCs w:val="24"/>
          <w:lang w:val="en-US"/>
        </w:rPr>
        <w:t>For microbial analyses, we ran separate random forest models with both the dependent variables and predictors stratified by sampling depth, and a third with measurements from both depths averaged together. Random forest models were trained on the data</w:t>
      </w:r>
      <w:del w:id="102" w:author="Barnard, David - REE-ARS" w:date="2025-04-30T09:53:00Z" w16du:dateUtc="2025-04-30T15:53:00Z">
        <w:r w:rsidR="68B93D6D" w:rsidRPr="002C3867" w:rsidDel="00F0268E">
          <w:rPr>
            <w:sz w:val="24"/>
            <w:szCs w:val="24"/>
            <w:lang w:val="en-US"/>
          </w:rPr>
          <w:delText xml:space="preserve"> </w:delText>
        </w:r>
      </w:del>
      <w:r w:rsidR="68B93D6D" w:rsidRPr="002C3867">
        <w:rPr>
          <w:sz w:val="24"/>
          <w:szCs w:val="24"/>
          <w:lang w:val="en-US"/>
        </w:rPr>
        <w:t xml:space="preserve">set </w:t>
      </w:r>
      <w:r w:rsidR="68B93D6D" w:rsidRPr="002C3867">
        <w:rPr>
          <w:sz w:val="24"/>
          <w:szCs w:val="24"/>
          <w:lang w:val="en-US"/>
        </w:rPr>
        <w:lastRenderedPageBreak/>
        <w:t xml:space="preserve">using the </w:t>
      </w:r>
      <w:r w:rsidR="68B93D6D" w:rsidRPr="002C3867">
        <w:rPr>
          <w:i/>
          <w:iCs/>
          <w:sz w:val="24"/>
          <w:szCs w:val="24"/>
          <w:lang w:val="en-US"/>
        </w:rPr>
        <w:t>randomForest</w:t>
      </w:r>
      <w:r w:rsidR="68B93D6D" w:rsidRPr="002C3867">
        <w:rPr>
          <w:sz w:val="24"/>
          <w:szCs w:val="24"/>
          <w:lang w:val="en-US"/>
        </w:rPr>
        <w:t xml:space="preserve"> package in R </w:t>
      </w:r>
      <w:r w:rsidR="5459D6A1" w:rsidRPr="002C3867">
        <w:rPr>
          <w:sz w:val="24"/>
          <w:szCs w:val="24"/>
        </w:rPr>
        <w:fldChar w:fldCharType="begin"/>
      </w:r>
      <w:r w:rsidR="00FD157D">
        <w:rPr>
          <w:sz w:val="24"/>
          <w:szCs w:val="24"/>
        </w:rPr>
        <w:instrText xml:space="preserve"> ADDIN EN.CITE &lt;EndNote&gt;&lt;Cite&gt;&lt;Author&gt;Breiman&lt;/Author&gt;&lt;Year&gt;2018&lt;/Year&gt;&lt;RecNum&gt;355&lt;/RecNum&gt;&lt;DisplayText&gt;(Breiman et al., 2018)&lt;/DisplayText&gt;&lt;record&gt;&lt;rec-number&gt;355&lt;/rec-number&gt;&lt;foreign-keys&gt;&lt;key app="EN" db-id="psp5wa0pi9f5weevsxkxzdekszp2z090pt9e" timestamp="1733426828"&gt;355&lt;/key&gt;&lt;/foreign-keys&gt;&lt;ref-type name="Journal Article"&gt;17&lt;/ref-type&gt;&lt;contributors&gt;&lt;authors&gt;&lt;author&gt;Breiman, Leo&lt;/author&gt;&lt;author&gt;Cutler, Adele&lt;/author&gt;&lt;author&gt;Liaw, Andy&lt;/author&gt;&lt;author&gt;Wiener, Matthew&lt;/author&gt;&lt;/authors&gt;&lt;/contributors&gt;&lt;titles&gt;&lt;title&gt;Package ‘randomforest’&lt;/title&gt;&lt;secondary-title&gt;University of California, Berkeley: Berkeley, CA, USA&lt;/secondary-title&gt;&lt;/titles&gt;&lt;periodical&gt;&lt;full-title&gt;University of California, Berkeley: Berkeley, CA, USA&lt;/full-title&gt;&lt;/periodical&gt;&lt;dates&gt;&lt;year&gt;2018&lt;/year&gt;&lt;/dates&gt;&lt;urls&gt;&lt;/urls&gt;&lt;/record&gt;&lt;/Cite&gt;&lt;/EndNote&gt;</w:instrText>
      </w:r>
      <w:r w:rsidR="5459D6A1" w:rsidRPr="002C3867">
        <w:rPr>
          <w:sz w:val="24"/>
          <w:szCs w:val="24"/>
        </w:rPr>
        <w:fldChar w:fldCharType="separate"/>
      </w:r>
      <w:r w:rsidR="00FD157D">
        <w:rPr>
          <w:noProof/>
          <w:sz w:val="24"/>
          <w:szCs w:val="24"/>
        </w:rPr>
        <w:t>(</w:t>
      </w:r>
      <w:hyperlink w:anchor="_ENREF_21" w:tooltip="Breiman, 2018 #355" w:history="1">
        <w:r w:rsidR="001860FD" w:rsidRPr="001860FD">
          <w:rPr>
            <w:rStyle w:val="Hyperlink"/>
          </w:rPr>
          <w:t>Breiman et al., 2018</w:t>
        </w:r>
      </w:hyperlink>
      <w:r w:rsidR="00FD157D">
        <w:rPr>
          <w:noProof/>
          <w:sz w:val="24"/>
          <w:szCs w:val="24"/>
        </w:rPr>
        <w:t>)</w:t>
      </w:r>
      <w:r w:rsidR="5459D6A1" w:rsidRPr="002C3867">
        <w:rPr>
          <w:sz w:val="24"/>
          <w:szCs w:val="24"/>
        </w:rPr>
        <w:fldChar w:fldCharType="end"/>
      </w:r>
      <w:r w:rsidR="68B93D6D" w:rsidRPr="002C3867">
        <w:rPr>
          <w:sz w:val="24"/>
          <w:szCs w:val="24"/>
          <w:lang w:val="en-US"/>
        </w:rPr>
        <w:t xml:space="preserve">. </w:t>
      </w:r>
      <w:ins w:id="103" w:author="Barnard, David - REE-ARS" w:date="2025-04-30T10:32:00Z" w16du:dateUtc="2025-04-30T16:32:00Z">
        <w:r w:rsidR="00D25C0B">
          <w:rPr>
            <w:sz w:val="24"/>
            <w:szCs w:val="24"/>
            <w:lang w:val="en-US"/>
          </w:rPr>
          <w:t>There were isolated instances of collinearity among predictors</w:t>
        </w:r>
      </w:ins>
      <w:ins w:id="104" w:author="Barnard, David - REE-ARS" w:date="2025-04-30T10:31:00Z" w16du:dateUtc="2025-04-30T16:31:00Z">
        <w:r w:rsidR="00CE3690">
          <w:rPr>
            <w:sz w:val="24"/>
            <w:szCs w:val="24"/>
            <w:lang w:val="en-US"/>
          </w:rPr>
          <w:t xml:space="preserve"> (</w:t>
        </w:r>
        <w:r w:rsidR="00CE3690" w:rsidRPr="00CE3690">
          <w:rPr>
            <w:sz w:val="24"/>
            <w:szCs w:val="24"/>
            <w:highlight w:val="yellow"/>
            <w:lang w:val="en-US"/>
            <w:rPrChange w:id="105" w:author="Barnard, David - REE-ARS" w:date="2025-04-30T10:31:00Z" w16du:dateUtc="2025-04-30T16:31:00Z">
              <w:rPr>
                <w:sz w:val="24"/>
                <w:szCs w:val="24"/>
                <w:lang w:val="en-US"/>
              </w:rPr>
            </w:rPrChange>
          </w:rPr>
          <w:t xml:space="preserve">Fig </w:t>
        </w:r>
        <w:proofErr w:type="spellStart"/>
        <w:r w:rsidR="00CE3690" w:rsidRPr="00CE3690">
          <w:rPr>
            <w:sz w:val="24"/>
            <w:szCs w:val="24"/>
            <w:highlight w:val="yellow"/>
            <w:lang w:val="en-US"/>
            <w:rPrChange w:id="106" w:author="Barnard, David - REE-ARS" w:date="2025-04-30T10:31:00Z" w16du:dateUtc="2025-04-30T16:31:00Z">
              <w:rPr>
                <w:sz w:val="24"/>
                <w:szCs w:val="24"/>
                <w:lang w:val="en-US"/>
              </w:rPr>
            </w:rPrChange>
          </w:rPr>
          <w:t>Sx</w:t>
        </w:r>
      </w:ins>
      <w:proofErr w:type="spellEnd"/>
      <w:ins w:id="107" w:author="Barnard, David - REE-ARS" w:date="2025-04-30T10:33:00Z" w16du:dateUtc="2025-04-30T16:33:00Z">
        <w:r w:rsidR="00300D98">
          <w:rPr>
            <w:sz w:val="24"/>
            <w:szCs w:val="24"/>
            <w:lang w:val="en-US"/>
          </w:rPr>
          <w:t xml:space="preserve">), primarily between fungal diversity and </w:t>
        </w:r>
        <w:r w:rsidR="00300D98" w:rsidRPr="00C529AE">
          <w:rPr>
            <w:sz w:val="24"/>
            <w:szCs w:val="24"/>
            <w:highlight w:val="yellow"/>
            <w:lang w:val="en-US"/>
            <w:rPrChange w:id="108" w:author="Barnard, David - REE-ARS" w:date="2025-04-30T10:34:00Z" w16du:dateUtc="2025-04-30T16:34:00Z">
              <w:rPr>
                <w:sz w:val="24"/>
                <w:szCs w:val="24"/>
                <w:lang w:val="en-US"/>
              </w:rPr>
            </w:rPrChange>
          </w:rPr>
          <w:t>PO4</w:t>
        </w:r>
      </w:ins>
      <w:ins w:id="109" w:author="Barnard, David - REE-ARS" w:date="2025-04-30T10:34:00Z" w16du:dateUtc="2025-04-30T16:34:00Z">
        <w:r w:rsidR="00C529AE">
          <w:rPr>
            <w:sz w:val="24"/>
            <w:szCs w:val="24"/>
            <w:lang w:val="en-US"/>
          </w:rPr>
          <w:t xml:space="preserve"> and DIN and </w:t>
        </w:r>
        <w:r w:rsidR="00C529AE" w:rsidRPr="00C529AE">
          <w:rPr>
            <w:sz w:val="24"/>
            <w:szCs w:val="24"/>
            <w:highlight w:val="yellow"/>
            <w:lang w:val="en-US"/>
            <w:rPrChange w:id="110" w:author="Barnard, David - REE-ARS" w:date="2025-04-30T10:34:00Z" w16du:dateUtc="2025-04-30T16:34:00Z">
              <w:rPr>
                <w:sz w:val="24"/>
                <w:szCs w:val="24"/>
                <w:lang w:val="en-US"/>
              </w:rPr>
            </w:rPrChange>
          </w:rPr>
          <w:t>NH4</w:t>
        </w:r>
        <w:r w:rsidR="00C529AE">
          <w:rPr>
            <w:sz w:val="24"/>
            <w:szCs w:val="24"/>
            <w:lang w:val="en-US"/>
          </w:rPr>
          <w:t xml:space="preserve">. </w:t>
        </w:r>
        <w:r w:rsidR="004D17CE">
          <w:rPr>
            <w:sz w:val="24"/>
            <w:szCs w:val="24"/>
            <w:lang w:val="en-US"/>
          </w:rPr>
          <w:t xml:space="preserve">Preliminary testing showed no </w:t>
        </w:r>
      </w:ins>
      <w:ins w:id="111" w:author="Barnard, David - REE-ARS" w:date="2025-04-30T10:35:00Z" w16du:dateUtc="2025-04-30T16:35:00Z">
        <w:r w:rsidR="00534D7D">
          <w:rPr>
            <w:sz w:val="24"/>
            <w:szCs w:val="24"/>
            <w:lang w:val="en-US"/>
          </w:rPr>
          <w:t>discernable difference in random forest results whether colinear predictors were included or filtered out, so we proceeded with further modeling using the whole dataset.</w:t>
        </w:r>
      </w:ins>
      <w:ins w:id="112" w:author="Barnard, David - REE-ARS" w:date="2025-04-30T10:33:00Z" w16du:dateUtc="2025-04-30T16:33:00Z">
        <w:r w:rsidR="00300D98">
          <w:rPr>
            <w:sz w:val="24"/>
            <w:szCs w:val="24"/>
            <w:lang w:val="en-US"/>
          </w:rPr>
          <w:t xml:space="preserve"> </w:t>
        </w:r>
      </w:ins>
      <w:r w:rsidR="68B93D6D" w:rsidRPr="002C3867">
        <w:rPr>
          <w:sz w:val="24"/>
          <w:szCs w:val="24"/>
          <w:lang w:val="en-US"/>
        </w:rPr>
        <w:t xml:space="preserve">Hyperparameters were fixed at 5000 individual trees in each model and the number of predictors assessed at each branch was defined as the square-root of the total number of predictors. We then estimated variance explained for each model using a linear regression between observed and predicted data. </w:t>
      </w:r>
      <w:del w:id="113" w:author="Barnard, David - REE-ARS" w:date="2025-04-29T10:29:00Z" w16du:dateUtc="2025-04-29T16:29:00Z">
        <w:r w:rsidR="68B93D6D" w:rsidRPr="002C3867" w:rsidDel="007E1DDD">
          <w:rPr>
            <w:sz w:val="24"/>
            <w:szCs w:val="24"/>
            <w:lang w:val="en-US"/>
          </w:rPr>
          <w:delText xml:space="preserve">Rankings of predictor variable importance and partial dependence plots were then assessed for each </w:delText>
        </w:r>
        <w:r w:rsidR="4463FC14" w:rsidRPr="002C3867" w:rsidDel="007E1DDD">
          <w:rPr>
            <w:sz w:val="24"/>
            <w:szCs w:val="24"/>
            <w:lang w:val="en-US"/>
          </w:rPr>
          <w:delText>model and</w:delText>
        </w:r>
        <w:r w:rsidR="68B93D6D" w:rsidRPr="002C3867" w:rsidDel="007E1DDD">
          <w:rPr>
            <w:sz w:val="24"/>
            <w:szCs w:val="24"/>
            <w:lang w:val="en-US"/>
          </w:rPr>
          <w:delText xml:space="preserve"> used to understand system behavior and</w:delText>
        </w:r>
      </w:del>
      <w:del w:id="114" w:author="Barnard, David - REE-ARS" w:date="2025-04-29T10:27:00Z" w16du:dateUtc="2025-04-29T16:27:00Z">
        <w:r w:rsidR="68B93D6D" w:rsidRPr="002C3867" w:rsidDel="00590D20">
          <w:rPr>
            <w:sz w:val="24"/>
            <w:szCs w:val="24"/>
            <w:lang w:val="en-US"/>
          </w:rPr>
          <w:delText xml:space="preserve"> inform</w:delText>
        </w:r>
      </w:del>
      <w:del w:id="115" w:author="Barnard, David - REE-ARS" w:date="2025-04-29T10:29:00Z" w16du:dateUtc="2025-04-29T16:29:00Z">
        <w:r w:rsidR="68B93D6D" w:rsidRPr="002C3867" w:rsidDel="007E1DDD">
          <w:rPr>
            <w:sz w:val="24"/>
            <w:szCs w:val="24"/>
            <w:lang w:val="en-US"/>
          </w:rPr>
          <w:delText xml:space="preserve"> </w:delText>
        </w:r>
        <w:r w:rsidR="667706FD" w:rsidRPr="002C3867" w:rsidDel="007E1DDD">
          <w:rPr>
            <w:sz w:val="24"/>
            <w:szCs w:val="24"/>
            <w:lang w:val="en-US"/>
          </w:rPr>
          <w:delText>SEM</w:delText>
        </w:r>
        <w:r w:rsidR="68B93D6D" w:rsidRPr="002C3867" w:rsidDel="007E1DDD">
          <w:rPr>
            <w:sz w:val="24"/>
            <w:szCs w:val="24"/>
            <w:lang w:val="en-US"/>
          </w:rPr>
          <w:delText xml:space="preserve"> variable selection. </w:delText>
        </w:r>
      </w:del>
    </w:p>
    <w:p w14:paraId="2DE19F65" w14:textId="7CD42102" w:rsidR="00A4687F" w:rsidRDefault="009D0AF7" w:rsidP="001D5D55">
      <w:pPr>
        <w:pStyle w:val="Heading3"/>
        <w:rPr>
          <w:ins w:id="116" w:author="Barnard, David - REE-ARS" w:date="2025-04-30T10:37:00Z" w16du:dateUtc="2025-04-30T16:37:00Z"/>
          <w:rFonts w:ascii="Arial" w:hAnsi="Arial"/>
        </w:rPr>
      </w:pPr>
      <w:r w:rsidRPr="002C3867">
        <w:rPr>
          <w:rFonts w:ascii="Arial" w:hAnsi="Arial"/>
        </w:rPr>
        <w:t xml:space="preserve">2.4.3. </w:t>
      </w:r>
      <w:del w:id="117" w:author="Barnard, David - REE-ARS" w:date="2025-04-29T11:01:00Z" w16du:dateUtc="2025-04-29T17:01:00Z">
        <w:r w:rsidR="00760232" w:rsidRPr="002C3867" w:rsidDel="00444FE1">
          <w:rPr>
            <w:rFonts w:ascii="Arial" w:hAnsi="Arial"/>
          </w:rPr>
          <w:delText>Structural equation models</w:delText>
        </w:r>
      </w:del>
      <w:bookmarkStart w:id="118" w:name="_38qye6xjllem" w:colFirst="0" w:colLast="0"/>
      <w:bookmarkEnd w:id="118"/>
      <w:ins w:id="119" w:author="Barnard, David - REE-ARS" w:date="2025-04-30T09:51:00Z" w16du:dateUtc="2025-04-30T15:51:00Z">
        <w:r w:rsidR="0036482A">
          <w:rPr>
            <w:rFonts w:ascii="Arial" w:hAnsi="Arial"/>
          </w:rPr>
          <w:t>Exploratory med</w:t>
        </w:r>
      </w:ins>
      <w:ins w:id="120" w:author="Barnard, David - REE-ARS" w:date="2025-04-30T09:52:00Z" w16du:dateUtc="2025-04-30T15:52:00Z">
        <w:r w:rsidR="0036482A">
          <w:rPr>
            <w:rFonts w:ascii="Arial" w:hAnsi="Arial"/>
          </w:rPr>
          <w:t>iation for indirect effects</w:t>
        </w:r>
      </w:ins>
    </w:p>
    <w:p w14:paraId="4894C002" w14:textId="19CDB03F" w:rsidR="004E291E" w:rsidRPr="00691A11" w:rsidRDefault="00691A11" w:rsidP="00AF1F3B">
      <w:pPr>
        <w:spacing w:line="360" w:lineRule="auto"/>
        <w:rPr>
          <w:ins w:id="121" w:author="Barnard, David - REE-ARS" w:date="2025-04-29T11:02:00Z" w16du:dateUtc="2025-04-29T17:02:00Z"/>
          <w:sz w:val="24"/>
          <w:szCs w:val="24"/>
          <w:rPrChange w:id="122" w:author="Barnard, David - REE-ARS" w:date="2025-04-30T10:38:00Z" w16du:dateUtc="2025-04-30T16:38:00Z">
            <w:rPr>
              <w:ins w:id="123" w:author="Barnard, David - REE-ARS" w:date="2025-04-29T11:02:00Z" w16du:dateUtc="2025-04-29T17:02:00Z"/>
            </w:rPr>
          </w:rPrChange>
        </w:rPr>
        <w:pPrChange w:id="124" w:author="Barnard, David - REE-ARS" w:date="2025-04-30T11:08:00Z" w16du:dateUtc="2025-04-30T17:08:00Z">
          <w:pPr>
            <w:pStyle w:val="Heading3"/>
          </w:pPr>
        </w:pPrChange>
      </w:pPr>
      <w:ins w:id="125" w:author="Barnard, David - REE-ARS" w:date="2025-04-30T10:38:00Z" w16du:dateUtc="2025-04-30T16:38:00Z">
        <w:r w:rsidRPr="00691A11">
          <w:rPr>
            <w:sz w:val="24"/>
            <w:szCs w:val="24"/>
            <w:rPrChange w:id="126" w:author="Barnard, David - REE-ARS" w:date="2025-04-30T10:38:00Z" w16du:dateUtc="2025-04-30T16:38:00Z">
              <w:rPr/>
            </w:rPrChange>
          </w:rPr>
          <w:t>To quantify poten</w:t>
        </w:r>
        <w:r>
          <w:rPr>
            <w:sz w:val="24"/>
            <w:szCs w:val="24"/>
          </w:rPr>
          <w:t>tial indirect effects of treatments</w:t>
        </w:r>
        <w:r w:rsidR="007635F0">
          <w:rPr>
            <w:sz w:val="24"/>
            <w:szCs w:val="24"/>
          </w:rPr>
          <w:t xml:space="preserve"> on plant traits and microbial </w:t>
        </w:r>
      </w:ins>
      <w:ins w:id="127" w:author="Barnard, David - REE-ARS" w:date="2025-04-30T10:39:00Z" w16du:dateUtc="2025-04-30T16:39:00Z">
        <w:r w:rsidR="00F53F58">
          <w:rPr>
            <w:sz w:val="24"/>
            <w:szCs w:val="24"/>
          </w:rPr>
          <w:t>composition</w:t>
        </w:r>
      </w:ins>
      <w:ins w:id="128" w:author="Barnard, David - REE-ARS" w:date="2025-04-30T10:40:00Z" w16du:dateUtc="2025-04-30T16:40:00Z">
        <w:r w:rsidR="0040629F">
          <w:rPr>
            <w:sz w:val="24"/>
            <w:szCs w:val="24"/>
          </w:rPr>
          <w:t xml:space="preserve">, we used </w:t>
        </w:r>
        <w:r w:rsidR="00673A01">
          <w:rPr>
            <w:sz w:val="24"/>
            <w:szCs w:val="24"/>
          </w:rPr>
          <w:t>regularized variable selection and exploratory m</w:t>
        </w:r>
      </w:ins>
      <w:ins w:id="129" w:author="Barnard, David - REE-ARS" w:date="2025-04-30T10:41:00Z" w16du:dateUtc="2025-04-30T16:41:00Z">
        <w:r w:rsidR="00673A01">
          <w:rPr>
            <w:sz w:val="24"/>
            <w:szCs w:val="24"/>
          </w:rPr>
          <w:t xml:space="preserve">ediation using the </w:t>
        </w:r>
      </w:ins>
      <w:ins w:id="130" w:author="Barnard, David - REE-ARS" w:date="2025-04-30T10:52:00Z" w16du:dateUtc="2025-04-30T16:52:00Z">
        <w:r w:rsidR="00613FB0">
          <w:rPr>
            <w:sz w:val="24"/>
            <w:szCs w:val="24"/>
          </w:rPr>
          <w:t>‘</w:t>
        </w:r>
      </w:ins>
      <w:proofErr w:type="spellStart"/>
      <w:ins w:id="131" w:author="Barnard, David - REE-ARS" w:date="2025-04-30T10:41:00Z" w16du:dateUtc="2025-04-30T16:41:00Z">
        <w:r w:rsidR="00673A01">
          <w:rPr>
            <w:sz w:val="24"/>
            <w:szCs w:val="24"/>
          </w:rPr>
          <w:t>regsem</w:t>
        </w:r>
      </w:ins>
      <w:proofErr w:type="spellEnd"/>
      <w:ins w:id="132" w:author="Barnard, David - REE-ARS" w:date="2025-04-30T10:52:00Z" w16du:dateUtc="2025-04-30T16:52:00Z">
        <w:r w:rsidR="00613FB0">
          <w:rPr>
            <w:sz w:val="24"/>
            <w:szCs w:val="24"/>
          </w:rPr>
          <w:t>’</w:t>
        </w:r>
      </w:ins>
      <w:ins w:id="133" w:author="Barnard, David - REE-ARS" w:date="2025-04-30T10:41:00Z" w16du:dateUtc="2025-04-30T16:41:00Z">
        <w:r w:rsidR="00673A01">
          <w:rPr>
            <w:sz w:val="24"/>
            <w:szCs w:val="24"/>
          </w:rPr>
          <w:t xml:space="preserve"> package in R</w:t>
        </w:r>
      </w:ins>
      <w:ins w:id="134" w:author="Barnard, David - REE-ARS" w:date="2025-04-30T10:43:00Z" w16du:dateUtc="2025-04-30T16:43:00Z">
        <w:r w:rsidR="002214A9">
          <w:rPr>
            <w:sz w:val="24"/>
            <w:szCs w:val="24"/>
          </w:rPr>
          <w:t xml:space="preserve"> </w:t>
        </w:r>
      </w:ins>
      <w:r w:rsidR="002214A9">
        <w:rPr>
          <w:sz w:val="24"/>
          <w:szCs w:val="24"/>
        </w:rPr>
        <w:fldChar w:fldCharType="begin"/>
      </w:r>
      <w:r w:rsidR="002214A9">
        <w:rPr>
          <w:sz w:val="24"/>
          <w:szCs w:val="24"/>
        </w:rPr>
        <w:instrText xml:space="preserve"> ADDIN EN.CITE &lt;EndNote&gt;&lt;Cite&gt;&lt;Author&gt;Jacobucci&lt;/Author&gt;&lt;Year&gt;2017&lt;/Year&gt;&lt;RecNum&gt;561&lt;/RecNum&gt;&lt;DisplayText&gt;(Jacobucci, 2017)&lt;/DisplayText&gt;&lt;record&gt;&lt;rec-number&gt;561&lt;/rec-number&gt;&lt;foreign-keys&gt;&lt;key app="EN" db-id="psp5wa0pi9f5weevsxkxzdekszp2z090pt9e" timestamp="1746031351"&gt;561&lt;/key&gt;&lt;/foreign-keys&gt;&lt;ref-type name="Journal Article"&gt;17&lt;/ref-type&gt;&lt;contributors&gt;&lt;authors&gt;&lt;author&gt;Jacobucci, Ross&lt;/author&gt;&lt;/authors&gt;&lt;/contributors&gt;&lt;titles&gt;&lt;title&gt;regsem: Regularized structural equation modeling&lt;/title&gt;&lt;secondary-title&gt;arXiv preprint arXiv:1703.08489&lt;/secondary-title&gt;&lt;/titles&gt;&lt;periodical&gt;&lt;full-title&gt;arXiv preprint arXiv:1703.08489&lt;/full-title&gt;&lt;/periodical&gt;&lt;dates&gt;&lt;year&gt;2017&lt;/year&gt;&lt;/dates&gt;&lt;urls&gt;&lt;/urls&gt;&lt;/record&gt;&lt;/Cite&gt;&lt;/EndNote&gt;</w:instrText>
      </w:r>
      <w:r w:rsidR="002214A9">
        <w:rPr>
          <w:sz w:val="24"/>
          <w:szCs w:val="24"/>
        </w:rPr>
        <w:fldChar w:fldCharType="separate"/>
      </w:r>
      <w:r w:rsidR="002214A9">
        <w:rPr>
          <w:noProof/>
          <w:sz w:val="24"/>
          <w:szCs w:val="24"/>
        </w:rPr>
        <w:t>(</w:t>
      </w:r>
      <w:r w:rsidR="001860FD">
        <w:fldChar w:fldCharType="begin"/>
      </w:r>
      <w:r w:rsidR="001860FD">
        <w:instrText xml:space="preserve"> HYPERLINK \l "_ENREF_60" \o "Jacobucci, 2017 #561" </w:instrText>
      </w:r>
      <w:r w:rsidR="001860FD">
        <w:fldChar w:fldCharType="separate"/>
      </w:r>
      <w:r w:rsidR="001860FD" w:rsidRPr="001860FD">
        <w:rPr>
          <w:rStyle w:val="Hyperlink"/>
        </w:rPr>
        <w:t>Jacobucci, 2017</w:t>
      </w:r>
      <w:r w:rsidR="001860FD">
        <w:fldChar w:fldCharType="end"/>
      </w:r>
      <w:r w:rsidR="002214A9">
        <w:rPr>
          <w:noProof/>
          <w:sz w:val="24"/>
          <w:szCs w:val="24"/>
        </w:rPr>
        <w:t>)</w:t>
      </w:r>
      <w:r w:rsidR="002214A9">
        <w:rPr>
          <w:sz w:val="24"/>
          <w:szCs w:val="24"/>
        </w:rPr>
        <w:fldChar w:fldCharType="end"/>
      </w:r>
      <w:ins w:id="135" w:author="Barnard, David - REE-ARS" w:date="2025-04-30T10:40:00Z" w16du:dateUtc="2025-04-30T16:40:00Z">
        <w:r w:rsidR="0040629F">
          <w:rPr>
            <w:sz w:val="24"/>
            <w:szCs w:val="24"/>
          </w:rPr>
          <w:t>.</w:t>
        </w:r>
      </w:ins>
      <w:ins w:id="136" w:author="Barnard, David - REE-ARS" w:date="2025-04-30T10:43:00Z" w16du:dateUtc="2025-04-30T16:43:00Z">
        <w:r w:rsidR="002214A9">
          <w:rPr>
            <w:sz w:val="24"/>
            <w:szCs w:val="24"/>
          </w:rPr>
          <w:t xml:space="preserve"> </w:t>
        </w:r>
      </w:ins>
      <w:ins w:id="137" w:author="Barnard, David - REE-ARS" w:date="2025-04-30T10:44:00Z" w16du:dateUtc="2025-04-30T16:44:00Z">
        <w:r w:rsidR="005756D6">
          <w:rPr>
            <w:sz w:val="24"/>
            <w:szCs w:val="24"/>
          </w:rPr>
          <w:t>We selected exploratory mediation over traditional structural equation models</w:t>
        </w:r>
      </w:ins>
      <w:ins w:id="138" w:author="Barnard, David - REE-ARS" w:date="2025-04-30T10:45:00Z" w16du:dateUtc="2025-04-30T16:45:00Z">
        <w:r w:rsidR="005756D6">
          <w:rPr>
            <w:sz w:val="24"/>
            <w:szCs w:val="24"/>
          </w:rPr>
          <w:t xml:space="preserve"> because </w:t>
        </w:r>
        <w:r w:rsidR="002A2171">
          <w:rPr>
            <w:sz w:val="24"/>
            <w:szCs w:val="24"/>
          </w:rPr>
          <w:t>it</w:t>
        </w:r>
      </w:ins>
      <w:ins w:id="139" w:author="Barnard, David - REE-ARS" w:date="2025-04-30T10:54:00Z" w16du:dateUtc="2025-04-30T16:54:00Z">
        <w:r w:rsidR="00F15F12">
          <w:rPr>
            <w:sz w:val="24"/>
            <w:szCs w:val="24"/>
          </w:rPr>
          <w:t xml:space="preserve"> includes a feature selection process and</w:t>
        </w:r>
      </w:ins>
      <w:ins w:id="140" w:author="Barnard, David - REE-ARS" w:date="2025-04-30T10:45:00Z" w16du:dateUtc="2025-04-30T16:45:00Z">
        <w:r w:rsidR="002A2171">
          <w:rPr>
            <w:sz w:val="24"/>
            <w:szCs w:val="24"/>
          </w:rPr>
          <w:t xml:space="preserve"> </w:t>
        </w:r>
      </w:ins>
      <w:ins w:id="141" w:author="Barnard, David - REE-ARS" w:date="2025-04-30T10:53:00Z" w16du:dateUtc="2025-04-30T16:53:00Z">
        <w:r w:rsidR="00F15F12">
          <w:rPr>
            <w:sz w:val="24"/>
            <w:szCs w:val="24"/>
          </w:rPr>
          <w:t>reduces</w:t>
        </w:r>
      </w:ins>
      <w:ins w:id="142" w:author="Barnard, David - REE-ARS" w:date="2025-04-30T10:45:00Z" w16du:dateUtc="2025-04-30T16:45:00Z">
        <w:r w:rsidR="002A2171">
          <w:rPr>
            <w:sz w:val="24"/>
            <w:szCs w:val="24"/>
          </w:rPr>
          <w:t xml:space="preserve"> model overfitting in smaller datasets </w:t>
        </w:r>
      </w:ins>
      <w:ins w:id="143" w:author="Barnard, David - REE-ARS" w:date="2025-04-30T10:54:00Z" w16du:dateUtc="2025-04-30T16:54:00Z">
        <w:r w:rsidR="00F15F12">
          <w:rPr>
            <w:sz w:val="24"/>
            <w:szCs w:val="24"/>
          </w:rPr>
          <w:t>that have</w:t>
        </w:r>
      </w:ins>
      <w:ins w:id="144" w:author="Barnard, David - REE-ARS" w:date="2025-04-30T10:45:00Z" w16du:dateUtc="2025-04-30T16:45:00Z">
        <w:r w:rsidR="002A2171">
          <w:rPr>
            <w:sz w:val="24"/>
            <w:szCs w:val="24"/>
          </w:rPr>
          <w:t xml:space="preserve"> </w:t>
        </w:r>
        <w:proofErr w:type="gramStart"/>
        <w:r w:rsidR="002A2171">
          <w:rPr>
            <w:sz w:val="24"/>
            <w:szCs w:val="24"/>
          </w:rPr>
          <w:t>a large number of</w:t>
        </w:r>
        <w:proofErr w:type="gramEnd"/>
        <w:r w:rsidR="002A2171">
          <w:rPr>
            <w:sz w:val="24"/>
            <w:szCs w:val="24"/>
          </w:rPr>
          <w:t xml:space="preserve"> predictors</w:t>
        </w:r>
        <w:r w:rsidR="00F82DC9">
          <w:rPr>
            <w:sz w:val="24"/>
            <w:szCs w:val="24"/>
          </w:rPr>
          <w:t>. This is accomplished by using regularization to shrink</w:t>
        </w:r>
      </w:ins>
      <w:ins w:id="145" w:author="Barnard, David - REE-ARS" w:date="2025-04-30T10:46:00Z" w16du:dateUtc="2025-04-30T16:46:00Z">
        <w:r w:rsidR="00F82DC9">
          <w:rPr>
            <w:sz w:val="24"/>
            <w:szCs w:val="24"/>
          </w:rPr>
          <w:t xml:space="preserve"> parameter estimates</w:t>
        </w:r>
        <w:r w:rsidR="001E5BD8">
          <w:rPr>
            <w:sz w:val="24"/>
            <w:szCs w:val="24"/>
          </w:rPr>
          <w:t xml:space="preserve"> therefore improving model stability and generalizability with smaller datasets. </w:t>
        </w:r>
      </w:ins>
      <w:ins w:id="146" w:author="Barnard, David - REE-ARS" w:date="2025-04-30T10:57:00Z" w16du:dateUtc="2025-04-30T16:57:00Z">
        <w:r w:rsidR="0091673E">
          <w:rPr>
            <w:sz w:val="24"/>
            <w:szCs w:val="24"/>
          </w:rPr>
          <w:t>We used Elastic Net (Enet) regularization as it is ideal for datasets l</w:t>
        </w:r>
      </w:ins>
      <w:ins w:id="147" w:author="Barnard, David - REE-ARS" w:date="2025-04-30T10:58:00Z" w16du:dateUtc="2025-04-30T16:58:00Z">
        <w:r w:rsidR="0091673E">
          <w:rPr>
            <w:sz w:val="24"/>
            <w:szCs w:val="24"/>
          </w:rPr>
          <w:t xml:space="preserve">ike ours with a large number of predictors, some of which may be correlated, with a smaller number of observations </w:t>
        </w:r>
      </w:ins>
      <w:r w:rsidR="001860FD">
        <w:rPr>
          <w:sz w:val="24"/>
          <w:szCs w:val="24"/>
        </w:rPr>
        <w:fldChar w:fldCharType="begin"/>
      </w:r>
      <w:r w:rsidR="001860FD">
        <w:rPr>
          <w:sz w:val="24"/>
          <w:szCs w:val="24"/>
        </w:rPr>
        <w:instrText xml:space="preserve"> ADDIN EN.CITE &lt;EndNote&gt;&lt;Cite&gt;&lt;Author&gt;Zou&lt;/Author&gt;&lt;Year&gt;2005&lt;/Year&gt;&lt;RecNum&gt;562&lt;/RecNum&gt;&lt;DisplayText&gt;(Zou and Hastie, 2005)&lt;/DisplayText&gt;&lt;record&gt;&lt;rec-number&gt;562&lt;/rec-number&gt;&lt;foreign-keys&gt;&lt;key app="EN" db-id="psp5wa0pi9f5weevsxkxzdekszp2z090pt9e" timestamp="1746031633"&gt;562&lt;/key&gt;&lt;/foreign-keys&gt;&lt;ref-type name="Journal Article"&gt;17&lt;/ref-type&gt;&lt;contributors&gt;&lt;authors&gt;&lt;author&gt;Zou, Hui&lt;/author&gt;&lt;author&gt;Hastie, Trevor&lt;/author&gt;&lt;/authors&gt;&lt;/contributors&gt;&lt;titles&gt;&lt;title&gt;Regularization and variable selection via the elastic net&lt;/title&gt;&lt;secondary-title&gt;Journal of the Royal Statistical Society Series B: Statistical Methodology&lt;/secondary-title&gt;&lt;/titles&gt;&lt;periodical&gt;&lt;full-title&gt;Journal of the Royal Statistical Society Series B: Statistical Methodology&lt;/full-title&gt;&lt;/periodical&gt;&lt;pages&gt;301-320&lt;/pages&gt;&lt;volume&gt;67&lt;/volume&gt;&lt;number&gt;2&lt;/number&gt;&lt;dates&gt;&lt;year&gt;2005&lt;/year&gt;&lt;/dates&gt;&lt;isbn&gt;1369-7412&lt;/isbn&gt;&lt;urls&gt;&lt;/urls&gt;&lt;/record&gt;&lt;/Cite&gt;&lt;/EndNote&gt;</w:instrText>
      </w:r>
      <w:r w:rsidR="001860FD">
        <w:rPr>
          <w:sz w:val="24"/>
          <w:szCs w:val="24"/>
        </w:rPr>
        <w:fldChar w:fldCharType="separate"/>
      </w:r>
      <w:r w:rsidR="001860FD">
        <w:rPr>
          <w:noProof/>
          <w:sz w:val="24"/>
          <w:szCs w:val="24"/>
        </w:rPr>
        <w:t>(</w:t>
      </w:r>
      <w:r w:rsidR="001860FD">
        <w:rPr>
          <w:noProof/>
          <w:sz w:val="24"/>
          <w:szCs w:val="24"/>
        </w:rPr>
        <w:fldChar w:fldCharType="begin"/>
      </w:r>
      <w:r w:rsidR="001860FD">
        <w:rPr>
          <w:noProof/>
          <w:sz w:val="24"/>
          <w:szCs w:val="24"/>
        </w:rPr>
        <w:instrText xml:space="preserve"> HYPERLINK \l "_ENREF_148" \o "Zou, 2005 #562" </w:instrText>
      </w:r>
      <w:r w:rsidR="001860FD">
        <w:rPr>
          <w:noProof/>
          <w:sz w:val="24"/>
          <w:szCs w:val="24"/>
        </w:rPr>
      </w:r>
      <w:r w:rsidR="001860FD">
        <w:rPr>
          <w:noProof/>
          <w:sz w:val="24"/>
          <w:szCs w:val="24"/>
        </w:rPr>
        <w:fldChar w:fldCharType="separate"/>
      </w:r>
      <w:r w:rsidR="001860FD" w:rsidRPr="001860FD">
        <w:rPr>
          <w:rStyle w:val="Hyperlink"/>
        </w:rPr>
        <w:t>Zou and Hastie, 2005</w:t>
      </w:r>
      <w:r w:rsidR="001860FD">
        <w:rPr>
          <w:noProof/>
          <w:sz w:val="24"/>
          <w:szCs w:val="24"/>
        </w:rPr>
        <w:fldChar w:fldCharType="end"/>
      </w:r>
      <w:r w:rsidR="001860FD">
        <w:rPr>
          <w:noProof/>
          <w:sz w:val="24"/>
          <w:szCs w:val="24"/>
        </w:rPr>
        <w:t>)</w:t>
      </w:r>
      <w:r w:rsidR="001860FD">
        <w:rPr>
          <w:sz w:val="24"/>
          <w:szCs w:val="24"/>
        </w:rPr>
        <w:fldChar w:fldCharType="end"/>
      </w:r>
      <w:ins w:id="148" w:author="Barnard, David - REE-ARS" w:date="2025-04-30T10:58:00Z" w16du:dateUtc="2025-04-30T16:58:00Z">
        <w:r w:rsidR="001860FD">
          <w:rPr>
            <w:sz w:val="24"/>
            <w:szCs w:val="24"/>
          </w:rPr>
          <w:t xml:space="preserve">. </w:t>
        </w:r>
      </w:ins>
      <w:ins w:id="149" w:author="Barnard, David - REE-ARS" w:date="2025-04-30T10:59:00Z" w16du:dateUtc="2025-04-30T16:59:00Z">
        <w:r w:rsidR="002D6D3E">
          <w:rPr>
            <w:sz w:val="24"/>
            <w:szCs w:val="24"/>
          </w:rPr>
          <w:t xml:space="preserve">The ENet regularization is an ideal </w:t>
        </w:r>
        <w:r w:rsidR="007026EA">
          <w:rPr>
            <w:sz w:val="24"/>
            <w:szCs w:val="24"/>
          </w:rPr>
          <w:t>compromise between Lasso and Ridge regularization as is balances feature selection (Lasso L1 penalty) and coefficient shrinkage (Ridge L2 penalty</w:t>
        </w:r>
      </w:ins>
      <w:ins w:id="150" w:author="Barnard, David - REE-ARS" w:date="2025-04-30T11:00:00Z" w16du:dateUtc="2025-04-30T17:00:00Z">
        <w:r w:rsidR="007026EA">
          <w:rPr>
            <w:sz w:val="24"/>
            <w:szCs w:val="24"/>
          </w:rPr>
          <w:t>)</w:t>
        </w:r>
        <w:r w:rsidR="00357860">
          <w:rPr>
            <w:sz w:val="24"/>
            <w:szCs w:val="24"/>
          </w:rPr>
          <w:t xml:space="preserve"> to ensure the most relevant predictors are retained while reducing overfitting and </w:t>
        </w:r>
      </w:ins>
      <w:ins w:id="151" w:author="Barnard, David - REE-ARS" w:date="2025-04-30T11:01:00Z" w16du:dateUtc="2025-04-30T17:01:00Z">
        <w:r w:rsidR="00284B7B">
          <w:rPr>
            <w:sz w:val="24"/>
            <w:szCs w:val="24"/>
          </w:rPr>
          <w:t>multi</w:t>
        </w:r>
      </w:ins>
      <w:ins w:id="152" w:author="Barnard, David - REE-ARS" w:date="2025-04-30T11:00:00Z" w16du:dateUtc="2025-04-30T17:00:00Z">
        <w:r w:rsidR="00284B7B">
          <w:rPr>
            <w:sz w:val="24"/>
            <w:szCs w:val="24"/>
          </w:rPr>
          <w:t>collinearity</w:t>
        </w:r>
      </w:ins>
      <w:ins w:id="153" w:author="Barnard, David - REE-ARS" w:date="2025-04-30T11:17:00Z" w16du:dateUtc="2025-04-30T17:17:00Z">
        <w:r w:rsidR="00FE01F5">
          <w:rPr>
            <w:sz w:val="24"/>
            <w:szCs w:val="24"/>
          </w:rPr>
          <w:t>.</w:t>
        </w:r>
      </w:ins>
      <w:ins w:id="154" w:author="Barnard, David - REE-ARS" w:date="2025-04-30T11:18:00Z" w16du:dateUtc="2025-04-30T17:18:00Z">
        <w:r w:rsidR="00136827">
          <w:rPr>
            <w:sz w:val="24"/>
            <w:szCs w:val="24"/>
          </w:rPr>
          <w:t xml:space="preserve"> To bring further defensibility to indirect effect estimates</w:t>
        </w:r>
      </w:ins>
      <w:ins w:id="155" w:author="Barnard, David - REE-ARS" w:date="2025-04-30T11:19:00Z" w16du:dateUtc="2025-04-30T17:19:00Z">
        <w:r w:rsidR="00896A01">
          <w:rPr>
            <w:sz w:val="24"/>
            <w:szCs w:val="24"/>
          </w:rPr>
          <w:t xml:space="preserve"> from our smaller dataset</w:t>
        </w:r>
      </w:ins>
      <w:ins w:id="156" w:author="Barnard, David - REE-ARS" w:date="2025-04-30T11:18:00Z" w16du:dateUtc="2025-04-30T17:18:00Z">
        <w:r w:rsidR="00136827">
          <w:rPr>
            <w:sz w:val="24"/>
            <w:szCs w:val="24"/>
          </w:rPr>
          <w:t xml:space="preserve">, </w:t>
        </w:r>
      </w:ins>
      <w:ins w:id="157" w:author="Barnard, David - REE-ARS" w:date="2025-04-30T11:28:00Z" w16du:dateUtc="2025-04-30T17:28:00Z">
        <w:r w:rsidR="00387146">
          <w:rPr>
            <w:sz w:val="24"/>
            <w:szCs w:val="24"/>
          </w:rPr>
          <w:t xml:space="preserve">we used 10-fold cross-validation and </w:t>
        </w:r>
      </w:ins>
      <w:ins w:id="158" w:author="Barnard, David - REE-ARS" w:date="2025-04-30T11:18:00Z" w16du:dateUtc="2025-04-30T17:18:00Z">
        <w:r w:rsidR="00136827">
          <w:rPr>
            <w:sz w:val="24"/>
            <w:szCs w:val="24"/>
          </w:rPr>
          <w:t>models were bootstrapped</w:t>
        </w:r>
      </w:ins>
      <w:ins w:id="159" w:author="Barnard, David - REE-ARS" w:date="2025-04-30T11:20:00Z" w16du:dateUtc="2025-04-30T17:20:00Z">
        <w:r w:rsidR="00453F33">
          <w:rPr>
            <w:sz w:val="24"/>
            <w:szCs w:val="24"/>
          </w:rPr>
          <w:t xml:space="preserve"> (1000 iterations)</w:t>
        </w:r>
      </w:ins>
      <w:ins w:id="160" w:author="Barnard, David - REE-ARS" w:date="2025-04-30T11:18:00Z" w16du:dateUtc="2025-04-30T17:18:00Z">
        <w:r w:rsidR="00136827">
          <w:rPr>
            <w:sz w:val="24"/>
            <w:szCs w:val="24"/>
          </w:rPr>
          <w:t xml:space="preserve"> </w:t>
        </w:r>
      </w:ins>
      <w:ins w:id="161" w:author="Barnard, David - REE-ARS" w:date="2025-04-30T11:28:00Z" w16du:dateUtc="2025-04-30T17:28:00Z">
        <w:r w:rsidR="00387146">
          <w:rPr>
            <w:sz w:val="24"/>
            <w:szCs w:val="24"/>
          </w:rPr>
          <w:t>to estimate</w:t>
        </w:r>
      </w:ins>
      <w:ins w:id="162" w:author="Barnard, David - REE-ARS" w:date="2025-04-30T11:18:00Z" w16du:dateUtc="2025-04-30T17:18:00Z">
        <w:r w:rsidR="00136827">
          <w:rPr>
            <w:sz w:val="24"/>
            <w:szCs w:val="24"/>
          </w:rPr>
          <w:t xml:space="preserve"> 95% confidence intervals </w:t>
        </w:r>
      </w:ins>
      <w:ins w:id="163" w:author="Barnard, David - REE-ARS" w:date="2025-04-30T11:29:00Z" w16du:dateUtc="2025-04-30T17:29:00Z">
        <w:r w:rsidR="00387146">
          <w:rPr>
            <w:sz w:val="24"/>
            <w:szCs w:val="24"/>
          </w:rPr>
          <w:t>and</w:t>
        </w:r>
      </w:ins>
      <w:ins w:id="164" w:author="Barnard, David - REE-ARS" w:date="2025-04-30T11:18:00Z" w16du:dateUtc="2025-04-30T17:18:00Z">
        <w:r w:rsidR="00136827">
          <w:rPr>
            <w:sz w:val="24"/>
            <w:szCs w:val="24"/>
          </w:rPr>
          <w:t xml:space="preserve"> ensure </w:t>
        </w:r>
      </w:ins>
      <w:ins w:id="165" w:author="Barnard, David - REE-ARS" w:date="2025-04-30T11:20:00Z" w16du:dateUtc="2025-04-30T17:20:00Z">
        <w:r w:rsidR="00453F33">
          <w:rPr>
            <w:sz w:val="24"/>
            <w:szCs w:val="24"/>
          </w:rPr>
          <w:t>stability of indirect effect sizes.</w:t>
        </w:r>
      </w:ins>
      <w:ins w:id="166" w:author="Barnard, David - REE-ARS" w:date="2025-04-30T11:21:00Z" w16du:dateUtc="2025-04-30T17:21:00Z">
        <w:r w:rsidR="00827EFB">
          <w:rPr>
            <w:sz w:val="24"/>
            <w:szCs w:val="24"/>
          </w:rPr>
          <w:t xml:space="preserve"> </w:t>
        </w:r>
      </w:ins>
      <w:commentRangeStart w:id="167"/>
      <w:ins w:id="168" w:author="Barnard, David - REE-ARS" w:date="2025-04-30T11:22:00Z" w16du:dateUtc="2025-04-30T17:22:00Z">
        <w:r w:rsidR="00D014C9">
          <w:rPr>
            <w:sz w:val="24"/>
            <w:szCs w:val="24"/>
          </w:rPr>
          <w:t xml:space="preserve">To assess indirect effects on plant function traits, we ran two exploratory mediation </w:t>
        </w:r>
      </w:ins>
      <w:ins w:id="169" w:author="Barnard, David - REE-ARS" w:date="2025-04-30T11:24:00Z" w16du:dateUtc="2025-04-30T17:24:00Z">
        <w:r w:rsidR="0045406A">
          <w:rPr>
            <w:sz w:val="24"/>
            <w:szCs w:val="24"/>
          </w:rPr>
          <w:t>models,</w:t>
        </w:r>
      </w:ins>
      <w:ins w:id="170" w:author="Barnard, David - REE-ARS" w:date="2025-04-30T11:22:00Z" w16du:dateUtc="2025-04-30T17:22:00Z">
        <w:r w:rsidR="00A27E06">
          <w:rPr>
            <w:sz w:val="24"/>
            <w:szCs w:val="24"/>
          </w:rPr>
          <w:t xml:space="preserve"> one with mu</w:t>
        </w:r>
      </w:ins>
      <w:ins w:id="171" w:author="Barnard, David - REE-ARS" w:date="2025-04-30T11:23:00Z" w16du:dateUtc="2025-04-30T17:23:00Z">
        <w:r w:rsidR="00A27E06">
          <w:rPr>
            <w:sz w:val="24"/>
            <w:szCs w:val="24"/>
          </w:rPr>
          <w:t>lch and biochar cover as independent variables</w:t>
        </w:r>
        <w:r w:rsidR="0048044C">
          <w:rPr>
            <w:sz w:val="24"/>
            <w:szCs w:val="24"/>
          </w:rPr>
          <w:t xml:space="preserve"> (to assess treatment effects)</w:t>
        </w:r>
        <w:r w:rsidR="00A27E06">
          <w:rPr>
            <w:sz w:val="24"/>
            <w:szCs w:val="24"/>
          </w:rPr>
          <w:t xml:space="preserve"> and a second with TWI and soil clay content</w:t>
        </w:r>
        <w:r w:rsidR="0048044C">
          <w:rPr>
            <w:sz w:val="24"/>
            <w:szCs w:val="24"/>
          </w:rPr>
          <w:t xml:space="preserve"> (to assess landscape effects).</w:t>
        </w:r>
        <w:r w:rsidR="004616E0">
          <w:rPr>
            <w:sz w:val="24"/>
            <w:szCs w:val="24"/>
          </w:rPr>
          <w:t xml:space="preserve"> The plant traits </w:t>
        </w:r>
      </w:ins>
      <w:ins w:id="172" w:author="Barnard, David - REE-ARS" w:date="2025-04-30T11:24:00Z" w16du:dateUtc="2025-04-30T17:24:00Z">
        <w:r w:rsidR="004616E0">
          <w:rPr>
            <w:sz w:val="24"/>
            <w:szCs w:val="24"/>
          </w:rPr>
          <w:t>models included all soil chemical, physical, and microbial variables as potential mediators. We ran</w:t>
        </w:r>
        <w:r w:rsidR="0045406A">
          <w:rPr>
            <w:sz w:val="24"/>
            <w:szCs w:val="24"/>
          </w:rPr>
          <w:t xml:space="preserve"> two other models </w:t>
        </w:r>
      </w:ins>
      <w:commentRangeEnd w:id="167"/>
      <w:ins w:id="173" w:author="Barnard, David - REE-ARS" w:date="2025-04-30T11:28:00Z" w16du:dateUtc="2025-04-30T17:28:00Z">
        <w:r w:rsidR="0033697F">
          <w:rPr>
            <w:rStyle w:val="CommentReference"/>
          </w:rPr>
          <w:commentReference w:id="167"/>
        </w:r>
      </w:ins>
    </w:p>
    <w:p w14:paraId="505FB5C5" w14:textId="1AEC901F" w:rsidR="00444FE1" w:rsidRPr="00CA5B72" w:rsidDel="004E291E" w:rsidRDefault="00444FE1">
      <w:pPr>
        <w:spacing w:line="360" w:lineRule="auto"/>
        <w:rPr>
          <w:del w:id="174" w:author="Barnard, David - REE-ARS" w:date="2025-04-30T10:37:00Z" w16du:dateUtc="2025-04-30T16:37:00Z"/>
          <w:sz w:val="24"/>
          <w:szCs w:val="24"/>
          <w:rPrChange w:id="175" w:author="Barnard, David - REE-ARS" w:date="2025-04-29T12:13:00Z" w16du:dateUtc="2025-04-29T18:13:00Z">
            <w:rPr>
              <w:del w:id="176" w:author="Barnard, David - REE-ARS" w:date="2025-04-30T10:37:00Z" w16du:dateUtc="2025-04-30T16:37:00Z"/>
            </w:rPr>
          </w:rPrChange>
        </w:rPr>
        <w:pPrChange w:id="177" w:author="Barnard, David - REE-ARS" w:date="2025-04-29T12:13:00Z" w16du:dateUtc="2025-04-29T18:13:00Z">
          <w:pPr>
            <w:pStyle w:val="Heading3"/>
          </w:pPr>
        </w:pPrChange>
      </w:pPr>
    </w:p>
    <w:p w14:paraId="2DE19F67" w14:textId="73DA4913" w:rsidR="00A4687F" w:rsidRPr="002C3867" w:rsidDel="007A696A" w:rsidRDefault="1931DB12" w:rsidP="3419A074">
      <w:pPr>
        <w:spacing w:after="240" w:line="360" w:lineRule="auto"/>
        <w:rPr>
          <w:del w:id="178" w:author="Barnard, David - REE-ARS" w:date="2025-04-29T11:01:00Z" w16du:dateUtc="2025-04-29T17:01:00Z"/>
          <w:sz w:val="24"/>
          <w:szCs w:val="24"/>
          <w:lang w:val="en-US"/>
        </w:rPr>
      </w:pPr>
      <w:del w:id="179" w:author="Barnard, David - REE-ARS" w:date="2025-04-29T11:01:00Z" w16du:dateUtc="2025-04-29T17:01:00Z">
        <w:r w:rsidRPr="002C3867" w:rsidDel="007A696A">
          <w:rPr>
            <w:sz w:val="24"/>
            <w:szCs w:val="24"/>
            <w:lang w:val="en-US"/>
          </w:rPr>
          <w:delText>To understand how treatment effects on the soil chemistry and microbial communities affected the plant functional traits we measured</w:delText>
        </w:r>
        <w:r w:rsidR="72F4DE03" w:rsidRPr="002C3867" w:rsidDel="007A696A">
          <w:rPr>
            <w:sz w:val="24"/>
            <w:szCs w:val="24"/>
            <w:lang w:val="en-US"/>
          </w:rPr>
          <w:delText xml:space="preserve"> and possible differences in soil depth responses</w:delText>
        </w:r>
        <w:r w:rsidRPr="002C3867" w:rsidDel="007A696A">
          <w:rPr>
            <w:sz w:val="24"/>
            <w:szCs w:val="24"/>
            <w:lang w:val="en-US"/>
          </w:rPr>
          <w:delText xml:space="preserve">, we built </w:delText>
        </w:r>
        <w:r w:rsidR="36970C8A" w:rsidRPr="002C3867" w:rsidDel="007A696A">
          <w:rPr>
            <w:sz w:val="24"/>
            <w:szCs w:val="24"/>
            <w:lang w:val="en-US"/>
          </w:rPr>
          <w:delText>SEMs</w:delText>
        </w:r>
        <w:r w:rsidRPr="002C3867" w:rsidDel="007A696A">
          <w:rPr>
            <w:sz w:val="24"/>
            <w:szCs w:val="24"/>
            <w:lang w:val="en-US"/>
          </w:rPr>
          <w:delText xml:space="preserve"> using the R package </w:delText>
        </w:r>
        <w:r w:rsidRPr="002C3867" w:rsidDel="007A696A">
          <w:rPr>
            <w:i/>
            <w:iCs/>
            <w:sz w:val="24"/>
            <w:szCs w:val="24"/>
            <w:lang w:val="en-US"/>
          </w:rPr>
          <w:delText>piecewiseSEM</w:delText>
        </w:r>
        <w:r w:rsidR="2A79E2FC" w:rsidRPr="002C3867" w:rsidDel="007A696A">
          <w:rPr>
            <w:i/>
            <w:iCs/>
            <w:sz w:val="24"/>
            <w:szCs w:val="24"/>
            <w:lang w:val="en-US"/>
          </w:rPr>
          <w:delText xml:space="preserve"> </w:delText>
        </w:r>
        <w:r w:rsidR="005C6E45" w:rsidRPr="002C3867" w:rsidDel="007A696A">
          <w:rPr>
            <w:i/>
            <w:iCs/>
            <w:sz w:val="24"/>
            <w:szCs w:val="24"/>
          </w:rPr>
          <w:fldChar w:fldCharType="begin"/>
        </w:r>
        <w:r w:rsidR="005C6E45" w:rsidRPr="002C3867" w:rsidDel="007A696A">
          <w:rPr>
            <w:i/>
            <w:iCs/>
            <w:sz w:val="24"/>
            <w:szCs w:val="24"/>
          </w:rPr>
          <w:delInstrText xml:space="preserve"> ADDIN EN.CITE &lt;EndNote&gt;&lt;Cite&gt;&lt;Author&gt;Lefcheck&lt;/Author&gt;&lt;Year&gt;2016&lt;/Year&gt;&lt;RecNum&gt;354&lt;/RecNum&gt;&lt;DisplayText&gt;(Lefcheck, 2016)&lt;/DisplayText&gt;&lt;record&gt;&lt;rec-number&gt;354&lt;/rec-number&gt;&lt;foreign-keys&gt;&lt;key app="EN" db-id="psp5wa0pi9f5weevsxkxzdekszp2z090pt9e" timestamp="1733426759"&gt;354&lt;/key&gt;&lt;/foreign-keys&gt;&lt;ref-type name="Journal Article"&gt;17&lt;/ref-type&gt;&lt;contributors&gt;&lt;authors&gt;&lt;author&gt;Lefcheck, Jonathan S&lt;/author&gt;&lt;/authors&gt;&lt;/contributors&gt;&lt;titles&gt;&lt;title&gt;piecewiseSEM: Piecewise structural equation modelling in r for ecology, evolution, and systematics&lt;/title&gt;&lt;secondary-title&gt;Methods in Ecology and Evolution&lt;/secondary-title&gt;&lt;/titles&gt;&lt;periodical&gt;&lt;full-title&gt;Methods in Ecology and Evolution&lt;/full-title&gt;&lt;/periodical&gt;&lt;pages&gt;573-579&lt;/pages&gt;&lt;volume&gt;7&lt;/volume&gt;&lt;number&gt;5&lt;/number&gt;&lt;dates&gt;&lt;year&gt;2016&lt;/year&gt;&lt;/dates&gt;&lt;isbn&gt;2041-210X&lt;/isbn&gt;&lt;urls&gt;&lt;/urls&gt;&lt;/record&gt;&lt;/Cite&gt;&lt;/EndNote&gt;</w:delInstrText>
        </w:r>
        <w:r w:rsidR="005C6E45" w:rsidRPr="002C3867" w:rsidDel="007A696A">
          <w:rPr>
            <w:i/>
            <w:iCs/>
            <w:sz w:val="24"/>
            <w:szCs w:val="24"/>
          </w:rPr>
          <w:fldChar w:fldCharType="separate"/>
        </w:r>
        <w:r w:rsidR="441F85A9" w:rsidRPr="002C3867" w:rsidDel="007A696A">
          <w:rPr>
            <w:noProof/>
            <w:sz w:val="24"/>
            <w:szCs w:val="24"/>
            <w:lang w:val="en-US"/>
          </w:rPr>
          <w:delText>(</w:delText>
        </w:r>
      </w:del>
      <w:hyperlink w:anchor="_ENREF_71" w:tooltip="Lefcheck, 2016 #354" w:history="1">
        <w:r w:rsidR="001B0781" w:rsidRPr="001B0781">
          <w:rPr>
            <w:rStyle w:val="Hyperlink"/>
          </w:rPr>
          <w:t>Lefcheck, 2016</w:t>
        </w:r>
      </w:hyperlink>
      <w:del w:id="180" w:author="Barnard, David - REE-ARS" w:date="2025-04-29T11:01:00Z" w16du:dateUtc="2025-04-29T17:01:00Z">
        <w:r w:rsidR="441F85A9" w:rsidRPr="002C3867" w:rsidDel="007A696A">
          <w:rPr>
            <w:i/>
            <w:iCs/>
            <w:noProof/>
            <w:sz w:val="24"/>
            <w:szCs w:val="24"/>
            <w:lang w:val="en-US"/>
          </w:rPr>
          <w:delText>)</w:delText>
        </w:r>
        <w:r w:rsidR="005C6E45" w:rsidRPr="002C3867" w:rsidDel="007A696A">
          <w:rPr>
            <w:i/>
            <w:iCs/>
            <w:sz w:val="24"/>
            <w:szCs w:val="24"/>
          </w:rPr>
          <w:fldChar w:fldCharType="end"/>
        </w:r>
        <w:r w:rsidRPr="002C3867" w:rsidDel="007A696A">
          <w:rPr>
            <w:sz w:val="24"/>
            <w:szCs w:val="24"/>
            <w:lang w:val="en-US"/>
          </w:rPr>
          <w:delText xml:space="preserve">. We built one model for each species and </w:delText>
        </w:r>
        <w:r w:rsidR="437043EC" w:rsidRPr="002C3867" w:rsidDel="007A696A">
          <w:rPr>
            <w:sz w:val="24"/>
            <w:szCs w:val="24"/>
            <w:lang w:val="en-US"/>
          </w:rPr>
          <w:delText>trait</w:delText>
        </w:r>
        <w:r w:rsidRPr="002C3867" w:rsidDel="007A696A">
          <w:rPr>
            <w:sz w:val="24"/>
            <w:szCs w:val="24"/>
            <w:lang w:val="en-US"/>
          </w:rPr>
          <w:delText xml:space="preserve">, with LDMC, SLA and height as </w:delText>
        </w:r>
        <w:r w:rsidR="62D8430A" w:rsidRPr="002C3867" w:rsidDel="007A696A">
          <w:rPr>
            <w:sz w:val="24"/>
            <w:szCs w:val="24"/>
            <w:lang w:val="en-US"/>
          </w:rPr>
          <w:delText xml:space="preserve">plant </w:delText>
        </w:r>
        <w:r w:rsidRPr="002C3867" w:rsidDel="007A696A">
          <w:rPr>
            <w:sz w:val="24"/>
            <w:szCs w:val="24"/>
            <w:lang w:val="en-US"/>
          </w:rPr>
          <w:delText>response variables</w:delText>
        </w:r>
        <w:r w:rsidR="62D8430A" w:rsidRPr="002C3867" w:rsidDel="007A696A">
          <w:rPr>
            <w:sz w:val="24"/>
            <w:szCs w:val="24"/>
            <w:lang w:val="en-US"/>
          </w:rPr>
          <w:delText xml:space="preserve"> and EMF and nitrifier relative abundance as microbial response variables</w:delText>
        </w:r>
        <w:r w:rsidRPr="002C3867" w:rsidDel="007A696A">
          <w:rPr>
            <w:sz w:val="24"/>
            <w:szCs w:val="24"/>
            <w:lang w:val="en-US"/>
          </w:rPr>
          <w:delText xml:space="preserve">. We used four exogenous variables and eight soil measurements as endogenous variables in the path models. Exogenous variables can predict both the endogenous and response </w:delText>
        </w:r>
        <w:r w:rsidR="2127F81A" w:rsidRPr="002C3867" w:rsidDel="007A696A">
          <w:rPr>
            <w:sz w:val="24"/>
            <w:szCs w:val="24"/>
            <w:lang w:val="en-US"/>
          </w:rPr>
          <w:delText>variables but</w:delText>
        </w:r>
        <w:r w:rsidRPr="002C3867" w:rsidDel="007A696A">
          <w:rPr>
            <w:sz w:val="24"/>
            <w:szCs w:val="24"/>
            <w:lang w:val="en-US"/>
          </w:rPr>
          <w:delText xml:space="preserve"> are not predicted by other variables in the model. These were the cover of mulch, cover of biochar, percent sand in the soil, topographic wetness index (TWI), and folded aspect. Endogenous variables predict the response and are also predicted by the exogenous variables. These were: </w:delText>
        </w:r>
        <w:r w:rsidR="5D4077EC" w:rsidRPr="002C3867" w:rsidDel="007A696A">
          <w:rPr>
            <w:sz w:val="24"/>
            <w:szCs w:val="24"/>
            <w:lang w:val="en-US"/>
          </w:rPr>
          <w:delText>VWC</w:delText>
        </w:r>
        <w:r w:rsidRPr="002C3867" w:rsidDel="007A696A">
          <w:rPr>
            <w:sz w:val="24"/>
            <w:szCs w:val="24"/>
            <w:lang w:val="en-US"/>
          </w:rPr>
          <w:delText xml:space="preserve"> measured in June 2023, </w:delText>
        </w:r>
        <w:r w:rsidR="5D4077EC" w:rsidRPr="002C3867" w:rsidDel="007A696A">
          <w:rPr>
            <w:sz w:val="24"/>
            <w:szCs w:val="24"/>
            <w:lang w:val="en-US"/>
          </w:rPr>
          <w:delText>EMF</w:delText>
        </w:r>
        <w:r w:rsidRPr="002C3867" w:rsidDel="007A696A">
          <w:rPr>
            <w:sz w:val="24"/>
            <w:szCs w:val="24"/>
            <w:lang w:val="en-US"/>
          </w:rPr>
          <w:delText xml:space="preserve"> relative abundance, nitrifier relative abundance, </w:delText>
        </w:r>
        <w:r w:rsidR="5B1795A0" w:rsidRPr="002C3867" w:rsidDel="007A696A">
          <w:rPr>
            <w:sz w:val="24"/>
            <w:szCs w:val="24"/>
            <w:lang w:val="en-US"/>
          </w:rPr>
          <w:delText>NH</w:delText>
        </w:r>
        <w:r w:rsidR="5B1795A0" w:rsidRPr="002C3867" w:rsidDel="007A696A">
          <w:rPr>
            <w:sz w:val="24"/>
            <w:szCs w:val="24"/>
            <w:vertAlign w:val="subscript"/>
            <w:lang w:val="en-US"/>
          </w:rPr>
          <w:delText>4</w:delText>
        </w:r>
        <w:r w:rsidR="5B1795A0" w:rsidRPr="002C3867" w:rsidDel="007A696A">
          <w:rPr>
            <w:sz w:val="24"/>
            <w:szCs w:val="24"/>
            <w:vertAlign w:val="superscript"/>
            <w:lang w:val="en-US"/>
          </w:rPr>
          <w:delText>+</w:delText>
        </w:r>
        <w:r w:rsidRPr="002C3867" w:rsidDel="007A696A">
          <w:rPr>
            <w:sz w:val="24"/>
            <w:szCs w:val="24"/>
            <w:lang w:val="en-US"/>
          </w:rPr>
          <w:delText xml:space="preserve">, </w:delText>
        </w:r>
        <w:r w:rsidR="2546F336" w:rsidRPr="002C3867" w:rsidDel="007A696A">
          <w:rPr>
            <w:sz w:val="24"/>
            <w:szCs w:val="24"/>
            <w:lang w:val="en-US"/>
          </w:rPr>
          <w:delText>NO</w:delText>
        </w:r>
        <w:r w:rsidR="2546F336" w:rsidRPr="002C3867" w:rsidDel="007A696A">
          <w:rPr>
            <w:sz w:val="24"/>
            <w:szCs w:val="24"/>
            <w:vertAlign w:val="subscript"/>
            <w:lang w:val="en-US"/>
          </w:rPr>
          <w:delText>3</w:delText>
        </w:r>
        <w:r w:rsidR="2546F336" w:rsidRPr="002C3867" w:rsidDel="007A696A">
          <w:rPr>
            <w:sz w:val="24"/>
            <w:szCs w:val="24"/>
            <w:vertAlign w:val="superscript"/>
            <w:lang w:val="en-US"/>
          </w:rPr>
          <w:delText>-</w:delText>
        </w:r>
        <w:r w:rsidRPr="002C3867" w:rsidDel="007A696A">
          <w:rPr>
            <w:sz w:val="24"/>
            <w:szCs w:val="24"/>
            <w:lang w:val="en-US"/>
          </w:rPr>
          <w:delText xml:space="preserve">, DON, TDN, </w:delText>
        </w:r>
        <w:r w:rsidR="5D4077EC" w:rsidRPr="002C3867" w:rsidDel="007A696A">
          <w:rPr>
            <w:sz w:val="24"/>
            <w:szCs w:val="24"/>
            <w:lang w:val="en-US"/>
          </w:rPr>
          <w:delText>cations,</w:delText>
        </w:r>
        <w:r w:rsidRPr="002C3867" w:rsidDel="007A696A">
          <w:rPr>
            <w:sz w:val="24"/>
            <w:szCs w:val="24"/>
            <w:lang w:val="en-US"/>
          </w:rPr>
          <w:delText xml:space="preserve"> and pH.</w:delText>
        </w:r>
      </w:del>
    </w:p>
    <w:p w14:paraId="2DE19F69" w14:textId="423660BF" w:rsidR="00A4687F" w:rsidRPr="002C3867" w:rsidDel="007A696A" w:rsidRDefault="005C6E45" w:rsidP="3419A074">
      <w:pPr>
        <w:spacing w:line="360" w:lineRule="auto"/>
        <w:rPr>
          <w:del w:id="181" w:author="Barnard, David - REE-ARS" w:date="2025-04-29T11:01:00Z" w16du:dateUtc="2025-04-29T17:01:00Z"/>
          <w:sz w:val="24"/>
          <w:szCs w:val="24"/>
          <w:lang w:val="en-US"/>
        </w:rPr>
      </w:pPr>
      <w:del w:id="182" w:author="Barnard, David - REE-ARS" w:date="2025-04-29T11:01:00Z" w16du:dateUtc="2025-04-29T17:01:00Z">
        <w:r w:rsidRPr="002C3867" w:rsidDel="007A696A">
          <w:rPr>
            <w:sz w:val="24"/>
            <w:szCs w:val="24"/>
            <w:lang w:val="en-US"/>
          </w:rPr>
          <w:delText xml:space="preserve">We built our </w:delText>
        </w:r>
        <w:r w:rsidR="00CC2697" w:rsidRPr="002C3867" w:rsidDel="007A696A">
          <w:rPr>
            <w:sz w:val="24"/>
            <w:szCs w:val="24"/>
            <w:lang w:val="en-US"/>
          </w:rPr>
          <w:delText>SEMs</w:delText>
        </w:r>
        <w:r w:rsidRPr="002C3867" w:rsidDel="007A696A">
          <w:rPr>
            <w:sz w:val="24"/>
            <w:szCs w:val="24"/>
            <w:lang w:val="en-US"/>
          </w:rPr>
          <w:delText xml:space="preserve"> bottom-up, beginning with simple, exploratory mixed effects models </w:delText>
        </w:r>
        <w:r w:rsidRPr="002C3867" w:rsidDel="007A696A">
          <w:rPr>
            <w:sz w:val="24"/>
            <w:szCs w:val="24"/>
          </w:rPr>
          <w:fldChar w:fldCharType="begin"/>
        </w:r>
        <w:r w:rsidRPr="002C3867" w:rsidDel="007A696A">
          <w:rPr>
            <w:sz w:val="24"/>
            <w:szCs w:val="24"/>
          </w:rPr>
          <w:delInstrText xml:space="preserve"> ADDIN EN.CITE &lt;EndNote&gt;&lt;Cite&gt;&lt;Author&gt;Bates&lt;/Author&gt;&lt;Year&gt;2014&lt;/Year&gt;&lt;RecNum&gt;358&lt;/RecNum&gt;&lt;DisplayText&gt;(Bates, 2014)&lt;/DisplayText&gt;&lt;record&gt;&lt;rec-number&gt;358&lt;/rec-number&gt;&lt;foreign-keys&gt;&lt;key app="EN" db-id="psp5wa0pi9f5weevsxkxzdekszp2z090pt9e" timestamp="1733426986"&gt;358&lt;/key&gt;&lt;/foreign-keys&gt;&lt;ref-type name="Journal Article"&gt;17&lt;/ref-type&gt;&lt;contributors&gt;&lt;authors&gt;&lt;author&gt;Bates, Dougla&lt;/author&gt;&lt;/authors&gt;&lt;/contributors&gt;&lt;titles&gt;&lt;title&gt;Fitting linear mixed-effects models using lme4&lt;/title&gt;&lt;secondary-title&gt;arXiv preprint arXiv:1406.5823&lt;/secondary-title&gt;&lt;/titles&gt;&lt;periodical&gt;&lt;full-title&gt;arXiv preprint arXiv:1406.5823&lt;/full-title&gt;&lt;/periodical&gt;&lt;dates&gt;&lt;year&gt;2014&lt;/year&gt;&lt;/dates&gt;&lt;urls&gt;&lt;/urls&gt;&lt;/record&gt;&lt;/Cite&gt;&lt;/EndNote&gt;</w:delInstrText>
        </w:r>
        <w:r w:rsidRPr="002C3867" w:rsidDel="007A696A">
          <w:rPr>
            <w:sz w:val="24"/>
            <w:szCs w:val="24"/>
          </w:rPr>
          <w:fldChar w:fldCharType="separate"/>
        </w:r>
        <w:r w:rsidR="00AA437F" w:rsidRPr="002C3867" w:rsidDel="007A696A">
          <w:rPr>
            <w:noProof/>
            <w:sz w:val="24"/>
            <w:szCs w:val="24"/>
            <w:lang w:val="en-US"/>
          </w:rPr>
          <w:delText>(</w:delText>
        </w:r>
      </w:del>
      <w:hyperlink w:anchor="_ENREF_13" w:tooltip="Bates, 2014 #358" w:history="1">
        <w:r w:rsidR="001B0781" w:rsidRPr="001B0781">
          <w:rPr>
            <w:rStyle w:val="Hyperlink"/>
          </w:rPr>
          <w:t>Bates, 2014</w:t>
        </w:r>
      </w:hyperlink>
      <w:del w:id="183" w:author="Barnard, David - REE-ARS" w:date="2025-04-29T11:01:00Z" w16du:dateUtc="2025-04-29T17:01:00Z">
        <w:r w:rsidR="00AA437F" w:rsidRPr="002C3867" w:rsidDel="007A696A">
          <w:rPr>
            <w:noProof/>
            <w:sz w:val="24"/>
            <w:szCs w:val="24"/>
            <w:lang w:val="en-US"/>
          </w:rPr>
          <w:delText>)</w:delText>
        </w:r>
        <w:r w:rsidRPr="002C3867" w:rsidDel="007A696A">
          <w:rPr>
            <w:sz w:val="24"/>
            <w:szCs w:val="24"/>
          </w:rPr>
          <w:fldChar w:fldCharType="end"/>
        </w:r>
        <w:r w:rsidRPr="002C3867" w:rsidDel="007A696A">
          <w:rPr>
            <w:sz w:val="24"/>
            <w:szCs w:val="24"/>
            <w:lang w:val="en-US"/>
          </w:rPr>
          <w:delText xml:space="preserve"> and then increased complexity. We used the variable importance results from the random forest models to inform variable selection for trait-trait and treatment-trait relationships. We used tests of directed separation</w:delText>
        </w:r>
        <w:r w:rsidR="00AA437F" w:rsidRPr="002C3867" w:rsidDel="007A696A">
          <w:rPr>
            <w:sz w:val="24"/>
            <w:szCs w:val="24"/>
            <w:lang w:val="en-US"/>
          </w:rPr>
          <w:delText xml:space="preserve"> </w:delText>
        </w:r>
        <w:r w:rsidRPr="002C3867" w:rsidDel="007A696A">
          <w:rPr>
            <w:sz w:val="24"/>
            <w:szCs w:val="24"/>
          </w:rPr>
          <w:fldChar w:fldCharType="begin"/>
        </w:r>
        <w:r w:rsidRPr="002C3867" w:rsidDel="007A696A">
          <w:rPr>
            <w:sz w:val="24"/>
            <w:szCs w:val="24"/>
          </w:rPr>
          <w:delInstrText xml:space="preserve"> ADDIN EN.CITE &lt;EndNote&gt;&lt;Cite&gt;&lt;Author&gt;Lefcheck&lt;/Author&gt;&lt;Year&gt;2016&lt;/Year&gt;&lt;RecNum&gt;354&lt;/RecNum&gt;&lt;DisplayText&gt;(Lefcheck, 2016)&lt;/DisplayText&gt;&lt;record&gt;&lt;rec-number&gt;354&lt;/rec-number&gt;&lt;foreign-keys&gt;&lt;key app="EN" db-id="psp5wa0pi9f5weevsxkxzdekszp2z090pt9e" timestamp="1733426759"&gt;354&lt;/key&gt;&lt;/foreign-keys&gt;&lt;ref-type name="Journal Article"&gt;17&lt;/ref-type&gt;&lt;contributors&gt;&lt;authors&gt;&lt;author&gt;Lefcheck, Jonathan S&lt;/author&gt;&lt;/authors&gt;&lt;/contributors&gt;&lt;titles&gt;&lt;title&gt;piecewiseSEM: Piecewise structural equation modelling in r for ecology, evolution, and systematics&lt;/title&gt;&lt;secondary-title&gt;Methods in Ecology and Evolution&lt;/secondary-title&gt;&lt;/titles&gt;&lt;periodical&gt;&lt;full-title&gt;Methods in Ecology and Evolution&lt;/full-title&gt;&lt;/periodical&gt;&lt;pages&gt;573-579&lt;/pages&gt;&lt;volume&gt;7&lt;/volume&gt;&lt;number&gt;5&lt;/number&gt;&lt;dates&gt;&lt;year&gt;2016&lt;/year&gt;&lt;/dates&gt;&lt;isbn&gt;2041-210X&lt;/isbn&gt;&lt;urls&gt;&lt;/urls&gt;&lt;/record&gt;&lt;/Cite&gt;&lt;/EndNote&gt;</w:delInstrText>
        </w:r>
        <w:r w:rsidRPr="002C3867" w:rsidDel="007A696A">
          <w:rPr>
            <w:sz w:val="24"/>
            <w:szCs w:val="24"/>
          </w:rPr>
          <w:fldChar w:fldCharType="separate"/>
        </w:r>
        <w:r w:rsidR="006830DD" w:rsidRPr="002C3867" w:rsidDel="007A696A">
          <w:rPr>
            <w:noProof/>
            <w:sz w:val="24"/>
            <w:szCs w:val="24"/>
            <w:lang w:val="en-US"/>
          </w:rPr>
          <w:delText>(</w:delText>
        </w:r>
      </w:del>
      <w:hyperlink w:anchor="_ENREF_71" w:tooltip="Lefcheck, 2016 #354" w:history="1">
        <w:r w:rsidR="001B0781" w:rsidRPr="001B0781">
          <w:rPr>
            <w:rStyle w:val="Hyperlink"/>
          </w:rPr>
          <w:t>Lefcheck, 2016</w:t>
        </w:r>
      </w:hyperlink>
      <w:del w:id="184" w:author="Barnard, David - REE-ARS" w:date="2025-04-29T11:01:00Z" w16du:dateUtc="2025-04-29T17:01:00Z">
        <w:r w:rsidR="006830DD" w:rsidRPr="002C3867" w:rsidDel="007A696A">
          <w:rPr>
            <w:noProof/>
            <w:sz w:val="24"/>
            <w:szCs w:val="24"/>
            <w:lang w:val="en-US"/>
          </w:rPr>
          <w:delText>)</w:delText>
        </w:r>
        <w:r w:rsidRPr="002C3867" w:rsidDel="007A696A">
          <w:rPr>
            <w:sz w:val="24"/>
            <w:szCs w:val="24"/>
          </w:rPr>
          <w:fldChar w:fldCharType="end"/>
        </w:r>
        <w:r w:rsidRPr="002C3867" w:rsidDel="007A696A">
          <w:rPr>
            <w:sz w:val="24"/>
            <w:szCs w:val="24"/>
            <w:lang w:val="en-US"/>
          </w:rPr>
          <w:delText xml:space="preserve"> to check for paths that could be added to the model and improve fit. We removed paths that had p-values less than 0.1. Fisher’s C and the R</w:delText>
        </w:r>
        <w:r w:rsidRPr="002C3867" w:rsidDel="007A696A">
          <w:rPr>
            <w:sz w:val="24"/>
            <w:szCs w:val="24"/>
            <w:vertAlign w:val="superscript"/>
            <w:lang w:val="en-US"/>
          </w:rPr>
          <w:delText>2</w:delText>
        </w:r>
        <w:r w:rsidRPr="002C3867" w:rsidDel="007A696A">
          <w:rPr>
            <w:sz w:val="24"/>
            <w:szCs w:val="24"/>
            <w:lang w:val="en-US"/>
          </w:rPr>
          <w:delText xml:space="preserve"> values of the individual models were used to evaluate model fit. After each model was built, we used a bootstrapping approach (with 5000 resampl</w:delText>
        </w:r>
        <w:r w:rsidR="008C511E" w:rsidRPr="002C3867" w:rsidDel="007A696A">
          <w:rPr>
            <w:sz w:val="24"/>
            <w:szCs w:val="24"/>
            <w:lang w:val="en-US"/>
          </w:rPr>
          <w:delText>e</w:delText>
        </w:r>
        <w:r w:rsidRPr="002C3867" w:rsidDel="007A696A">
          <w:rPr>
            <w:sz w:val="24"/>
            <w:szCs w:val="24"/>
            <w:lang w:val="en-US"/>
          </w:rPr>
          <w:delText xml:space="preserve">s) to assess the total effects of mulch and biochar cover on the response variable, after accounting for the effects of mediators, using the </w:delText>
        </w:r>
        <w:r w:rsidRPr="002C3867" w:rsidDel="007A696A">
          <w:rPr>
            <w:i/>
            <w:iCs/>
            <w:sz w:val="24"/>
            <w:szCs w:val="24"/>
            <w:lang w:val="en-US"/>
          </w:rPr>
          <w:delText>semEff</w:delText>
        </w:r>
        <w:r w:rsidRPr="002C3867" w:rsidDel="007A696A">
          <w:rPr>
            <w:sz w:val="24"/>
            <w:szCs w:val="24"/>
            <w:lang w:val="en-US"/>
          </w:rPr>
          <w:delText xml:space="preserve"> package</w:delText>
        </w:r>
        <w:r w:rsidR="00412F4B" w:rsidRPr="002C3867" w:rsidDel="007A696A">
          <w:rPr>
            <w:sz w:val="24"/>
            <w:szCs w:val="24"/>
            <w:lang w:val="en-US"/>
          </w:rPr>
          <w:delText xml:space="preserve"> </w:delText>
        </w:r>
        <w:r w:rsidR="0048521B" w:rsidRPr="002C3867" w:rsidDel="007A696A">
          <w:rPr>
            <w:sz w:val="24"/>
            <w:szCs w:val="24"/>
            <w:lang w:val="en-US"/>
          </w:rPr>
          <w:fldChar w:fldCharType="begin"/>
        </w:r>
        <w:r w:rsidR="0048521B" w:rsidRPr="002C3867" w:rsidDel="007A696A">
          <w:rPr>
            <w:sz w:val="24"/>
            <w:szCs w:val="24"/>
            <w:lang w:val="en-US"/>
          </w:rPr>
          <w:delInstrText xml:space="preserve"> ADDIN EN.CITE &lt;EndNote&gt;&lt;Cite&gt;&lt;Author&gt;Murphy&lt;/Author&gt;&lt;Year&gt;2024&lt;/Year&gt;&lt;RecNum&gt;489&lt;/RecNum&gt;&lt;DisplayText&gt;(Murphy, 2024)&lt;/DisplayText&gt;&lt;record&gt;&lt;rec-number&gt;489&lt;/rec-number&gt;&lt;foreign-keys&gt;&lt;key app="EN" db-id="psp5wa0pi9f5weevsxkxzdekszp2z090pt9e" timestamp="1736355990"&gt;489&lt;/key&gt;&lt;/foreign-keys&gt;&lt;ref-type name="Computer Program"&gt;9&lt;/ref-type&gt;&lt;contributors&gt;&lt;authors&gt;&lt;author&gt;Murphy, MV&lt;/author&gt;&lt;/authors&gt;&lt;/contributors&gt;&lt;titles&gt;&lt;title&gt;semEff: Automatic Calculation of Effects for Piecewise Structural Equations Models. R package version 0.7.2&lt;/title&gt;&lt;/titles&gt;&lt;dates&gt;&lt;year&gt;2024&lt;/year&gt;&lt;/dates&gt;&lt;pub-location&gt;https://CRAN.R-project.org/package=semEff&lt;/pub-location&gt;&lt;urls&gt;&lt;/urls&gt;&lt;/record&gt;&lt;/Cite&gt;&lt;/EndNote&gt;</w:delInstrText>
        </w:r>
        <w:r w:rsidR="0048521B" w:rsidRPr="002C3867" w:rsidDel="007A696A">
          <w:rPr>
            <w:sz w:val="24"/>
            <w:szCs w:val="24"/>
            <w:lang w:val="en-US"/>
          </w:rPr>
          <w:fldChar w:fldCharType="separate"/>
        </w:r>
        <w:r w:rsidR="0048521B" w:rsidRPr="002C3867" w:rsidDel="007A696A">
          <w:rPr>
            <w:noProof/>
            <w:sz w:val="24"/>
            <w:szCs w:val="24"/>
            <w:lang w:val="en-US"/>
          </w:rPr>
          <w:delText>(</w:delText>
        </w:r>
      </w:del>
      <w:hyperlink w:anchor="_ENREF_83" w:tooltip="Murphy, 2024 #489" w:history="1">
        <w:r w:rsidR="001B0781" w:rsidRPr="001B0781">
          <w:rPr>
            <w:rStyle w:val="Hyperlink"/>
          </w:rPr>
          <w:t>Murphy, 2024</w:t>
        </w:r>
      </w:hyperlink>
      <w:del w:id="185" w:author="Barnard, David - REE-ARS" w:date="2025-04-29T11:01:00Z" w16du:dateUtc="2025-04-29T17:01:00Z">
        <w:r w:rsidR="0048521B" w:rsidRPr="002C3867" w:rsidDel="007A696A">
          <w:rPr>
            <w:noProof/>
            <w:sz w:val="24"/>
            <w:szCs w:val="24"/>
            <w:lang w:val="en-US"/>
          </w:rPr>
          <w:delText>)</w:delText>
        </w:r>
        <w:r w:rsidR="0048521B" w:rsidRPr="002C3867" w:rsidDel="007A696A">
          <w:rPr>
            <w:sz w:val="24"/>
            <w:szCs w:val="24"/>
            <w:lang w:val="en-US"/>
          </w:rPr>
          <w:fldChar w:fldCharType="end"/>
        </w:r>
        <w:r w:rsidRPr="002C3867" w:rsidDel="007A696A">
          <w:rPr>
            <w:sz w:val="24"/>
            <w:szCs w:val="24"/>
            <w:lang w:val="en-US"/>
          </w:rPr>
          <w:delText xml:space="preserve">. </w:delText>
        </w:r>
      </w:del>
    </w:p>
    <w:p w14:paraId="3F44C158" w14:textId="0DA30F89" w:rsidR="00760232" w:rsidRPr="002C3867" w:rsidRDefault="009D0AF7" w:rsidP="00D60CD6">
      <w:pPr>
        <w:pStyle w:val="Heading1"/>
        <w:rPr>
          <w:rFonts w:ascii="Arial" w:hAnsi="Arial"/>
        </w:rPr>
      </w:pPr>
      <w:bookmarkStart w:id="186" w:name="_tflxxdsw7ezg" w:colFirst="0" w:colLast="0"/>
      <w:bookmarkEnd w:id="186"/>
      <w:r w:rsidRPr="002C3867">
        <w:rPr>
          <w:rFonts w:ascii="Arial" w:hAnsi="Arial"/>
        </w:rPr>
        <w:t xml:space="preserve">3. </w:t>
      </w:r>
      <w:r w:rsidR="00760232" w:rsidRPr="002C3867">
        <w:rPr>
          <w:rFonts w:ascii="Arial" w:hAnsi="Arial"/>
        </w:rPr>
        <w:t>Results</w:t>
      </w:r>
    </w:p>
    <w:p w14:paraId="68A3386D" w14:textId="6CAAAB35" w:rsidR="00760232" w:rsidRPr="002C3867" w:rsidRDefault="009D0AF7" w:rsidP="280DF2BA">
      <w:pPr>
        <w:pStyle w:val="Heading2"/>
        <w:rPr>
          <w:rFonts w:ascii="Arial" w:hAnsi="Arial"/>
          <w:lang w:val="en-US"/>
        </w:rPr>
      </w:pPr>
      <w:r w:rsidRPr="002C3867">
        <w:rPr>
          <w:rFonts w:ascii="Arial" w:hAnsi="Arial"/>
          <w:lang w:val="en-US"/>
        </w:rPr>
        <w:t xml:space="preserve">3.1 </w:t>
      </w:r>
      <w:r w:rsidR="409FD532" w:rsidRPr="002C3867">
        <w:rPr>
          <w:rFonts w:ascii="Arial" w:hAnsi="Arial"/>
          <w:lang w:val="en-US"/>
        </w:rPr>
        <w:t xml:space="preserve">Vegetation dynamics and soil chemistry </w:t>
      </w:r>
      <w:r w:rsidR="664ED023" w:rsidRPr="002C3867">
        <w:rPr>
          <w:rFonts w:ascii="Arial" w:hAnsi="Arial"/>
          <w:lang w:val="en-US"/>
        </w:rPr>
        <w:t xml:space="preserve">thirteen </w:t>
      </w:r>
      <w:r w:rsidR="409FD532" w:rsidRPr="002C3867">
        <w:rPr>
          <w:rFonts w:ascii="Arial" w:hAnsi="Arial"/>
          <w:lang w:val="en-US"/>
        </w:rPr>
        <w:t>years after fire</w:t>
      </w:r>
    </w:p>
    <w:p w14:paraId="2DE19F6F" w14:textId="6D7A9D0A" w:rsidR="00A4687F" w:rsidRPr="002C3867" w:rsidRDefault="1A1DE300" w:rsidP="5459D6A1">
      <w:pPr>
        <w:spacing w:line="360" w:lineRule="auto"/>
        <w:rPr>
          <w:sz w:val="24"/>
          <w:szCs w:val="24"/>
          <w:lang w:val="en-US"/>
        </w:rPr>
      </w:pPr>
      <w:r w:rsidRPr="002C3867">
        <w:rPr>
          <w:sz w:val="24"/>
          <w:szCs w:val="24"/>
          <w:lang w:val="en-US"/>
        </w:rPr>
        <w:t xml:space="preserve">Thirteen </w:t>
      </w:r>
      <w:r w:rsidR="68B93D6D" w:rsidRPr="002C3867">
        <w:rPr>
          <w:sz w:val="24"/>
          <w:szCs w:val="24"/>
          <w:lang w:val="en-US"/>
        </w:rPr>
        <w:t xml:space="preserve">years after fire and </w:t>
      </w:r>
      <w:r w:rsidR="776AAA70" w:rsidRPr="002C3867">
        <w:rPr>
          <w:sz w:val="24"/>
          <w:szCs w:val="24"/>
          <w:lang w:val="en-US"/>
        </w:rPr>
        <w:t xml:space="preserve">nine </w:t>
      </w:r>
      <w:r w:rsidR="68B93D6D" w:rsidRPr="002C3867">
        <w:rPr>
          <w:sz w:val="24"/>
          <w:szCs w:val="24"/>
          <w:lang w:val="en-US"/>
        </w:rPr>
        <w:t>years after soil amendment treatments, there was little evidence of lodgepole pine regeneration</w:t>
      </w:r>
      <w:r w:rsidR="204BFC93" w:rsidRPr="002C3867">
        <w:rPr>
          <w:sz w:val="24"/>
          <w:szCs w:val="24"/>
          <w:lang w:val="en-US"/>
        </w:rPr>
        <w:t xml:space="preserve"> </w:t>
      </w:r>
      <w:r w:rsidR="0A2B358D" w:rsidRPr="002C3867">
        <w:rPr>
          <w:sz w:val="24"/>
          <w:szCs w:val="24"/>
          <w:lang w:val="en-US"/>
        </w:rPr>
        <w:t>(</w:t>
      </w:r>
      <w:r w:rsidR="0A2B358D" w:rsidRPr="002C3867">
        <w:rPr>
          <w:b/>
          <w:bCs/>
          <w:sz w:val="24"/>
          <w:szCs w:val="24"/>
          <w:lang w:val="en-US"/>
        </w:rPr>
        <w:t>Fig. 1</w:t>
      </w:r>
      <w:r w:rsidR="619B11FF" w:rsidRPr="002C3867">
        <w:rPr>
          <w:b/>
          <w:bCs/>
          <w:sz w:val="24"/>
          <w:szCs w:val="24"/>
          <w:lang w:val="en-US"/>
        </w:rPr>
        <w:t>b</w:t>
      </w:r>
      <w:r w:rsidR="0A2B358D" w:rsidRPr="002C3867">
        <w:rPr>
          <w:sz w:val="24"/>
          <w:szCs w:val="24"/>
          <w:lang w:val="en-US"/>
        </w:rPr>
        <w:t>)</w:t>
      </w:r>
      <w:ins w:id="187" w:author="Barnard, David - REE-ARS" w:date="2025-04-30T09:45:00Z" w16du:dateUtc="2025-04-30T15:45:00Z">
        <w:r w:rsidR="002418B9">
          <w:rPr>
            <w:sz w:val="24"/>
            <w:szCs w:val="24"/>
            <w:lang w:val="en-US"/>
          </w:rPr>
          <w:t>, and the</w:t>
        </w:r>
      </w:ins>
      <w:del w:id="188" w:author="Barnard, David - REE-ARS" w:date="2025-04-30T09:46:00Z" w16du:dateUtc="2025-04-30T15:46:00Z">
        <w:r w:rsidR="68B93D6D" w:rsidRPr="002C3867" w:rsidDel="002418B9">
          <w:rPr>
            <w:sz w:val="24"/>
            <w:szCs w:val="24"/>
            <w:lang w:val="en-US"/>
          </w:rPr>
          <w:delText>. The</w:delText>
        </w:r>
      </w:del>
      <w:r w:rsidR="68B93D6D" w:rsidRPr="002C3867">
        <w:rPr>
          <w:sz w:val="24"/>
          <w:szCs w:val="24"/>
          <w:lang w:val="en-US"/>
        </w:rPr>
        <w:t xml:space="preserve"> understory plant community </w:t>
      </w:r>
      <w:r w:rsidR="64A8429F" w:rsidRPr="002C3867">
        <w:rPr>
          <w:sz w:val="24"/>
          <w:szCs w:val="24"/>
          <w:lang w:val="en-US"/>
        </w:rPr>
        <w:t>did not differ among</w:t>
      </w:r>
      <w:r w:rsidR="68B93D6D" w:rsidRPr="002C3867">
        <w:rPr>
          <w:sz w:val="24"/>
          <w:szCs w:val="24"/>
          <w:lang w:val="en-US"/>
        </w:rPr>
        <w:t xml:space="preserve"> treatments </w:t>
      </w:r>
      <w:del w:id="189" w:author="Barnard, David - REE-ARS" w:date="2025-04-16T09:46:00Z" w16du:dateUtc="2025-04-16T15:46:00Z">
        <w:r w:rsidR="6327DC9E" w:rsidRPr="002C3867" w:rsidDel="00FD157D">
          <w:rPr>
            <w:sz w:val="24"/>
            <w:szCs w:val="24"/>
            <w:lang w:val="en-US"/>
          </w:rPr>
          <w:delText xml:space="preserve">when analyzed individually </w:delText>
        </w:r>
        <w:r w:rsidR="68B93D6D" w:rsidRPr="002C3867" w:rsidDel="00FD157D">
          <w:rPr>
            <w:sz w:val="24"/>
            <w:szCs w:val="24"/>
            <w:lang w:val="en-US"/>
          </w:rPr>
          <w:delText xml:space="preserve">in 2016 or </w:delText>
        </w:r>
        <w:r w:rsidR="11514797" w:rsidRPr="002C3867" w:rsidDel="00FD157D">
          <w:rPr>
            <w:sz w:val="24"/>
            <w:szCs w:val="24"/>
            <w:lang w:val="en-US"/>
          </w:rPr>
          <w:delText>2023 but</w:delText>
        </w:r>
        <w:r w:rsidR="6327DC9E" w:rsidRPr="002C3867" w:rsidDel="00FD157D">
          <w:rPr>
            <w:sz w:val="24"/>
            <w:szCs w:val="24"/>
            <w:lang w:val="en-US"/>
          </w:rPr>
          <w:delText xml:space="preserve"> did change significantly </w:delText>
        </w:r>
        <w:r w:rsidR="41EAAE3D" w:rsidRPr="002C3867" w:rsidDel="00FD157D">
          <w:rPr>
            <w:sz w:val="24"/>
            <w:szCs w:val="24"/>
            <w:lang w:val="en-US"/>
          </w:rPr>
          <w:delText xml:space="preserve">over time </w:delText>
        </w:r>
        <w:r w:rsidR="6327DC9E" w:rsidRPr="002C3867" w:rsidDel="00FD157D">
          <w:rPr>
            <w:sz w:val="24"/>
            <w:szCs w:val="24"/>
            <w:lang w:val="en-US"/>
          </w:rPr>
          <w:delText xml:space="preserve">from 2016 to 2023 </w:delText>
        </w:r>
      </w:del>
      <w:r w:rsidR="6327DC9E" w:rsidRPr="002C3867">
        <w:rPr>
          <w:sz w:val="24"/>
          <w:szCs w:val="24"/>
          <w:lang w:val="en-US"/>
        </w:rPr>
        <w:t>(</w:t>
      </w:r>
      <w:r w:rsidR="6327DC9E" w:rsidRPr="002C3867">
        <w:rPr>
          <w:b/>
          <w:bCs/>
          <w:sz w:val="24"/>
          <w:szCs w:val="24"/>
          <w:lang w:val="en-US"/>
        </w:rPr>
        <w:t>Fig</w:t>
      </w:r>
      <w:r w:rsidR="6D1E5964" w:rsidRPr="002C3867">
        <w:rPr>
          <w:b/>
          <w:bCs/>
          <w:sz w:val="24"/>
          <w:szCs w:val="24"/>
          <w:lang w:val="en-US"/>
        </w:rPr>
        <w:t>s</w:t>
      </w:r>
      <w:r w:rsidR="6327DC9E" w:rsidRPr="002C3867">
        <w:rPr>
          <w:b/>
          <w:bCs/>
          <w:sz w:val="24"/>
          <w:szCs w:val="24"/>
          <w:lang w:val="en-US"/>
        </w:rPr>
        <w:t>. 2, S</w:t>
      </w:r>
      <w:r w:rsidR="619B11FF" w:rsidRPr="002C3867">
        <w:rPr>
          <w:b/>
          <w:bCs/>
          <w:sz w:val="24"/>
          <w:szCs w:val="24"/>
          <w:lang w:val="en-US"/>
        </w:rPr>
        <w:t>1</w:t>
      </w:r>
      <w:r w:rsidR="6D1E5964" w:rsidRPr="002C3867">
        <w:rPr>
          <w:sz w:val="24"/>
          <w:szCs w:val="24"/>
          <w:lang w:val="en-US"/>
        </w:rPr>
        <w:t>)</w:t>
      </w:r>
      <w:r w:rsidR="5C214DC3" w:rsidRPr="002C3867">
        <w:rPr>
          <w:sz w:val="24"/>
          <w:szCs w:val="24"/>
          <w:lang w:val="en-US"/>
        </w:rPr>
        <w:t xml:space="preserve">. </w:t>
      </w:r>
      <w:del w:id="190" w:author="Barnard, David - REE-ARS" w:date="2025-04-16T09:46:00Z" w16du:dateUtc="2025-04-16T15:46:00Z">
        <w:r w:rsidR="6D1E5964" w:rsidRPr="002C3867" w:rsidDel="00FD157D">
          <w:rPr>
            <w:sz w:val="24"/>
            <w:szCs w:val="24"/>
            <w:lang w:val="en-US"/>
          </w:rPr>
          <w:delText>In both periods, e</w:delText>
        </w:r>
      </w:del>
      <w:ins w:id="191" w:author="Barnard, David - REE-ARS" w:date="2025-04-16T09:46:00Z" w16du:dateUtc="2025-04-16T15:46:00Z">
        <w:r w:rsidR="00FD157D">
          <w:rPr>
            <w:sz w:val="24"/>
            <w:szCs w:val="24"/>
            <w:lang w:val="en-US"/>
          </w:rPr>
          <w:t>E</w:t>
        </w:r>
      </w:ins>
      <w:r w:rsidR="6D1E5964" w:rsidRPr="002C3867">
        <w:rPr>
          <w:sz w:val="24"/>
          <w:szCs w:val="24"/>
          <w:lang w:val="en-US"/>
        </w:rPr>
        <w:t>xotic plant cover was low</w:t>
      </w:r>
      <w:r w:rsidR="41EAAE3D" w:rsidRPr="002C3867">
        <w:rPr>
          <w:sz w:val="24"/>
          <w:szCs w:val="24"/>
          <w:lang w:val="en-US"/>
        </w:rPr>
        <w:t xml:space="preserve"> (&lt; 1%)</w:t>
      </w:r>
      <w:r w:rsidR="4B491516" w:rsidRPr="002C3867">
        <w:rPr>
          <w:sz w:val="24"/>
          <w:szCs w:val="24"/>
          <w:lang w:val="en-US"/>
        </w:rPr>
        <w:t xml:space="preserve"> and was not significantly affected by treatment. </w:t>
      </w:r>
      <w:del w:id="192" w:author="Barnard, David - REE-ARS" w:date="2025-04-16T09:47:00Z" w16du:dateUtc="2025-04-16T15:47:00Z">
        <w:r w:rsidR="66EEBC54" w:rsidRPr="002C3867" w:rsidDel="00FD157D">
          <w:rPr>
            <w:sz w:val="24"/>
            <w:szCs w:val="24"/>
            <w:lang w:val="en-US"/>
          </w:rPr>
          <w:delText xml:space="preserve">The cover of forbs </w:delText>
        </w:r>
      </w:del>
      <w:del w:id="193" w:author="Barnard, David - REE-ARS" w:date="2025-04-16T09:35:00Z" w16du:dateUtc="2025-04-16T15:35:00Z">
        <w:r w:rsidR="66EEBC54" w:rsidRPr="002C3867" w:rsidDel="00E053D8">
          <w:rPr>
            <w:sz w:val="24"/>
            <w:szCs w:val="24"/>
            <w:lang w:val="en-US"/>
          </w:rPr>
          <w:delText xml:space="preserve">and </w:delText>
        </w:r>
      </w:del>
      <w:del w:id="194" w:author="Barnard, David - REE-ARS" w:date="2025-04-16T09:47:00Z" w16du:dateUtc="2025-04-16T15:47:00Z">
        <w:r w:rsidR="66EEBC54" w:rsidRPr="002C3867" w:rsidDel="00FD157D">
          <w:rPr>
            <w:sz w:val="24"/>
            <w:szCs w:val="24"/>
            <w:lang w:val="en-US"/>
          </w:rPr>
          <w:delText xml:space="preserve">mulch and biochar treatments </w:delText>
        </w:r>
        <w:r w:rsidR="3A2AAAAA" w:rsidRPr="002C3867" w:rsidDel="00FD157D">
          <w:rPr>
            <w:sz w:val="24"/>
            <w:szCs w:val="24"/>
            <w:lang w:val="en-US"/>
          </w:rPr>
          <w:delText>w</w:delText>
        </w:r>
        <w:r w:rsidR="66EEBC54" w:rsidRPr="002C3867" w:rsidDel="00FD157D">
          <w:rPr>
            <w:sz w:val="24"/>
            <w:szCs w:val="24"/>
            <w:lang w:val="en-US"/>
          </w:rPr>
          <w:delText>ere</w:delText>
        </w:r>
        <w:r w:rsidR="3A2AAAAA" w:rsidRPr="002C3867" w:rsidDel="00FD157D">
          <w:rPr>
            <w:sz w:val="24"/>
            <w:szCs w:val="24"/>
            <w:lang w:val="en-US"/>
          </w:rPr>
          <w:delText xml:space="preserve"> consistently higher in 2016</w:delText>
        </w:r>
        <w:r w:rsidR="5E02004D" w:rsidRPr="002C3867" w:rsidDel="00FD157D">
          <w:rPr>
            <w:sz w:val="24"/>
            <w:szCs w:val="24"/>
            <w:lang w:val="en-US"/>
          </w:rPr>
          <w:delText xml:space="preserve"> compared to 2023, but grasses</w:delText>
        </w:r>
        <w:r w:rsidR="1F941EAB" w:rsidRPr="002C3867" w:rsidDel="00FD157D">
          <w:rPr>
            <w:sz w:val="24"/>
            <w:szCs w:val="24"/>
            <w:lang w:val="en-US"/>
          </w:rPr>
          <w:delText xml:space="preserve">, </w:delText>
        </w:r>
        <w:r w:rsidR="5E02004D" w:rsidRPr="002C3867" w:rsidDel="00FD157D">
          <w:rPr>
            <w:sz w:val="24"/>
            <w:szCs w:val="24"/>
            <w:lang w:val="en-US"/>
          </w:rPr>
          <w:delText>shrubs</w:delText>
        </w:r>
        <w:r w:rsidR="1F941EAB" w:rsidRPr="002C3867" w:rsidDel="00FD157D">
          <w:rPr>
            <w:sz w:val="24"/>
            <w:szCs w:val="24"/>
            <w:lang w:val="en-US"/>
          </w:rPr>
          <w:delText>, bare ground, and litter/duff</w:delText>
        </w:r>
        <w:r w:rsidR="5E02004D" w:rsidRPr="002C3867" w:rsidDel="00FD157D">
          <w:rPr>
            <w:sz w:val="24"/>
            <w:szCs w:val="24"/>
            <w:lang w:val="en-US"/>
          </w:rPr>
          <w:delText xml:space="preserve"> had higher cover in 2023 (</w:delText>
        </w:r>
        <w:r w:rsidR="5E02004D" w:rsidRPr="002C3867" w:rsidDel="00FD157D">
          <w:rPr>
            <w:b/>
            <w:bCs/>
            <w:sz w:val="24"/>
            <w:szCs w:val="24"/>
            <w:lang w:val="en-US"/>
          </w:rPr>
          <w:delText>Fig</w:delText>
        </w:r>
        <w:r w:rsidR="31AF8DAD" w:rsidRPr="002C3867" w:rsidDel="00FD157D">
          <w:rPr>
            <w:b/>
            <w:bCs/>
            <w:sz w:val="24"/>
            <w:szCs w:val="24"/>
            <w:lang w:val="en-US"/>
          </w:rPr>
          <w:delText>. S</w:delText>
        </w:r>
        <w:r w:rsidR="619B11FF" w:rsidRPr="002C3867" w:rsidDel="00FD157D">
          <w:rPr>
            <w:b/>
            <w:bCs/>
            <w:sz w:val="24"/>
            <w:szCs w:val="24"/>
            <w:lang w:val="en-US"/>
          </w:rPr>
          <w:delText>1</w:delText>
        </w:r>
        <w:r w:rsidR="31AF8DAD" w:rsidRPr="002C3867" w:rsidDel="00FD157D">
          <w:rPr>
            <w:sz w:val="24"/>
            <w:szCs w:val="24"/>
            <w:lang w:val="en-US"/>
          </w:rPr>
          <w:delText>)</w:delText>
        </w:r>
        <w:r w:rsidR="75B526AA" w:rsidRPr="002C3867" w:rsidDel="00FD157D">
          <w:rPr>
            <w:sz w:val="24"/>
            <w:szCs w:val="24"/>
            <w:lang w:val="en-US"/>
          </w:rPr>
          <w:delText>.</w:delText>
        </w:r>
        <w:r w:rsidR="22053338" w:rsidRPr="002C3867" w:rsidDel="00FD157D">
          <w:rPr>
            <w:sz w:val="24"/>
            <w:szCs w:val="24"/>
            <w:lang w:val="en-US"/>
          </w:rPr>
          <w:delText xml:space="preserve"> For our target species, cover of both increased from 2016 to 202</w:delText>
        </w:r>
        <w:r w:rsidR="1170F7D6" w:rsidRPr="002C3867" w:rsidDel="00FD157D">
          <w:rPr>
            <w:sz w:val="24"/>
            <w:szCs w:val="24"/>
            <w:lang w:val="en-US"/>
          </w:rPr>
          <w:delText xml:space="preserve">3, except for </w:delText>
        </w:r>
        <w:r w:rsidR="1170F7D6" w:rsidRPr="002C3867" w:rsidDel="00FD157D">
          <w:rPr>
            <w:i/>
            <w:iCs/>
            <w:sz w:val="24"/>
            <w:szCs w:val="24"/>
            <w:lang w:val="en-US"/>
          </w:rPr>
          <w:delText>V. scoparium</w:delText>
        </w:r>
        <w:r w:rsidR="1170F7D6" w:rsidRPr="002C3867" w:rsidDel="00FD157D">
          <w:rPr>
            <w:sz w:val="24"/>
            <w:szCs w:val="24"/>
            <w:lang w:val="en-US"/>
          </w:rPr>
          <w:delText xml:space="preserve"> in the mulch treatment, and </w:delText>
        </w:r>
        <w:r w:rsidR="1170F7D6" w:rsidRPr="002C3867" w:rsidDel="00FD157D">
          <w:rPr>
            <w:i/>
            <w:iCs/>
            <w:sz w:val="24"/>
            <w:szCs w:val="24"/>
            <w:lang w:val="en-US"/>
          </w:rPr>
          <w:delText>O. parryi</w:delText>
        </w:r>
        <w:r w:rsidR="1170F7D6" w:rsidRPr="002C3867" w:rsidDel="00FD157D">
          <w:rPr>
            <w:sz w:val="24"/>
            <w:szCs w:val="24"/>
            <w:lang w:val="en-US"/>
          </w:rPr>
          <w:delText xml:space="preserve"> in the </w:delText>
        </w:r>
        <w:r w:rsidR="652C9A79" w:rsidRPr="002C3867" w:rsidDel="00FD157D">
          <w:rPr>
            <w:sz w:val="24"/>
            <w:szCs w:val="24"/>
            <w:lang w:val="en-US"/>
          </w:rPr>
          <w:delText>biochar + mulch treatment (</w:delText>
        </w:r>
        <w:r w:rsidR="652C9A79" w:rsidRPr="002C3867" w:rsidDel="00FD157D">
          <w:rPr>
            <w:b/>
            <w:bCs/>
            <w:sz w:val="24"/>
            <w:szCs w:val="24"/>
            <w:lang w:val="en-US"/>
          </w:rPr>
          <w:delText>Fig. S</w:delText>
        </w:r>
        <w:r w:rsidR="619B11FF" w:rsidRPr="002C3867" w:rsidDel="00FD157D">
          <w:rPr>
            <w:b/>
            <w:bCs/>
            <w:sz w:val="24"/>
            <w:szCs w:val="24"/>
            <w:lang w:val="en-US"/>
          </w:rPr>
          <w:delText>2</w:delText>
        </w:r>
        <w:r w:rsidR="652C9A79" w:rsidRPr="002C3867" w:rsidDel="00FD157D">
          <w:rPr>
            <w:sz w:val="24"/>
            <w:szCs w:val="24"/>
            <w:lang w:val="en-US"/>
          </w:rPr>
          <w:delText>)</w:delText>
        </w:r>
        <w:r w:rsidR="4E602367" w:rsidRPr="002C3867" w:rsidDel="00FD157D">
          <w:rPr>
            <w:sz w:val="24"/>
            <w:szCs w:val="24"/>
            <w:lang w:val="en-US"/>
          </w:rPr>
          <w:delText>.</w:delText>
        </w:r>
        <w:r w:rsidR="75B526AA" w:rsidRPr="002C3867" w:rsidDel="00FD157D">
          <w:rPr>
            <w:sz w:val="24"/>
            <w:szCs w:val="24"/>
            <w:lang w:val="en-US"/>
          </w:rPr>
          <w:delText xml:space="preserve"> </w:delText>
        </w:r>
        <w:r w:rsidR="68B93D6D" w:rsidRPr="002C3867" w:rsidDel="00FD157D">
          <w:rPr>
            <w:sz w:val="24"/>
            <w:szCs w:val="24"/>
            <w:lang w:val="en-US"/>
          </w:rPr>
          <w:delText xml:space="preserve">Decadal treatment effects on soil are fully described in our companion study </w:delText>
        </w:r>
        <w:r w:rsidR="5459D6A1" w:rsidRPr="002C3867" w:rsidDel="00FD157D">
          <w:rPr>
            <w:sz w:val="24"/>
            <w:szCs w:val="24"/>
          </w:rPr>
          <w:fldChar w:fldCharType="begin"/>
        </w:r>
      </w:del>
      <w:r w:rsidR="001B0781">
        <w:rPr>
          <w:sz w:val="24"/>
          <w:szCs w:val="24"/>
        </w:rPr>
        <w:instrText xml:space="preserve"> ADDIN EN.CITE &lt;EndNote&gt;&lt;Cite&gt;&lt;Author&gt;Kaiser&lt;/Author&gt;&lt;Year&gt;2025&lt;/Year&gt;&lt;RecNum&gt;309&lt;/RecNum&gt;&lt;DisplayText&gt;(Kaiser et al., 2025)&lt;/DisplayText&gt;&lt;record&gt;&lt;rec-number&gt;309&lt;/rec-number&gt;&lt;foreign-keys&gt;&lt;key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Management&lt;/full-title&gt;&lt;/periodical&gt;&lt;pages&gt;122359&lt;/pages&gt;&lt;volume&gt;575&lt;/volume&gt;&lt;dates&gt;&lt;year&gt;2025&lt;/year&gt;&lt;/dates&gt;&lt;isbn&gt;0378-1127&lt;/isbn&gt;&lt;urls&gt;&lt;/urls&gt;&lt;/record&gt;&lt;/Cite&gt;&lt;/EndNote&gt;</w:instrText>
      </w:r>
      <w:del w:id="195" w:author="Barnard, David - REE-ARS" w:date="2025-04-16T09:47:00Z" w16du:dateUtc="2025-04-16T15:47:00Z">
        <w:r w:rsidR="5459D6A1" w:rsidRPr="002C3867" w:rsidDel="00FD157D">
          <w:rPr>
            <w:sz w:val="24"/>
            <w:szCs w:val="24"/>
          </w:rPr>
          <w:fldChar w:fldCharType="separate"/>
        </w:r>
      </w:del>
      <w:r w:rsidR="001B0781">
        <w:rPr>
          <w:noProof/>
          <w:sz w:val="24"/>
          <w:szCs w:val="24"/>
        </w:rPr>
        <w:t>(</w:t>
      </w:r>
      <w:hyperlink w:anchor="_ENREF_65" w:tooltip="Kaiser, 2025 #309" w:history="1">
        <w:r w:rsidR="001B0781" w:rsidRPr="001B0781">
          <w:rPr>
            <w:rStyle w:val="Hyperlink"/>
          </w:rPr>
          <w:t>Kaiser et al., 2025</w:t>
        </w:r>
      </w:hyperlink>
      <w:r w:rsidR="001B0781">
        <w:rPr>
          <w:noProof/>
          <w:sz w:val="24"/>
          <w:szCs w:val="24"/>
        </w:rPr>
        <w:t>)</w:t>
      </w:r>
      <w:del w:id="196" w:author="Barnard, David - REE-ARS" w:date="2025-04-16T09:47:00Z" w16du:dateUtc="2025-04-16T15:47:00Z">
        <w:r w:rsidR="5459D6A1" w:rsidRPr="002C3867" w:rsidDel="00FD157D">
          <w:rPr>
            <w:sz w:val="24"/>
            <w:szCs w:val="24"/>
          </w:rPr>
          <w:fldChar w:fldCharType="end"/>
        </w:r>
        <w:r w:rsidR="68B93D6D" w:rsidRPr="002C3867" w:rsidDel="00FD157D">
          <w:rPr>
            <w:sz w:val="24"/>
            <w:szCs w:val="24"/>
            <w:lang w:val="en-US"/>
          </w:rPr>
          <w:delText xml:space="preserve"> and immediate post-treatment effects were reported by Rhoades et al</w:delText>
        </w:r>
        <w:r w:rsidR="4E602367" w:rsidRPr="002C3867" w:rsidDel="00FD157D">
          <w:rPr>
            <w:sz w:val="24"/>
            <w:szCs w:val="24"/>
            <w:lang w:val="en-US"/>
          </w:rPr>
          <w:delText>.,</w:delText>
        </w:r>
        <w:r w:rsidR="68B93D6D" w:rsidRPr="002C3867" w:rsidDel="00FD157D">
          <w:rPr>
            <w:sz w:val="24"/>
            <w:szCs w:val="24"/>
            <w:lang w:val="en-US"/>
          </w:rPr>
          <w:delText xml:space="preserve"> </w:delText>
        </w:r>
        <w:r w:rsidR="5459D6A1" w:rsidRPr="002C3867" w:rsidDel="00FD157D">
          <w:rPr>
            <w:sz w:val="24"/>
            <w:szCs w:val="24"/>
          </w:rPr>
          <w:fldChar w:fldCharType="begin"/>
        </w:r>
        <w:r w:rsidR="5459D6A1" w:rsidRPr="002C3867" w:rsidDel="00FD157D">
          <w:rPr>
            <w:sz w:val="24"/>
            <w:szCs w:val="24"/>
          </w:rPr>
          <w:delInstrText xml:space="preserve"> ADDIN EN.CITE &lt;EndNote&gt;&lt;Cite ExcludeAuth="1"&gt;&lt;Author&gt;Rhoades&lt;/Author&gt;&lt;Year&gt;2017&lt;/Year&gt;&lt;RecNum&gt;308&lt;/RecNum&gt;&lt;DisplayText&gt;(2017)&lt;/DisplayText&gt;&lt;record&gt;&lt;rec-number&gt;308&lt;/rec-number&gt;&lt;foreign-keys&gt;&lt;key app="EN" db-id="psp5wa0pi9f5weevsxkxzdekszp2z090pt9e" timestamp="1733423712"&gt;308&lt;/key&gt;&lt;/foreign-keys&gt;&lt;ref-type name="Journal Article"&gt;17&lt;/ref-type&gt;&lt;contributors&gt;&lt;authors&gt;&lt;author&gt;Rhoades, Charles C&lt;/author&gt;&lt;author&gt;Minatre, Kerri L&lt;/author&gt;&lt;author&gt;Pierson, Derek N&lt;/author&gt;&lt;author&gt;Fegel, Timothy S&lt;/author&gt;&lt;author&gt;Cotrufo, M Francesca&lt;/author&gt;&lt;author&gt;Kelly, Eugene F&lt;/author&gt;&lt;/authors&gt;&lt;/contributors&gt;&lt;titles&gt;&lt;title&gt;Examining the Potential of Forest Residue</w:delInstrText>
        </w:r>
        <w:r w:rsidR="5459D6A1" w:rsidRPr="002C3867" w:rsidDel="00FD157D">
          <w:rPr>
            <w:rFonts w:ascii="Cambria Math" w:hAnsi="Cambria Math" w:cs="Cambria Math"/>
            <w:sz w:val="24"/>
            <w:szCs w:val="24"/>
          </w:rPr>
          <w:delInstrText>‐</w:delInstrText>
        </w:r>
        <w:r w:rsidR="5459D6A1" w:rsidRPr="002C3867" w:rsidDel="00FD157D">
          <w:rPr>
            <w:sz w:val="24"/>
            <w:szCs w:val="24"/>
          </w:rPr>
          <w:delInstrText>Based Amendments for Post</w:delInstrText>
        </w:r>
        <w:r w:rsidR="5459D6A1" w:rsidRPr="002C3867" w:rsidDel="00FD157D">
          <w:rPr>
            <w:rFonts w:ascii="Cambria Math" w:hAnsi="Cambria Math" w:cs="Cambria Math"/>
            <w:sz w:val="24"/>
            <w:szCs w:val="24"/>
          </w:rPr>
          <w:delInstrText>‐</w:delInstrText>
        </w:r>
        <w:r w:rsidR="5459D6A1" w:rsidRPr="002C3867" w:rsidDel="00FD157D">
          <w:rPr>
            <w:sz w:val="24"/>
            <w:szCs w:val="24"/>
          </w:rPr>
          <w:delInstrText>Wildfire Rehabilitation in Colorado, USA&lt;/title&gt;&lt;secondary-title&gt;Scientifica&lt;/secondary-title&gt;&lt;/titles&gt;&lt;periodical&gt;&lt;full-title&gt;Scientifica&lt;/full-title&gt;&lt;/periodical&gt;&lt;pages&gt;4758316&lt;/pages&gt;&lt;volume&gt;2017&lt;/volume&gt;&lt;number&gt;1&lt;/number&gt;&lt;dates&gt;&lt;year&gt;2017&lt;/year&gt;&lt;/dates&gt;&lt;isbn&gt;2090-908X&lt;/isbn&gt;&lt;urls&gt;&lt;/urls&gt;&lt;/record&gt;&lt;/Cite&gt;&lt;/EndNote&gt;</w:delInstrText>
        </w:r>
        <w:r w:rsidR="5459D6A1" w:rsidRPr="002C3867" w:rsidDel="00FD157D">
          <w:rPr>
            <w:sz w:val="24"/>
            <w:szCs w:val="24"/>
          </w:rPr>
          <w:fldChar w:fldCharType="separate"/>
        </w:r>
        <w:r w:rsidR="68B93D6D" w:rsidRPr="002C3867" w:rsidDel="00FD157D">
          <w:rPr>
            <w:noProof/>
            <w:sz w:val="24"/>
            <w:szCs w:val="24"/>
            <w:lang w:val="en-US"/>
          </w:rPr>
          <w:delText>(</w:delText>
        </w:r>
      </w:del>
      <w:hyperlink w:anchor="_ENREF_113" w:tooltip="Rhoades, 2017 #308" w:history="1">
        <w:r w:rsidR="001B0781" w:rsidRPr="001B0781">
          <w:rPr>
            <w:rStyle w:val="Hyperlink"/>
          </w:rPr>
          <w:t>2017</w:t>
        </w:r>
      </w:hyperlink>
      <w:del w:id="197" w:author="Barnard, David - REE-ARS" w:date="2025-04-16T09:47:00Z" w16du:dateUtc="2025-04-16T15:47:00Z">
        <w:r w:rsidR="68B93D6D" w:rsidRPr="002C3867" w:rsidDel="00FD157D">
          <w:rPr>
            <w:noProof/>
            <w:sz w:val="24"/>
            <w:szCs w:val="24"/>
            <w:lang w:val="en-US"/>
          </w:rPr>
          <w:delText>)</w:delText>
        </w:r>
        <w:r w:rsidR="5459D6A1" w:rsidRPr="002C3867" w:rsidDel="00FD157D">
          <w:rPr>
            <w:sz w:val="24"/>
            <w:szCs w:val="24"/>
          </w:rPr>
          <w:fldChar w:fldCharType="end"/>
        </w:r>
        <w:r w:rsidR="68B93D6D" w:rsidRPr="002C3867" w:rsidDel="00FD157D">
          <w:rPr>
            <w:sz w:val="24"/>
            <w:szCs w:val="24"/>
            <w:lang w:val="en-US"/>
          </w:rPr>
          <w:delText xml:space="preserve">. Briefly, immediately after treatment, biochar was associated with high plant available N, but </w:delText>
        </w:r>
        <w:r w:rsidR="4C772A35" w:rsidRPr="002C3867" w:rsidDel="00FD157D">
          <w:rPr>
            <w:sz w:val="24"/>
            <w:szCs w:val="24"/>
            <w:lang w:val="en-US"/>
          </w:rPr>
          <w:delText xml:space="preserve">nine </w:delText>
        </w:r>
        <w:r w:rsidR="68B93D6D" w:rsidRPr="002C3867" w:rsidDel="00FD157D">
          <w:rPr>
            <w:sz w:val="24"/>
            <w:szCs w:val="24"/>
            <w:lang w:val="en-US"/>
          </w:rPr>
          <w:delText>years later, that effect seems to have dissipated, and now DOC, DON, TDN and cation concentrations were most strongly associated with biochar amendments</w:delText>
        </w:r>
        <w:r w:rsidR="27360A4F" w:rsidRPr="002C3867" w:rsidDel="00FD157D">
          <w:rPr>
            <w:sz w:val="24"/>
            <w:szCs w:val="24"/>
            <w:lang w:val="en-US"/>
          </w:rPr>
          <w:delText xml:space="preserve">. </w:delText>
        </w:r>
      </w:del>
      <w:del w:id="198" w:author="Barnard, David - REE-ARS" w:date="2025-04-16T09:48:00Z" w16du:dateUtc="2025-04-16T15:48:00Z">
        <w:r w:rsidR="27360A4F" w:rsidRPr="002C3867" w:rsidDel="00ED0845">
          <w:rPr>
            <w:sz w:val="24"/>
            <w:szCs w:val="24"/>
            <w:lang w:val="en-US"/>
          </w:rPr>
          <w:delText>In 2023 m</w:delText>
        </w:r>
      </w:del>
      <w:ins w:id="199" w:author="Barnard, David - REE-ARS" w:date="2025-04-16T09:48:00Z" w16du:dateUtc="2025-04-16T15:48:00Z">
        <w:r w:rsidR="00ED0845">
          <w:rPr>
            <w:sz w:val="24"/>
            <w:szCs w:val="24"/>
            <w:lang w:val="en-US"/>
          </w:rPr>
          <w:t>M</w:t>
        </w:r>
      </w:ins>
      <w:r w:rsidR="68B93D6D" w:rsidRPr="002C3867">
        <w:rPr>
          <w:sz w:val="24"/>
          <w:szCs w:val="24"/>
          <w:lang w:val="en-US"/>
        </w:rPr>
        <w:t>ulch</w:t>
      </w:r>
      <w:ins w:id="200" w:author="Barnard, David - REE-ARS" w:date="2025-04-16T09:48:00Z" w16du:dateUtc="2025-04-16T15:48:00Z">
        <w:r w:rsidR="000B0399">
          <w:rPr>
            <w:sz w:val="24"/>
            <w:szCs w:val="24"/>
            <w:lang w:val="en-US"/>
          </w:rPr>
          <w:t xml:space="preserve"> treatments</w:t>
        </w:r>
      </w:ins>
      <w:r w:rsidR="68B93D6D" w:rsidRPr="002C3867">
        <w:rPr>
          <w:sz w:val="24"/>
          <w:szCs w:val="24"/>
          <w:lang w:val="en-US"/>
        </w:rPr>
        <w:t xml:space="preserve"> w</w:t>
      </w:r>
      <w:del w:id="201" w:author="Barnard, David - REE-ARS" w:date="2025-04-16T09:48:00Z" w16du:dateUtc="2025-04-16T15:48:00Z">
        <w:r w:rsidR="68B93D6D" w:rsidRPr="002C3867" w:rsidDel="000B0399">
          <w:rPr>
            <w:sz w:val="24"/>
            <w:szCs w:val="24"/>
            <w:lang w:val="en-US"/>
          </w:rPr>
          <w:delText>as</w:delText>
        </w:r>
      </w:del>
      <w:ins w:id="202" w:author="Barnard, David - REE-ARS" w:date="2025-04-16T09:48:00Z" w16du:dateUtc="2025-04-16T15:48:00Z">
        <w:r w:rsidR="000B0399">
          <w:rPr>
            <w:sz w:val="24"/>
            <w:szCs w:val="24"/>
            <w:lang w:val="en-US"/>
          </w:rPr>
          <w:t>ere</w:t>
        </w:r>
      </w:ins>
      <w:r w:rsidR="68B93D6D" w:rsidRPr="002C3867">
        <w:rPr>
          <w:sz w:val="24"/>
          <w:szCs w:val="24"/>
          <w:lang w:val="en-US"/>
        </w:rPr>
        <w:t xml:space="preserve"> associated with lower relative abundances of ectomycorrhizal fungi and putative nitrifiers, and higher VWC and PO</w:t>
      </w:r>
      <w:r w:rsidR="68B93D6D" w:rsidRPr="002C3867">
        <w:rPr>
          <w:sz w:val="24"/>
          <w:szCs w:val="24"/>
          <w:vertAlign w:val="subscript"/>
          <w:lang w:val="en-US"/>
        </w:rPr>
        <w:t>4</w:t>
      </w:r>
      <w:r w:rsidR="6A399AF4" w:rsidRPr="002C3867">
        <w:rPr>
          <w:sz w:val="24"/>
          <w:szCs w:val="24"/>
          <w:vertAlign w:val="superscript"/>
          <w:lang w:val="en-US"/>
        </w:rPr>
        <w:t>+</w:t>
      </w:r>
      <w:r w:rsidR="68B93D6D" w:rsidRPr="002C3867">
        <w:rPr>
          <w:sz w:val="24"/>
          <w:szCs w:val="24"/>
          <w:lang w:val="en-US"/>
        </w:rPr>
        <w:t xml:space="preserve"> (</w:t>
      </w:r>
      <w:r w:rsidR="2BC81F93" w:rsidRPr="002C3867">
        <w:rPr>
          <w:b/>
          <w:bCs/>
          <w:sz w:val="24"/>
          <w:szCs w:val="24"/>
          <w:lang w:val="en-US"/>
        </w:rPr>
        <w:t xml:space="preserve">Fig. </w:t>
      </w:r>
      <w:r w:rsidR="68B93D6D" w:rsidRPr="002C3867">
        <w:rPr>
          <w:b/>
          <w:bCs/>
          <w:sz w:val="24"/>
          <w:szCs w:val="24"/>
          <w:lang w:val="en-US"/>
        </w:rPr>
        <w:t>S</w:t>
      </w:r>
      <w:r w:rsidR="5EC5F5FB" w:rsidRPr="002C3867">
        <w:rPr>
          <w:b/>
          <w:bCs/>
          <w:sz w:val="24"/>
          <w:szCs w:val="24"/>
          <w:lang w:val="en-US"/>
        </w:rPr>
        <w:t>3</w:t>
      </w:r>
      <w:r w:rsidR="68B93D6D" w:rsidRPr="002C3867">
        <w:rPr>
          <w:sz w:val="24"/>
          <w:szCs w:val="24"/>
          <w:lang w:val="en-US"/>
        </w:rPr>
        <w:t>).</w:t>
      </w:r>
      <w:r w:rsidR="21CDF6A3" w:rsidRPr="002C3867">
        <w:rPr>
          <w:sz w:val="24"/>
          <w:szCs w:val="24"/>
          <w:lang w:val="en-US"/>
        </w:rPr>
        <w:t xml:space="preserve"> Across treatments, </w:t>
      </w:r>
      <w:r w:rsidR="20351E6E" w:rsidRPr="002C3867">
        <w:rPr>
          <w:sz w:val="24"/>
          <w:szCs w:val="24"/>
          <w:lang w:val="en-US"/>
        </w:rPr>
        <w:t>NO</w:t>
      </w:r>
      <w:r w:rsidR="20351E6E" w:rsidRPr="002C3867">
        <w:rPr>
          <w:sz w:val="24"/>
          <w:szCs w:val="24"/>
          <w:vertAlign w:val="subscript"/>
          <w:lang w:val="en-US"/>
        </w:rPr>
        <w:t>3</w:t>
      </w:r>
      <w:r w:rsidR="20351E6E" w:rsidRPr="002C3867">
        <w:rPr>
          <w:sz w:val="24"/>
          <w:szCs w:val="24"/>
          <w:vertAlign w:val="superscript"/>
          <w:lang w:val="en-US"/>
        </w:rPr>
        <w:t>-</w:t>
      </w:r>
      <w:r w:rsidR="20351E6E" w:rsidRPr="002C3867">
        <w:rPr>
          <w:sz w:val="24"/>
          <w:szCs w:val="24"/>
          <w:lang w:val="en-US"/>
        </w:rPr>
        <w:t xml:space="preserve"> comprised ~90% of DIN</w:t>
      </w:r>
      <w:r w:rsidR="55611F98" w:rsidRPr="002C3867">
        <w:rPr>
          <w:sz w:val="24"/>
          <w:szCs w:val="24"/>
          <w:lang w:val="en-US"/>
        </w:rPr>
        <w:t>, was lowes</w:t>
      </w:r>
      <w:r w:rsidR="0FFA18EF" w:rsidRPr="002C3867">
        <w:rPr>
          <w:sz w:val="24"/>
          <w:szCs w:val="24"/>
          <w:lang w:val="en-US"/>
        </w:rPr>
        <w:t>t in the 0-5 cm soil samples in plots with biochar (</w:t>
      </w:r>
      <w:r w:rsidR="3D02357A" w:rsidRPr="002C3867">
        <w:rPr>
          <w:sz w:val="24"/>
          <w:szCs w:val="24"/>
          <w:lang w:val="en-US"/>
        </w:rPr>
        <w:t xml:space="preserve">6 and 8% for biochar and biochar + mulch, respectively), was highest (22%) at the 5-15 cm depth in the mulch </w:t>
      </w:r>
      <w:r w:rsidR="3BA8AD4A" w:rsidRPr="002C3867">
        <w:rPr>
          <w:sz w:val="24"/>
          <w:szCs w:val="24"/>
          <w:lang w:val="en-US"/>
        </w:rPr>
        <w:t>treatments and</w:t>
      </w:r>
      <w:r w:rsidR="63B7AF11" w:rsidRPr="002C3867">
        <w:rPr>
          <w:sz w:val="24"/>
          <w:szCs w:val="24"/>
          <w:lang w:val="en-US"/>
        </w:rPr>
        <w:t xml:space="preserve"> was ~10% for the remaining treatments</w:t>
      </w:r>
      <w:r w:rsidR="3D02357A" w:rsidRPr="002C3867">
        <w:rPr>
          <w:sz w:val="24"/>
          <w:szCs w:val="24"/>
          <w:lang w:val="en-US"/>
        </w:rPr>
        <w:t>.</w:t>
      </w:r>
      <w:r w:rsidR="12BA4E43" w:rsidRPr="002C3867">
        <w:rPr>
          <w:sz w:val="24"/>
          <w:szCs w:val="24"/>
          <w:lang w:val="en-US"/>
        </w:rPr>
        <w:t xml:space="preserve"> Total dissolved </w:t>
      </w:r>
      <w:r w:rsidR="000D3585">
        <w:rPr>
          <w:sz w:val="24"/>
          <w:szCs w:val="24"/>
          <w:lang w:val="en-US"/>
        </w:rPr>
        <w:t>N</w:t>
      </w:r>
      <w:r w:rsidR="12BA4E43" w:rsidRPr="002C3867">
        <w:rPr>
          <w:sz w:val="24"/>
          <w:szCs w:val="24"/>
          <w:lang w:val="en-US"/>
        </w:rPr>
        <w:t xml:space="preserve"> was </w:t>
      </w:r>
      <w:r w:rsidR="066428A4" w:rsidRPr="002C3867">
        <w:rPr>
          <w:sz w:val="24"/>
          <w:szCs w:val="24"/>
          <w:lang w:val="en-US"/>
        </w:rPr>
        <w:t>mostly inorganic N</w:t>
      </w:r>
      <w:r w:rsidR="4BB1E351" w:rsidRPr="002C3867">
        <w:rPr>
          <w:sz w:val="24"/>
          <w:szCs w:val="24"/>
          <w:lang w:val="en-US"/>
        </w:rPr>
        <w:t xml:space="preserve"> forms</w:t>
      </w:r>
      <w:r w:rsidR="066428A4" w:rsidRPr="002C3867">
        <w:rPr>
          <w:sz w:val="24"/>
          <w:szCs w:val="24"/>
          <w:lang w:val="en-US"/>
        </w:rPr>
        <w:t xml:space="preserve">, with DIN making up </w:t>
      </w:r>
      <w:r w:rsidR="7EBE08EF" w:rsidRPr="002C3867">
        <w:rPr>
          <w:sz w:val="24"/>
          <w:szCs w:val="24"/>
          <w:lang w:val="en-US"/>
        </w:rPr>
        <w:t>8-46% of TDN</w:t>
      </w:r>
      <w:del w:id="203" w:author="Barnard, David - REE-ARS" w:date="2025-04-30T09:47:00Z" w16du:dateUtc="2025-04-30T15:47:00Z">
        <w:r w:rsidR="7EBE08EF" w:rsidRPr="002C3867" w:rsidDel="002A3DA0">
          <w:rPr>
            <w:sz w:val="24"/>
            <w:szCs w:val="24"/>
            <w:lang w:val="en-US"/>
          </w:rPr>
          <w:delText>, being</w:delText>
        </w:r>
      </w:del>
      <w:ins w:id="204" w:author="Barnard, David - REE-ARS" w:date="2025-04-30T09:47:00Z" w16du:dateUtc="2025-04-30T15:47:00Z">
        <w:r w:rsidR="002A3DA0" w:rsidRPr="002C3867">
          <w:rPr>
            <w:sz w:val="24"/>
            <w:szCs w:val="24"/>
            <w:lang w:val="en-US"/>
          </w:rPr>
          <w:t>,</w:t>
        </w:r>
      </w:ins>
      <w:r w:rsidR="7EBE08EF" w:rsidRPr="002C3867">
        <w:rPr>
          <w:sz w:val="24"/>
          <w:szCs w:val="24"/>
          <w:lang w:val="en-US"/>
        </w:rPr>
        <w:t xml:space="preserve"> highest in biochar treatment, and lowest in </w:t>
      </w:r>
      <w:proofErr w:type="gramStart"/>
      <w:r w:rsidR="7EBE08EF" w:rsidRPr="002C3867">
        <w:rPr>
          <w:sz w:val="24"/>
          <w:szCs w:val="24"/>
          <w:lang w:val="en-US"/>
        </w:rPr>
        <w:t>the control</w:t>
      </w:r>
      <w:proofErr w:type="gramEnd"/>
      <w:r w:rsidR="7EBE08EF" w:rsidRPr="002C3867">
        <w:rPr>
          <w:sz w:val="24"/>
          <w:szCs w:val="24"/>
          <w:lang w:val="en-US"/>
        </w:rPr>
        <w:t xml:space="preserve"> treatment. </w:t>
      </w:r>
      <w:del w:id="205" w:author="Barnard, David - REE-ARS" w:date="2025-04-29T12:11:00Z" w16du:dateUtc="2025-04-29T18:11:00Z">
        <w:r w:rsidR="16AB7EF3" w:rsidRPr="002C3867" w:rsidDel="00C41510">
          <w:rPr>
            <w:sz w:val="24"/>
            <w:szCs w:val="24"/>
            <w:lang w:val="en-US"/>
          </w:rPr>
          <w:delText xml:space="preserve">In multivariate space, there was only </w:delText>
        </w:r>
        <w:commentRangeStart w:id="206"/>
        <w:r w:rsidR="16AB7EF3" w:rsidRPr="002C3867" w:rsidDel="00C41510">
          <w:rPr>
            <w:sz w:val="24"/>
            <w:szCs w:val="24"/>
            <w:lang w:val="en-US"/>
          </w:rPr>
          <w:delText xml:space="preserve">marginal separation </w:delText>
        </w:r>
        <w:commentRangeEnd w:id="206"/>
        <w:r w:rsidR="0072481F" w:rsidDel="00C41510">
          <w:rPr>
            <w:rStyle w:val="CommentReference"/>
          </w:rPr>
          <w:commentReference w:id="206"/>
        </w:r>
        <w:r w:rsidR="16AB7EF3" w:rsidRPr="002C3867" w:rsidDel="00C41510">
          <w:rPr>
            <w:sz w:val="24"/>
            <w:szCs w:val="24"/>
            <w:lang w:val="en-US"/>
          </w:rPr>
          <w:delText>in soil chemistry variables</w:delText>
        </w:r>
        <w:r w:rsidR="50CA1E59" w:rsidRPr="002C3867" w:rsidDel="00C41510">
          <w:rPr>
            <w:sz w:val="24"/>
            <w:szCs w:val="24"/>
            <w:lang w:val="en-US"/>
          </w:rPr>
          <w:delText xml:space="preserve"> among treatments</w:delText>
        </w:r>
        <w:r w:rsidR="4405EB7D" w:rsidRPr="002C3867" w:rsidDel="00C41510">
          <w:rPr>
            <w:sz w:val="24"/>
            <w:szCs w:val="24"/>
            <w:lang w:val="en-US"/>
          </w:rPr>
          <w:delText xml:space="preserve"> in the 2023 sampling (</w:delText>
        </w:r>
        <w:r w:rsidR="4405EB7D" w:rsidRPr="002C3867" w:rsidDel="00C41510">
          <w:rPr>
            <w:b/>
            <w:bCs/>
            <w:sz w:val="24"/>
            <w:szCs w:val="24"/>
            <w:lang w:val="en-US"/>
          </w:rPr>
          <w:delText>Fig. S</w:delText>
        </w:r>
        <w:r w:rsidR="5EC5F5FB" w:rsidRPr="002C3867" w:rsidDel="00C41510">
          <w:rPr>
            <w:b/>
            <w:bCs/>
            <w:sz w:val="24"/>
            <w:szCs w:val="24"/>
            <w:lang w:val="en-US"/>
          </w:rPr>
          <w:delText>4</w:delText>
        </w:r>
        <w:r w:rsidR="4405EB7D" w:rsidRPr="002C3867" w:rsidDel="00C41510">
          <w:rPr>
            <w:sz w:val="24"/>
            <w:szCs w:val="24"/>
            <w:lang w:val="en-US"/>
          </w:rPr>
          <w:delText>)</w:delText>
        </w:r>
        <w:r w:rsidR="4E602367" w:rsidRPr="002C3867" w:rsidDel="00C41510">
          <w:rPr>
            <w:sz w:val="24"/>
            <w:szCs w:val="24"/>
            <w:lang w:val="en-US"/>
          </w:rPr>
          <w:delText>.</w:delText>
        </w:r>
      </w:del>
    </w:p>
    <w:p w14:paraId="58E0515C" w14:textId="6769DA4A" w:rsidR="00AC4332" w:rsidRPr="002C3867" w:rsidRDefault="73D38AB4" w:rsidP="00AC4332">
      <w:pPr>
        <w:pStyle w:val="NormalWeb"/>
        <w:rPr>
          <w:rFonts w:ascii="Arial" w:hAnsi="Arial" w:cs="Arial"/>
        </w:rPr>
      </w:pPr>
      <w:r w:rsidRPr="002C3867">
        <w:rPr>
          <w:rFonts w:ascii="Arial" w:hAnsi="Arial" w:cs="Arial"/>
          <w:noProof/>
        </w:rPr>
        <w:drawing>
          <wp:inline distT="0" distB="0" distL="0" distR="0" wp14:anchorId="409958D0" wp14:editId="0BB93A23">
            <wp:extent cx="5943600" cy="2800350"/>
            <wp:effectExtent l="0" t="0" r="0" b="0"/>
            <wp:docPr id="183652564" name="Picture 18365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2DE19F71" w14:textId="34C71AE3" w:rsidR="00A4687F" w:rsidRPr="00191A08" w:rsidRDefault="68B93D6D" w:rsidP="00292F89">
      <w:pPr>
        <w:spacing w:line="240" w:lineRule="auto"/>
      </w:pPr>
      <w:r w:rsidRPr="00191A08">
        <w:rPr>
          <w:b/>
          <w:bCs/>
        </w:rPr>
        <w:t>Figure 2</w:t>
      </w:r>
      <w:r w:rsidRPr="00191A08">
        <w:t xml:space="preserve">. </w:t>
      </w:r>
      <w:r w:rsidRPr="00191A08">
        <w:rPr>
          <w:i/>
          <w:iCs/>
        </w:rPr>
        <w:t xml:space="preserve">Treatment and year effects on the plant community (a), treatment effects on bacterial/archaeal (b) and fungal (c) communities in 2023 at 0-5 cm depths. </w:t>
      </w:r>
    </w:p>
    <w:p w14:paraId="2DE19F72" w14:textId="3B7B648E" w:rsidR="00A4687F" w:rsidRPr="002C3867" w:rsidRDefault="009D0AF7" w:rsidP="001D5D55">
      <w:pPr>
        <w:pStyle w:val="Heading2"/>
        <w:rPr>
          <w:rFonts w:ascii="Arial" w:hAnsi="Arial"/>
        </w:rPr>
      </w:pPr>
      <w:r w:rsidRPr="002C3867">
        <w:rPr>
          <w:rFonts w:ascii="Arial" w:hAnsi="Arial"/>
        </w:rPr>
        <w:lastRenderedPageBreak/>
        <w:t xml:space="preserve">3.2. </w:t>
      </w:r>
      <w:r w:rsidR="008A1822" w:rsidRPr="002C3867">
        <w:rPr>
          <w:rFonts w:ascii="Arial" w:hAnsi="Arial"/>
        </w:rPr>
        <w:t>Direct t</w:t>
      </w:r>
      <w:r w:rsidR="00E45E33" w:rsidRPr="002C3867">
        <w:rPr>
          <w:rFonts w:ascii="Arial" w:hAnsi="Arial"/>
        </w:rPr>
        <w:t>reatment effects on plant functional traits</w:t>
      </w:r>
    </w:p>
    <w:p w14:paraId="2DE19F74" w14:textId="74CD2C47" w:rsidR="00A4687F" w:rsidRPr="002C3867" w:rsidRDefault="68B93D6D" w:rsidP="5459D6A1">
      <w:pPr>
        <w:spacing w:line="360" w:lineRule="auto"/>
        <w:rPr>
          <w:sz w:val="24"/>
          <w:szCs w:val="24"/>
          <w:lang w:val="en-US"/>
        </w:rPr>
      </w:pPr>
      <w:r w:rsidRPr="002C3867">
        <w:rPr>
          <w:sz w:val="24"/>
          <w:szCs w:val="24"/>
          <w:lang w:val="en-US"/>
        </w:rPr>
        <w:t>Plant functional traits varied inconsistently among species and treatments (</w:t>
      </w:r>
      <w:r w:rsidRPr="002C3867">
        <w:rPr>
          <w:b/>
          <w:bCs/>
          <w:sz w:val="24"/>
          <w:szCs w:val="24"/>
          <w:lang w:val="en-US"/>
        </w:rPr>
        <w:t>Fig</w:t>
      </w:r>
      <w:r w:rsidR="6436470E" w:rsidRPr="002C3867">
        <w:rPr>
          <w:b/>
          <w:bCs/>
          <w:sz w:val="24"/>
          <w:szCs w:val="24"/>
          <w:lang w:val="en-US"/>
        </w:rPr>
        <w:t>.</w:t>
      </w:r>
      <w:r w:rsidRPr="002C3867">
        <w:rPr>
          <w:b/>
          <w:bCs/>
          <w:sz w:val="24"/>
          <w:szCs w:val="24"/>
          <w:lang w:val="en-US"/>
        </w:rPr>
        <w:t xml:space="preserve"> 3</w:t>
      </w:r>
      <w:r w:rsidRPr="002C3867">
        <w:rPr>
          <w:sz w:val="24"/>
          <w:szCs w:val="24"/>
          <w:lang w:val="en-US"/>
        </w:rPr>
        <w:t xml:space="preserve">). </w:t>
      </w:r>
      <w:r w:rsidR="464FAA5A" w:rsidRPr="002C3867">
        <w:rPr>
          <w:sz w:val="24"/>
          <w:szCs w:val="24"/>
          <w:lang w:val="en-US"/>
        </w:rPr>
        <w:t xml:space="preserve">There was less variability </w:t>
      </w:r>
      <w:r w:rsidR="13B53010" w:rsidRPr="002C3867">
        <w:rPr>
          <w:sz w:val="24"/>
          <w:szCs w:val="24"/>
          <w:lang w:val="en-US"/>
        </w:rPr>
        <w:t>with</w:t>
      </w:r>
      <w:r w:rsidR="26D23154" w:rsidRPr="002C3867">
        <w:rPr>
          <w:sz w:val="24"/>
          <w:szCs w:val="24"/>
          <w:lang w:val="en-US"/>
        </w:rPr>
        <w:t>in</w:t>
      </w:r>
      <w:r w:rsidR="464FAA5A" w:rsidRPr="002C3867">
        <w:rPr>
          <w:sz w:val="24"/>
          <w:szCs w:val="24"/>
          <w:lang w:val="en-US"/>
        </w:rPr>
        <w:t xml:space="preserve"> treatments (</w:t>
      </w:r>
      <w:r w:rsidR="13B53010" w:rsidRPr="002C3867">
        <w:rPr>
          <w:sz w:val="24"/>
          <w:szCs w:val="24"/>
          <w:lang w:val="en-US"/>
        </w:rPr>
        <w:t>i</w:t>
      </w:r>
      <w:r w:rsidRPr="002C3867">
        <w:rPr>
          <w:sz w:val="24"/>
          <w:szCs w:val="24"/>
          <w:lang w:val="en-US"/>
        </w:rPr>
        <w:t>ntraspecific variation</w:t>
      </w:r>
      <w:r w:rsidR="13B53010" w:rsidRPr="002C3867">
        <w:rPr>
          <w:sz w:val="24"/>
          <w:szCs w:val="24"/>
          <w:lang w:val="en-US"/>
        </w:rPr>
        <w:t>) than among species (interspecific variation)</w:t>
      </w:r>
      <w:r w:rsidR="26D23154" w:rsidRPr="002C3867">
        <w:rPr>
          <w:sz w:val="24"/>
          <w:szCs w:val="24"/>
          <w:lang w:val="en-US"/>
        </w:rPr>
        <w:t xml:space="preserve"> for LDMC, with the converse being true for SLA and height</w:t>
      </w:r>
      <w:r w:rsidR="4E867A96" w:rsidRPr="002C3867">
        <w:rPr>
          <w:sz w:val="24"/>
          <w:szCs w:val="24"/>
          <w:lang w:val="en-US"/>
        </w:rPr>
        <w:t xml:space="preserve">. </w:t>
      </w:r>
      <w:r w:rsidRPr="002C3867">
        <w:rPr>
          <w:sz w:val="24"/>
          <w:szCs w:val="24"/>
          <w:lang w:val="en-US"/>
        </w:rPr>
        <w:t xml:space="preserve">All three traits exhibited similar levels of intraspecific trait variation among </w:t>
      </w:r>
      <w:r w:rsidR="4E602367" w:rsidRPr="002C3867">
        <w:rPr>
          <w:sz w:val="24"/>
          <w:szCs w:val="24"/>
          <w:lang w:val="en-US"/>
        </w:rPr>
        <w:t xml:space="preserve">the two </w:t>
      </w:r>
      <w:r w:rsidRPr="002C3867">
        <w:rPr>
          <w:sz w:val="24"/>
          <w:szCs w:val="24"/>
          <w:lang w:val="en-US"/>
        </w:rPr>
        <w:t xml:space="preserve">species. The </w:t>
      </w:r>
      <w:proofErr w:type="gramStart"/>
      <w:r w:rsidRPr="002C3867">
        <w:rPr>
          <w:sz w:val="24"/>
          <w:szCs w:val="24"/>
          <w:lang w:val="en-US"/>
        </w:rPr>
        <w:t>coefficient of</w:t>
      </w:r>
      <w:proofErr w:type="gramEnd"/>
      <w:r w:rsidRPr="002C3867">
        <w:rPr>
          <w:sz w:val="24"/>
          <w:szCs w:val="24"/>
          <w:lang w:val="en-US"/>
        </w:rPr>
        <w:t xml:space="preserve"> variation for LDMC was 10.6% for </w:t>
      </w:r>
      <w:r w:rsidRPr="002C3867">
        <w:rPr>
          <w:i/>
          <w:iCs/>
          <w:sz w:val="24"/>
          <w:szCs w:val="24"/>
          <w:lang w:val="en-US"/>
        </w:rPr>
        <w:t>O. parryi</w:t>
      </w:r>
      <w:r w:rsidRPr="002C3867">
        <w:rPr>
          <w:sz w:val="24"/>
          <w:szCs w:val="24"/>
          <w:lang w:val="en-US"/>
        </w:rPr>
        <w:t xml:space="preserve"> and 11.9% for </w:t>
      </w:r>
      <w:r w:rsidRPr="002C3867">
        <w:rPr>
          <w:i/>
          <w:iCs/>
          <w:sz w:val="24"/>
          <w:szCs w:val="24"/>
          <w:lang w:val="en-US"/>
        </w:rPr>
        <w:t>V. scoparium</w:t>
      </w:r>
      <w:r w:rsidRPr="002C3867">
        <w:rPr>
          <w:sz w:val="24"/>
          <w:szCs w:val="24"/>
          <w:lang w:val="en-US"/>
        </w:rPr>
        <w:t xml:space="preserve">; for SLA it was 18.2% for </w:t>
      </w:r>
      <w:r w:rsidRPr="002C3867">
        <w:rPr>
          <w:i/>
          <w:iCs/>
          <w:sz w:val="24"/>
          <w:szCs w:val="24"/>
          <w:lang w:val="en-US"/>
        </w:rPr>
        <w:t>O. parryi</w:t>
      </w:r>
      <w:r w:rsidRPr="002C3867">
        <w:rPr>
          <w:sz w:val="24"/>
          <w:szCs w:val="24"/>
          <w:lang w:val="en-US"/>
        </w:rPr>
        <w:t xml:space="preserve"> and 17% for </w:t>
      </w:r>
      <w:r w:rsidRPr="002C3867">
        <w:rPr>
          <w:i/>
          <w:iCs/>
          <w:sz w:val="24"/>
          <w:szCs w:val="24"/>
          <w:lang w:val="en-US"/>
        </w:rPr>
        <w:t>V. scoparium</w:t>
      </w:r>
      <w:r w:rsidRPr="002C3867">
        <w:rPr>
          <w:sz w:val="24"/>
          <w:szCs w:val="24"/>
          <w:lang w:val="en-US"/>
        </w:rPr>
        <w:t xml:space="preserve">; and for plant height it was 26.6% for </w:t>
      </w:r>
      <w:r w:rsidRPr="002C3867">
        <w:rPr>
          <w:i/>
          <w:iCs/>
          <w:sz w:val="24"/>
          <w:szCs w:val="24"/>
          <w:lang w:val="en-US"/>
        </w:rPr>
        <w:t>O. parryi</w:t>
      </w:r>
      <w:r w:rsidRPr="002C3867">
        <w:rPr>
          <w:sz w:val="24"/>
          <w:szCs w:val="24"/>
          <w:lang w:val="en-US"/>
        </w:rPr>
        <w:t xml:space="preserve"> and 32.1% for </w:t>
      </w:r>
      <w:r w:rsidRPr="002C3867">
        <w:rPr>
          <w:i/>
          <w:iCs/>
          <w:sz w:val="24"/>
          <w:szCs w:val="24"/>
          <w:lang w:val="en-US"/>
        </w:rPr>
        <w:t>V. scoparium</w:t>
      </w:r>
      <w:r w:rsidRPr="002C3867">
        <w:rPr>
          <w:sz w:val="24"/>
          <w:szCs w:val="24"/>
          <w:lang w:val="en-US"/>
        </w:rPr>
        <w:t>. A two-way ANOVA indicated there were no differences between species means for SLA and height (</w:t>
      </w:r>
      <w:r w:rsidRPr="002C3867">
        <w:rPr>
          <w:i/>
          <w:iCs/>
          <w:sz w:val="24"/>
          <w:szCs w:val="24"/>
          <w:lang w:val="en-US"/>
        </w:rPr>
        <w:t>p</w:t>
      </w:r>
      <w:r w:rsidRPr="002C3867">
        <w:rPr>
          <w:sz w:val="24"/>
          <w:szCs w:val="24"/>
          <w:lang w:val="en-US"/>
        </w:rPr>
        <w:t xml:space="preserve">=0.16, and </w:t>
      </w:r>
      <w:r w:rsidRPr="002C3867">
        <w:rPr>
          <w:i/>
          <w:iCs/>
          <w:sz w:val="24"/>
          <w:szCs w:val="24"/>
          <w:lang w:val="en-US"/>
        </w:rPr>
        <w:t>p</w:t>
      </w:r>
      <w:r w:rsidRPr="002C3867">
        <w:rPr>
          <w:sz w:val="24"/>
          <w:szCs w:val="24"/>
          <w:lang w:val="en-US"/>
        </w:rPr>
        <w:t xml:space="preserve">=0.24, respectively), but LDMC was significantly higher in </w:t>
      </w:r>
      <w:r w:rsidRPr="002C3867">
        <w:rPr>
          <w:i/>
          <w:iCs/>
          <w:sz w:val="24"/>
          <w:szCs w:val="24"/>
          <w:lang w:val="en-US"/>
        </w:rPr>
        <w:t>V. scoparium</w:t>
      </w:r>
      <w:r w:rsidRPr="002C3867">
        <w:rPr>
          <w:sz w:val="24"/>
          <w:szCs w:val="24"/>
          <w:lang w:val="en-US"/>
        </w:rPr>
        <w:t xml:space="preserve"> (</w:t>
      </w:r>
      <w:r w:rsidRPr="002C3867">
        <w:rPr>
          <w:i/>
          <w:iCs/>
          <w:sz w:val="24"/>
          <w:szCs w:val="24"/>
          <w:lang w:val="en-US"/>
        </w:rPr>
        <w:t xml:space="preserve">p </w:t>
      </w:r>
      <w:r w:rsidRPr="002C3867">
        <w:rPr>
          <w:sz w:val="24"/>
          <w:szCs w:val="24"/>
          <w:lang w:val="en-US"/>
        </w:rPr>
        <w:t>&lt; 0.001). When accounting for species, a treatment effect was only observed in SLA between control and mulch plots (</w:t>
      </w:r>
      <w:r w:rsidRPr="002C3867">
        <w:rPr>
          <w:i/>
          <w:iCs/>
          <w:sz w:val="24"/>
          <w:szCs w:val="24"/>
          <w:lang w:val="en-US"/>
        </w:rPr>
        <w:t xml:space="preserve">p </w:t>
      </w:r>
      <w:r w:rsidRPr="002C3867">
        <w:rPr>
          <w:sz w:val="24"/>
          <w:szCs w:val="24"/>
          <w:lang w:val="en-US"/>
        </w:rPr>
        <w:t>= 0.023, Tukey’s pairwise comparison). There was a significant interaction term (</w:t>
      </w:r>
      <w:r w:rsidRPr="002C3867">
        <w:rPr>
          <w:i/>
          <w:iCs/>
          <w:sz w:val="24"/>
          <w:szCs w:val="24"/>
          <w:lang w:val="en-US"/>
        </w:rPr>
        <w:t xml:space="preserve">p </w:t>
      </w:r>
      <w:r w:rsidRPr="002C3867">
        <w:rPr>
          <w:sz w:val="24"/>
          <w:szCs w:val="24"/>
          <w:lang w:val="en-US"/>
        </w:rPr>
        <w:t xml:space="preserve">&lt; 0.01) between species and treatment for height, indicating the relationship between treatment and height varied between the </w:t>
      </w:r>
      <w:r w:rsidRPr="002C3867">
        <w:rPr>
          <w:i/>
          <w:iCs/>
          <w:sz w:val="24"/>
          <w:szCs w:val="24"/>
          <w:lang w:val="en-US"/>
        </w:rPr>
        <w:t>V. scoparium</w:t>
      </w:r>
      <w:r w:rsidRPr="002C3867">
        <w:rPr>
          <w:sz w:val="24"/>
          <w:szCs w:val="24"/>
          <w:lang w:val="en-US"/>
        </w:rPr>
        <w:t xml:space="preserve"> and </w:t>
      </w:r>
      <w:r w:rsidRPr="002C3867">
        <w:rPr>
          <w:i/>
          <w:iCs/>
          <w:sz w:val="24"/>
          <w:szCs w:val="24"/>
          <w:lang w:val="en-US"/>
        </w:rPr>
        <w:t>O. parryi</w:t>
      </w:r>
      <w:r w:rsidRPr="002C3867">
        <w:rPr>
          <w:sz w:val="24"/>
          <w:szCs w:val="24"/>
          <w:lang w:val="en-US"/>
        </w:rPr>
        <w:t xml:space="preserve">. We then performed linear regression tests to assess relationships between plant traits to capture resource utilization tradeoffs. We </w:t>
      </w:r>
      <w:r w:rsidR="30F08A7E" w:rsidRPr="002C3867">
        <w:rPr>
          <w:sz w:val="24"/>
          <w:szCs w:val="24"/>
          <w:lang w:val="en-US"/>
        </w:rPr>
        <w:t xml:space="preserve">only </w:t>
      </w:r>
      <w:r w:rsidRPr="002C3867">
        <w:rPr>
          <w:sz w:val="24"/>
          <w:szCs w:val="24"/>
          <w:lang w:val="en-US"/>
        </w:rPr>
        <w:t xml:space="preserve">found significant linear relationships between LDMC and SLA; </w:t>
      </w:r>
      <w:r w:rsidRPr="002C3867">
        <w:rPr>
          <w:i/>
          <w:iCs/>
          <w:sz w:val="24"/>
          <w:szCs w:val="24"/>
          <w:lang w:val="en-US"/>
        </w:rPr>
        <w:t xml:space="preserve">p </w:t>
      </w:r>
      <w:r w:rsidRPr="002C3867">
        <w:rPr>
          <w:sz w:val="24"/>
          <w:szCs w:val="24"/>
          <w:lang w:val="en-US"/>
        </w:rPr>
        <w:t>&lt; 0.001, R</w:t>
      </w:r>
      <w:r w:rsidRPr="002C3867">
        <w:rPr>
          <w:sz w:val="24"/>
          <w:szCs w:val="24"/>
          <w:vertAlign w:val="superscript"/>
          <w:lang w:val="en-US"/>
        </w:rPr>
        <w:t xml:space="preserve">2 </w:t>
      </w:r>
      <w:r w:rsidRPr="002C3867">
        <w:rPr>
          <w:sz w:val="24"/>
          <w:szCs w:val="24"/>
          <w:lang w:val="en-US"/>
        </w:rPr>
        <w:t xml:space="preserve">= 0.21, and </w:t>
      </w:r>
      <w:r w:rsidRPr="002C3867">
        <w:rPr>
          <w:i/>
          <w:iCs/>
          <w:sz w:val="24"/>
          <w:szCs w:val="24"/>
          <w:lang w:val="en-US"/>
        </w:rPr>
        <w:t xml:space="preserve">p </w:t>
      </w:r>
      <w:r w:rsidRPr="002C3867">
        <w:rPr>
          <w:sz w:val="24"/>
          <w:szCs w:val="24"/>
          <w:lang w:val="en-US"/>
        </w:rPr>
        <w:t>&lt; 0.001, R</w:t>
      </w:r>
      <w:r w:rsidRPr="002C3867">
        <w:rPr>
          <w:sz w:val="24"/>
          <w:szCs w:val="24"/>
          <w:vertAlign w:val="superscript"/>
          <w:lang w:val="en-US"/>
        </w:rPr>
        <w:t>2</w:t>
      </w:r>
      <w:r w:rsidRPr="002C3867">
        <w:rPr>
          <w:sz w:val="24"/>
          <w:szCs w:val="24"/>
          <w:lang w:val="en-US"/>
        </w:rPr>
        <w:t xml:space="preserve">=0.43 for </w:t>
      </w:r>
      <w:r w:rsidRPr="002C3867">
        <w:rPr>
          <w:i/>
          <w:iCs/>
          <w:sz w:val="24"/>
          <w:szCs w:val="24"/>
          <w:lang w:val="en-US"/>
        </w:rPr>
        <w:t>V. scoparium</w:t>
      </w:r>
      <w:r w:rsidRPr="002C3867">
        <w:rPr>
          <w:sz w:val="24"/>
          <w:szCs w:val="24"/>
          <w:lang w:val="en-US"/>
        </w:rPr>
        <w:t xml:space="preserve"> and </w:t>
      </w:r>
      <w:r w:rsidRPr="002C3867">
        <w:rPr>
          <w:i/>
          <w:iCs/>
          <w:sz w:val="24"/>
          <w:szCs w:val="24"/>
          <w:lang w:val="en-US"/>
        </w:rPr>
        <w:t>O. parryi</w:t>
      </w:r>
      <w:r w:rsidRPr="002C3867">
        <w:rPr>
          <w:sz w:val="24"/>
          <w:szCs w:val="24"/>
          <w:lang w:val="en-US"/>
        </w:rPr>
        <w:t xml:space="preserve">, respectively.  </w:t>
      </w:r>
    </w:p>
    <w:p w14:paraId="58EAE320" w14:textId="77777777" w:rsidR="00EC6CED" w:rsidRPr="002C3867" w:rsidRDefault="00EC6CED" w:rsidP="00EC6CED">
      <w:pPr>
        <w:pStyle w:val="NormalWeb"/>
        <w:rPr>
          <w:rFonts w:ascii="Arial" w:hAnsi="Arial" w:cs="Arial"/>
        </w:rPr>
      </w:pPr>
      <w:r w:rsidRPr="002C3867">
        <w:rPr>
          <w:rFonts w:ascii="Arial" w:hAnsi="Arial" w:cs="Arial"/>
          <w:noProof/>
        </w:rPr>
        <w:lastRenderedPageBreak/>
        <w:drawing>
          <wp:inline distT="0" distB="0" distL="0" distR="0" wp14:anchorId="46182A2D" wp14:editId="15173A2C">
            <wp:extent cx="4619708" cy="6467903"/>
            <wp:effectExtent l="0" t="0" r="0" b="9525"/>
            <wp:docPr id="4"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hart, box and whisker 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3708" cy="6529506"/>
                    </a:xfrm>
                    <a:prstGeom prst="rect">
                      <a:avLst/>
                    </a:prstGeom>
                    <a:noFill/>
                    <a:ln>
                      <a:noFill/>
                    </a:ln>
                  </pic:spPr>
                </pic:pic>
              </a:graphicData>
            </a:graphic>
          </wp:inline>
        </w:drawing>
      </w:r>
    </w:p>
    <w:p w14:paraId="524431F8" w14:textId="79729B90" w:rsidR="00776912" w:rsidRPr="00191A08" w:rsidRDefault="005C6E45" w:rsidP="00292F89">
      <w:pPr>
        <w:spacing w:after="240" w:line="240" w:lineRule="auto"/>
      </w:pPr>
      <w:r w:rsidRPr="00191A08">
        <w:rPr>
          <w:b/>
        </w:rPr>
        <w:t>Figure 3</w:t>
      </w:r>
      <w:r w:rsidRPr="00191A08">
        <w:t xml:space="preserve">: </w:t>
      </w:r>
      <w:r w:rsidRPr="00191A08">
        <w:rPr>
          <w:i/>
          <w:iCs/>
        </w:rPr>
        <w:t xml:space="preserve">Variation in plant traits among species and organic soil amendment treatments (a), and correlations between specific leaf area (SLA) and leaf dry matter content (LDMC) in </w:t>
      </w:r>
      <w:del w:id="207" w:author="Barnard, David - REE-ARS" w:date="2025-04-16T09:36:00Z" w16du:dateUtc="2025-04-16T15:36:00Z">
        <w:r w:rsidRPr="00191A08" w:rsidDel="00A45F6D">
          <w:rPr>
            <w:i/>
            <w:iCs/>
          </w:rPr>
          <w:delText xml:space="preserve">three </w:delText>
        </w:r>
      </w:del>
      <w:ins w:id="208" w:author="Barnard, David - REE-ARS" w:date="2025-04-16T09:36:00Z" w16du:dateUtc="2025-04-16T15:36:00Z">
        <w:r w:rsidR="00A45F6D">
          <w:rPr>
            <w:i/>
            <w:iCs/>
          </w:rPr>
          <w:t>two</w:t>
        </w:r>
        <w:r w:rsidR="00A45F6D" w:rsidRPr="00191A08">
          <w:rPr>
            <w:i/>
            <w:iCs/>
          </w:rPr>
          <w:t xml:space="preserve"> </w:t>
        </w:r>
      </w:ins>
      <w:r w:rsidRPr="00191A08">
        <w:rPr>
          <w:i/>
          <w:iCs/>
        </w:rPr>
        <w:t xml:space="preserve">species. </w:t>
      </w:r>
      <w:del w:id="209" w:author="Barnard, David - REE-ARS" w:date="2025-04-30T11:30:00Z" w16du:dateUtc="2025-04-30T17:30:00Z">
        <w:r w:rsidRPr="00191A08" w:rsidDel="000305C8">
          <w:rPr>
            <w:i/>
            <w:iCs/>
          </w:rPr>
          <w:delText xml:space="preserve">Note, correlations were all not significant (p </w:delText>
        </w:r>
      </w:del>
      <w:del w:id="210" w:author="Barnard, David - REE-ARS" w:date="2025-04-16T09:37:00Z" w16du:dateUtc="2025-04-16T15:37:00Z">
        <w:r w:rsidRPr="00191A08" w:rsidDel="00A45F6D">
          <w:rPr>
            <w:i/>
            <w:iCs/>
          </w:rPr>
          <w:delText>&lt;</w:delText>
        </w:r>
      </w:del>
      <w:del w:id="211" w:author="Barnard, David - REE-ARS" w:date="2025-04-30T11:30:00Z" w16du:dateUtc="2025-04-30T17:30:00Z">
        <w:r w:rsidRPr="00191A08" w:rsidDel="000305C8">
          <w:rPr>
            <w:i/>
            <w:iCs/>
          </w:rPr>
          <w:delText xml:space="preserve"> 0.05) for all other trait comparisons and are not presented here.</w:delText>
        </w:r>
      </w:del>
    </w:p>
    <w:p w14:paraId="2DE19F78" w14:textId="4A37834E" w:rsidR="00A4687F" w:rsidRPr="002C3867" w:rsidRDefault="009D0AF7" w:rsidP="001D5D55">
      <w:pPr>
        <w:pStyle w:val="Heading2"/>
        <w:rPr>
          <w:rFonts w:ascii="Arial" w:hAnsi="Arial"/>
        </w:rPr>
      </w:pPr>
      <w:r w:rsidRPr="002C3867">
        <w:rPr>
          <w:rFonts w:ascii="Arial" w:hAnsi="Arial"/>
        </w:rPr>
        <w:lastRenderedPageBreak/>
        <w:t xml:space="preserve">3.3. </w:t>
      </w:r>
      <w:r w:rsidR="5459D6A1" w:rsidRPr="002C3867">
        <w:rPr>
          <w:rFonts w:ascii="Arial" w:hAnsi="Arial"/>
        </w:rPr>
        <w:t>Random forest</w:t>
      </w:r>
      <w:bookmarkStart w:id="212" w:name="_e65p49nb4krz"/>
      <w:bookmarkStart w:id="213" w:name="_tqqa4umxwbe8"/>
      <w:bookmarkEnd w:id="212"/>
      <w:bookmarkEnd w:id="213"/>
      <w:r w:rsidR="5459D6A1" w:rsidRPr="002C3867">
        <w:rPr>
          <w:rFonts w:ascii="Arial" w:hAnsi="Arial"/>
        </w:rPr>
        <w:t>s of plant traits and microbial community composition</w:t>
      </w:r>
    </w:p>
    <w:p w14:paraId="2DE19F79" w14:textId="77B7BC49" w:rsidR="00A4687F" w:rsidRPr="002C3867" w:rsidRDefault="36831D55" w:rsidP="002C3CBA">
      <w:pPr>
        <w:spacing w:after="240" w:line="360" w:lineRule="auto"/>
        <w:rPr>
          <w:sz w:val="24"/>
          <w:szCs w:val="24"/>
          <w:lang w:val="en-US"/>
        </w:rPr>
      </w:pPr>
      <w:r w:rsidRPr="002C3867">
        <w:rPr>
          <w:sz w:val="24"/>
          <w:szCs w:val="24"/>
          <w:lang w:val="en-US"/>
        </w:rPr>
        <w:t xml:space="preserve">Key differences </w:t>
      </w:r>
      <w:r w:rsidR="56E64B88" w:rsidRPr="002C3867">
        <w:rPr>
          <w:sz w:val="24"/>
          <w:szCs w:val="24"/>
          <w:lang w:val="en-US"/>
        </w:rPr>
        <w:t xml:space="preserve">in predictor importance, effect sizes, and effect shapes </w:t>
      </w:r>
      <w:r w:rsidR="00F300A0">
        <w:rPr>
          <w:sz w:val="24"/>
          <w:szCs w:val="24"/>
          <w:lang w:val="en-US"/>
        </w:rPr>
        <w:t>were evident</w:t>
      </w:r>
      <w:r w:rsidRPr="002C3867">
        <w:rPr>
          <w:sz w:val="24"/>
          <w:szCs w:val="24"/>
          <w:lang w:val="en-US"/>
        </w:rPr>
        <w:t xml:space="preserve"> between species and among </w:t>
      </w:r>
      <w:r w:rsidR="56E64B88" w:rsidRPr="002C3867">
        <w:rPr>
          <w:sz w:val="24"/>
          <w:szCs w:val="24"/>
          <w:lang w:val="en-US"/>
        </w:rPr>
        <w:t xml:space="preserve">plant functional </w:t>
      </w:r>
      <w:r w:rsidRPr="002C3867">
        <w:rPr>
          <w:sz w:val="24"/>
          <w:szCs w:val="24"/>
          <w:lang w:val="en-US"/>
        </w:rPr>
        <w:t>traits</w:t>
      </w:r>
      <w:r w:rsidR="69F1BDBC" w:rsidRPr="002C3867">
        <w:rPr>
          <w:sz w:val="24"/>
          <w:szCs w:val="24"/>
          <w:lang w:val="en-US"/>
        </w:rPr>
        <w:t xml:space="preserve"> </w:t>
      </w:r>
      <w:r w:rsidR="68B93D6D" w:rsidRPr="002C3867">
        <w:rPr>
          <w:sz w:val="24"/>
          <w:szCs w:val="24"/>
          <w:lang w:val="en-US"/>
        </w:rPr>
        <w:t>(</w:t>
      </w:r>
      <w:r w:rsidR="68B93D6D" w:rsidRPr="002C3867">
        <w:rPr>
          <w:b/>
          <w:bCs/>
          <w:sz w:val="24"/>
          <w:szCs w:val="24"/>
          <w:lang w:val="en-US"/>
        </w:rPr>
        <w:t>Fig</w:t>
      </w:r>
      <w:r w:rsidR="51E9ACD7" w:rsidRPr="002C3867">
        <w:rPr>
          <w:b/>
          <w:bCs/>
          <w:sz w:val="24"/>
          <w:szCs w:val="24"/>
          <w:lang w:val="en-US"/>
        </w:rPr>
        <w:t>.</w:t>
      </w:r>
      <w:r w:rsidR="68B93D6D" w:rsidRPr="002C3867">
        <w:rPr>
          <w:b/>
          <w:bCs/>
          <w:sz w:val="24"/>
          <w:szCs w:val="24"/>
          <w:lang w:val="en-US"/>
        </w:rPr>
        <w:t xml:space="preserve"> 4</w:t>
      </w:r>
      <w:r w:rsidR="68B93D6D" w:rsidRPr="002C3867">
        <w:rPr>
          <w:sz w:val="24"/>
          <w:szCs w:val="24"/>
          <w:lang w:val="en-US"/>
        </w:rPr>
        <w:t>).</w:t>
      </w:r>
      <w:r w:rsidR="56E64B88" w:rsidRPr="002C3867">
        <w:rPr>
          <w:sz w:val="24"/>
          <w:szCs w:val="24"/>
          <w:lang w:val="en-US"/>
        </w:rPr>
        <w:t xml:space="preserve"> </w:t>
      </w:r>
      <w:r w:rsidR="6833BFE3" w:rsidRPr="002C3867">
        <w:rPr>
          <w:sz w:val="24"/>
          <w:szCs w:val="24"/>
          <w:lang w:val="en-US"/>
        </w:rPr>
        <w:t xml:space="preserve">Model performance was </w:t>
      </w:r>
      <w:r w:rsidR="58ECDD13" w:rsidRPr="002C3867">
        <w:rPr>
          <w:sz w:val="24"/>
          <w:szCs w:val="24"/>
          <w:lang w:val="en-US"/>
        </w:rPr>
        <w:t>decent among all species and traits</w:t>
      </w:r>
      <w:r w:rsidR="007D2E93">
        <w:rPr>
          <w:sz w:val="24"/>
          <w:szCs w:val="24"/>
          <w:lang w:val="en-US"/>
        </w:rPr>
        <w:t xml:space="preserve"> (R</w:t>
      </w:r>
      <w:r w:rsidR="007D2E93">
        <w:rPr>
          <w:sz w:val="24"/>
          <w:szCs w:val="24"/>
          <w:vertAlign w:val="superscript"/>
          <w:lang w:val="en-US"/>
        </w:rPr>
        <w:t>2</w:t>
      </w:r>
      <w:r w:rsidR="007D2E93">
        <w:rPr>
          <w:sz w:val="24"/>
          <w:szCs w:val="24"/>
          <w:lang w:val="en-US"/>
        </w:rPr>
        <w:t xml:space="preserve"> &gt; 0.34)</w:t>
      </w:r>
      <w:r w:rsidR="58ECDD13" w:rsidRPr="002C3867">
        <w:rPr>
          <w:sz w:val="24"/>
          <w:szCs w:val="24"/>
          <w:lang w:val="en-US"/>
        </w:rPr>
        <w:t xml:space="preserve"> except for LDMC in </w:t>
      </w:r>
      <w:r w:rsidR="58ECDD13" w:rsidRPr="002C3867">
        <w:rPr>
          <w:i/>
          <w:iCs/>
          <w:sz w:val="24"/>
          <w:szCs w:val="24"/>
          <w:lang w:val="en-US"/>
        </w:rPr>
        <w:t xml:space="preserve">V. scoparium </w:t>
      </w:r>
      <w:r w:rsidR="58ECDD13" w:rsidRPr="002C3867">
        <w:rPr>
          <w:sz w:val="24"/>
          <w:szCs w:val="24"/>
          <w:lang w:val="en-US"/>
        </w:rPr>
        <w:t>(</w:t>
      </w:r>
      <w:r w:rsidR="007D2E93">
        <w:rPr>
          <w:sz w:val="24"/>
          <w:szCs w:val="24"/>
          <w:lang w:val="en-US"/>
        </w:rPr>
        <w:t>R</w:t>
      </w:r>
      <w:r w:rsidR="007D2E93">
        <w:rPr>
          <w:sz w:val="24"/>
          <w:szCs w:val="24"/>
          <w:vertAlign w:val="superscript"/>
          <w:lang w:val="en-US"/>
        </w:rPr>
        <w:t>2</w:t>
      </w:r>
      <w:r w:rsidR="007D2E93">
        <w:rPr>
          <w:sz w:val="24"/>
          <w:szCs w:val="24"/>
          <w:lang w:val="en-US"/>
        </w:rPr>
        <w:t xml:space="preserve"> = 0.01</w:t>
      </w:r>
      <w:r w:rsidR="0014392B">
        <w:rPr>
          <w:sz w:val="24"/>
          <w:szCs w:val="24"/>
          <w:lang w:val="en-US"/>
        </w:rPr>
        <w:t>;</w:t>
      </w:r>
      <w:r w:rsidR="007D2E93">
        <w:rPr>
          <w:sz w:val="24"/>
          <w:szCs w:val="24"/>
          <w:lang w:val="en-US"/>
        </w:rPr>
        <w:t xml:space="preserve"> </w:t>
      </w:r>
      <w:r w:rsidR="58ECDD13" w:rsidRPr="002C3867">
        <w:rPr>
          <w:b/>
          <w:bCs/>
          <w:sz w:val="24"/>
          <w:szCs w:val="24"/>
          <w:lang w:val="en-US"/>
        </w:rPr>
        <w:t>Table 1</w:t>
      </w:r>
      <w:r w:rsidR="58ECDD13" w:rsidRPr="002C3867">
        <w:rPr>
          <w:sz w:val="24"/>
          <w:szCs w:val="24"/>
          <w:lang w:val="en-US"/>
        </w:rPr>
        <w:t xml:space="preserve">). </w:t>
      </w:r>
      <w:r w:rsidR="5CBE6C0F" w:rsidRPr="002C3867">
        <w:rPr>
          <w:sz w:val="24"/>
          <w:szCs w:val="24"/>
          <w:lang w:val="en-US"/>
        </w:rPr>
        <w:t xml:space="preserve">Traits from both species were </w:t>
      </w:r>
      <w:r w:rsidR="371B947F" w:rsidRPr="002C3867">
        <w:rPr>
          <w:sz w:val="24"/>
          <w:szCs w:val="24"/>
          <w:lang w:val="en-US"/>
        </w:rPr>
        <w:t>driven largely by soil chemistry, with divergent responses between the species</w:t>
      </w:r>
      <w:r w:rsidR="6243C71E" w:rsidRPr="002C3867">
        <w:rPr>
          <w:sz w:val="24"/>
          <w:szCs w:val="24"/>
          <w:lang w:val="en-US"/>
        </w:rPr>
        <w:t>, and SLA and LDMC response shapes typically being inverted between species.</w:t>
      </w:r>
      <w:r w:rsidR="371B947F" w:rsidRPr="002C3867">
        <w:rPr>
          <w:sz w:val="24"/>
          <w:szCs w:val="24"/>
          <w:lang w:val="en-US"/>
        </w:rPr>
        <w:t xml:space="preserve"> </w:t>
      </w:r>
      <w:r w:rsidR="371B947F" w:rsidRPr="002C3867">
        <w:rPr>
          <w:i/>
          <w:iCs/>
          <w:sz w:val="24"/>
          <w:szCs w:val="24"/>
          <w:lang w:val="en-US"/>
        </w:rPr>
        <w:t>Oreochrysum parryi</w:t>
      </w:r>
      <w:r w:rsidR="371B947F" w:rsidRPr="002C3867">
        <w:rPr>
          <w:sz w:val="24"/>
          <w:szCs w:val="24"/>
          <w:lang w:val="en-US"/>
        </w:rPr>
        <w:t xml:space="preserve"> was strongly affected by</w:t>
      </w:r>
      <w:r w:rsidR="59E51BB4" w:rsidRPr="002C3867">
        <w:rPr>
          <w:sz w:val="24"/>
          <w:szCs w:val="24"/>
          <w:lang w:val="en-US"/>
        </w:rPr>
        <w:t xml:space="preserve"> NO</w:t>
      </w:r>
      <w:r w:rsidR="59E51BB4" w:rsidRPr="002C3867">
        <w:rPr>
          <w:sz w:val="24"/>
          <w:szCs w:val="24"/>
          <w:vertAlign w:val="subscript"/>
          <w:lang w:val="en-US"/>
        </w:rPr>
        <w:t>3</w:t>
      </w:r>
      <w:r w:rsidR="667706FD" w:rsidRPr="002C3867">
        <w:rPr>
          <w:sz w:val="24"/>
          <w:szCs w:val="24"/>
          <w:vertAlign w:val="superscript"/>
          <w:lang w:val="en-US"/>
        </w:rPr>
        <w:t>-</w:t>
      </w:r>
      <w:r w:rsidR="59E51BB4" w:rsidRPr="002C3867">
        <w:rPr>
          <w:sz w:val="24"/>
          <w:szCs w:val="24"/>
          <w:lang w:val="en-US"/>
        </w:rPr>
        <w:t xml:space="preserve"> with threshold-like responses that were inverse for SLA and LDMC</w:t>
      </w:r>
      <w:r w:rsidR="3689DC1F" w:rsidRPr="002C3867">
        <w:rPr>
          <w:sz w:val="24"/>
          <w:szCs w:val="24"/>
          <w:lang w:val="en-US"/>
        </w:rPr>
        <w:t>, and similar threshold-like responses to CN and DIN</w:t>
      </w:r>
      <w:r w:rsidR="6B731531" w:rsidRPr="002C3867">
        <w:rPr>
          <w:sz w:val="24"/>
          <w:szCs w:val="24"/>
          <w:lang w:val="en-US"/>
        </w:rPr>
        <w:t xml:space="preserve">. On the other hand, </w:t>
      </w:r>
      <w:r w:rsidR="6B731531" w:rsidRPr="002C3867">
        <w:rPr>
          <w:i/>
          <w:iCs/>
          <w:sz w:val="24"/>
          <w:szCs w:val="24"/>
          <w:lang w:val="en-US"/>
        </w:rPr>
        <w:t>V. scoparium</w:t>
      </w:r>
      <w:r w:rsidR="6B731531" w:rsidRPr="002C3867">
        <w:rPr>
          <w:sz w:val="24"/>
          <w:szCs w:val="24"/>
          <w:lang w:val="en-US"/>
        </w:rPr>
        <w:t xml:space="preserve"> was driven more by</w:t>
      </w:r>
      <w:r w:rsidR="68B93D6D" w:rsidRPr="002C3867">
        <w:rPr>
          <w:sz w:val="24"/>
          <w:szCs w:val="24"/>
          <w:lang w:val="en-US"/>
        </w:rPr>
        <w:t xml:space="preserve"> </w:t>
      </w:r>
      <w:r w:rsidR="6B731531" w:rsidRPr="002C3867">
        <w:rPr>
          <w:sz w:val="24"/>
          <w:szCs w:val="24"/>
          <w:lang w:val="en-US"/>
        </w:rPr>
        <w:t>NH</w:t>
      </w:r>
      <w:r w:rsidR="6B731531" w:rsidRPr="002C3867">
        <w:rPr>
          <w:sz w:val="24"/>
          <w:szCs w:val="24"/>
          <w:vertAlign w:val="subscript"/>
          <w:lang w:val="en-US"/>
        </w:rPr>
        <w:t>4</w:t>
      </w:r>
      <w:r w:rsidR="6B731531" w:rsidRPr="002C3867">
        <w:rPr>
          <w:sz w:val="24"/>
          <w:szCs w:val="24"/>
          <w:vertAlign w:val="superscript"/>
          <w:lang w:val="en-US"/>
        </w:rPr>
        <w:t>+</w:t>
      </w:r>
      <w:r w:rsidR="566BD245" w:rsidRPr="002C3867">
        <w:rPr>
          <w:sz w:val="24"/>
          <w:szCs w:val="24"/>
          <w:lang w:val="en-US"/>
        </w:rPr>
        <w:t>, especially height and with SLA and LDMC showing similar inverse responses</w:t>
      </w:r>
      <w:r w:rsidR="55453512" w:rsidRPr="002C3867">
        <w:rPr>
          <w:sz w:val="24"/>
          <w:szCs w:val="24"/>
          <w:lang w:val="en-US"/>
        </w:rPr>
        <w:t xml:space="preserve"> as </w:t>
      </w:r>
      <w:r w:rsidR="55453512" w:rsidRPr="002C3867">
        <w:rPr>
          <w:i/>
          <w:iCs/>
          <w:sz w:val="24"/>
          <w:szCs w:val="24"/>
          <w:lang w:val="en-US"/>
        </w:rPr>
        <w:t>O. parryi</w:t>
      </w:r>
      <w:r w:rsidR="55453512" w:rsidRPr="002C3867">
        <w:rPr>
          <w:sz w:val="24"/>
          <w:szCs w:val="24"/>
          <w:lang w:val="en-US"/>
        </w:rPr>
        <w:t xml:space="preserve"> to NO</w:t>
      </w:r>
      <w:r w:rsidR="55453512" w:rsidRPr="002C3867">
        <w:rPr>
          <w:sz w:val="24"/>
          <w:szCs w:val="24"/>
          <w:vertAlign w:val="subscript"/>
          <w:lang w:val="en-US"/>
        </w:rPr>
        <w:t>3</w:t>
      </w:r>
      <w:r w:rsidR="370524BF" w:rsidRPr="002C3867">
        <w:rPr>
          <w:sz w:val="24"/>
          <w:szCs w:val="24"/>
          <w:vertAlign w:val="superscript"/>
          <w:lang w:val="en-US"/>
        </w:rPr>
        <w:t>-</w:t>
      </w:r>
      <w:r w:rsidR="55453512" w:rsidRPr="002C3867">
        <w:rPr>
          <w:sz w:val="24"/>
          <w:szCs w:val="24"/>
          <w:lang w:val="en-US"/>
        </w:rPr>
        <w:t>.</w:t>
      </w:r>
      <w:r w:rsidR="410338A1" w:rsidRPr="002C3867">
        <w:rPr>
          <w:sz w:val="24"/>
          <w:szCs w:val="24"/>
          <w:lang w:val="en-US"/>
        </w:rPr>
        <w:t xml:space="preserve"> </w:t>
      </w:r>
      <w:r w:rsidR="68B93D6D" w:rsidRPr="002C3867">
        <w:rPr>
          <w:sz w:val="24"/>
          <w:szCs w:val="24"/>
          <w:lang w:val="en-US"/>
        </w:rPr>
        <w:t>Across all traits and species, NO</w:t>
      </w:r>
      <w:r w:rsidR="68B93D6D" w:rsidRPr="002C3867">
        <w:rPr>
          <w:sz w:val="24"/>
          <w:szCs w:val="24"/>
          <w:vertAlign w:val="subscript"/>
          <w:lang w:val="en-US"/>
        </w:rPr>
        <w:t>3</w:t>
      </w:r>
      <w:r w:rsidR="73DE0747" w:rsidRPr="002C3867">
        <w:rPr>
          <w:sz w:val="24"/>
          <w:szCs w:val="24"/>
          <w:vertAlign w:val="superscript"/>
          <w:lang w:val="en-US"/>
        </w:rPr>
        <w:t>-</w:t>
      </w:r>
      <w:r w:rsidR="68B93D6D" w:rsidRPr="002C3867">
        <w:rPr>
          <w:sz w:val="24"/>
          <w:szCs w:val="24"/>
          <w:lang w:val="en-US"/>
        </w:rPr>
        <w:t xml:space="preserve"> was the strongest predictor </w:t>
      </w:r>
      <w:r w:rsidR="410338A1" w:rsidRPr="002C3867">
        <w:rPr>
          <w:sz w:val="24"/>
          <w:szCs w:val="24"/>
          <w:lang w:val="en-US"/>
        </w:rPr>
        <w:t xml:space="preserve">overall </w:t>
      </w:r>
      <w:r w:rsidR="68B93D6D" w:rsidRPr="002C3867">
        <w:rPr>
          <w:sz w:val="24"/>
          <w:szCs w:val="24"/>
          <w:lang w:val="en-US"/>
        </w:rPr>
        <w:t>with an average relative importance score of 0.65, followed by bacterial/archaeal Simpson diversity (0.49), NH</w:t>
      </w:r>
      <w:r w:rsidR="68B93D6D" w:rsidRPr="002C3867">
        <w:rPr>
          <w:sz w:val="24"/>
          <w:szCs w:val="24"/>
          <w:vertAlign w:val="subscript"/>
          <w:lang w:val="en-US"/>
        </w:rPr>
        <w:t>4</w:t>
      </w:r>
      <w:r w:rsidR="68B93D6D" w:rsidRPr="002C3867">
        <w:rPr>
          <w:sz w:val="24"/>
          <w:szCs w:val="24"/>
          <w:vertAlign w:val="superscript"/>
          <w:lang w:val="en-US"/>
        </w:rPr>
        <w:t>+</w:t>
      </w:r>
      <w:r w:rsidR="68B93D6D" w:rsidRPr="002C3867">
        <w:rPr>
          <w:sz w:val="24"/>
          <w:szCs w:val="24"/>
          <w:lang w:val="en-US"/>
        </w:rPr>
        <w:t>, DOC, and percent clay (all 0.39). Interestingly, NO</w:t>
      </w:r>
      <w:r w:rsidR="68B93D6D" w:rsidRPr="002C3867">
        <w:rPr>
          <w:sz w:val="24"/>
          <w:szCs w:val="24"/>
          <w:vertAlign w:val="subscript"/>
          <w:lang w:val="en-US"/>
        </w:rPr>
        <w:t>3</w:t>
      </w:r>
      <w:r w:rsidR="46C439AE" w:rsidRPr="002C3867">
        <w:rPr>
          <w:sz w:val="24"/>
          <w:szCs w:val="24"/>
          <w:vertAlign w:val="superscript"/>
          <w:lang w:val="en-US"/>
        </w:rPr>
        <w:t>-</w:t>
      </w:r>
      <w:r w:rsidR="68B93D6D" w:rsidRPr="002C3867">
        <w:rPr>
          <w:sz w:val="24"/>
          <w:szCs w:val="24"/>
          <w:vertAlign w:val="superscript"/>
          <w:lang w:val="en-US"/>
        </w:rPr>
        <w:t xml:space="preserve"> </w:t>
      </w:r>
      <w:r w:rsidR="68B93D6D" w:rsidRPr="002C3867">
        <w:rPr>
          <w:sz w:val="24"/>
          <w:szCs w:val="24"/>
          <w:lang w:val="en-US"/>
        </w:rPr>
        <w:t>remained the strongest predictor of trait variation when both species were pooled, but the explanatory strength of NO</w:t>
      </w:r>
      <w:r w:rsidR="68B93D6D" w:rsidRPr="002C3867">
        <w:rPr>
          <w:sz w:val="24"/>
          <w:szCs w:val="24"/>
          <w:vertAlign w:val="subscript"/>
          <w:lang w:val="en-US"/>
        </w:rPr>
        <w:t>3</w:t>
      </w:r>
      <w:r w:rsidR="2F63C0BC" w:rsidRPr="002C3867">
        <w:rPr>
          <w:sz w:val="24"/>
          <w:szCs w:val="24"/>
          <w:vertAlign w:val="superscript"/>
          <w:lang w:val="en-US"/>
        </w:rPr>
        <w:t>-</w:t>
      </w:r>
      <w:r w:rsidR="68B93D6D" w:rsidRPr="002C3867">
        <w:rPr>
          <w:sz w:val="24"/>
          <w:szCs w:val="24"/>
          <w:vertAlign w:val="superscript"/>
          <w:lang w:val="en-US"/>
        </w:rPr>
        <w:t xml:space="preserve"> </w:t>
      </w:r>
      <w:r w:rsidR="68B93D6D" w:rsidRPr="002C3867">
        <w:rPr>
          <w:sz w:val="24"/>
          <w:szCs w:val="24"/>
          <w:lang w:val="en-US"/>
        </w:rPr>
        <w:t xml:space="preserve">was stronger in </w:t>
      </w:r>
      <w:r w:rsidR="68B93D6D" w:rsidRPr="002C3867">
        <w:rPr>
          <w:i/>
          <w:iCs/>
          <w:sz w:val="24"/>
          <w:szCs w:val="24"/>
          <w:lang w:val="en-US"/>
        </w:rPr>
        <w:t>O. parryi</w:t>
      </w:r>
      <w:r w:rsidR="68B93D6D" w:rsidRPr="002C3867">
        <w:rPr>
          <w:sz w:val="24"/>
          <w:szCs w:val="24"/>
          <w:lang w:val="en-US"/>
        </w:rPr>
        <w:t>, whereas NH</w:t>
      </w:r>
      <w:r w:rsidR="68B93D6D" w:rsidRPr="002C3867">
        <w:rPr>
          <w:sz w:val="24"/>
          <w:szCs w:val="24"/>
          <w:vertAlign w:val="subscript"/>
          <w:lang w:val="en-US"/>
        </w:rPr>
        <w:t>4</w:t>
      </w:r>
      <w:r w:rsidR="68B93D6D" w:rsidRPr="002C3867">
        <w:rPr>
          <w:sz w:val="24"/>
          <w:szCs w:val="24"/>
          <w:vertAlign w:val="superscript"/>
          <w:lang w:val="en-US"/>
        </w:rPr>
        <w:t>+</w:t>
      </w:r>
      <w:r w:rsidR="68B93D6D" w:rsidRPr="002C3867">
        <w:rPr>
          <w:sz w:val="24"/>
          <w:szCs w:val="24"/>
          <w:lang w:val="en-US"/>
        </w:rPr>
        <w:t xml:space="preserve"> was a stronger predictor in </w:t>
      </w:r>
      <w:r w:rsidR="68B93D6D" w:rsidRPr="002C3867">
        <w:rPr>
          <w:i/>
          <w:iCs/>
          <w:sz w:val="24"/>
          <w:szCs w:val="24"/>
          <w:lang w:val="en-US"/>
        </w:rPr>
        <w:t>V. scoparium</w:t>
      </w:r>
      <w:r w:rsidR="68B93D6D" w:rsidRPr="002C3867">
        <w:rPr>
          <w:sz w:val="24"/>
          <w:szCs w:val="24"/>
          <w:lang w:val="en-US"/>
        </w:rPr>
        <w:t xml:space="preserve">, indicating a potential species-level preference for specific forms of N or the associated microbes that affect them. This is further confounded by microbial nitrifiers having a much stronger effect in </w:t>
      </w:r>
      <w:r w:rsidR="68B93D6D" w:rsidRPr="002C3867">
        <w:rPr>
          <w:i/>
          <w:iCs/>
          <w:sz w:val="24"/>
          <w:szCs w:val="24"/>
          <w:lang w:val="en-US"/>
        </w:rPr>
        <w:t>V. scoparium</w:t>
      </w:r>
      <w:r w:rsidR="68B93D6D" w:rsidRPr="002C3867">
        <w:rPr>
          <w:sz w:val="24"/>
          <w:szCs w:val="24"/>
          <w:lang w:val="en-US"/>
        </w:rPr>
        <w:t xml:space="preserve"> compared to </w:t>
      </w:r>
      <w:r w:rsidR="68B93D6D" w:rsidRPr="002C3867">
        <w:rPr>
          <w:i/>
          <w:iCs/>
          <w:sz w:val="24"/>
          <w:szCs w:val="24"/>
          <w:lang w:val="en-US"/>
        </w:rPr>
        <w:t>O. parryi</w:t>
      </w:r>
      <w:r w:rsidR="68B93D6D" w:rsidRPr="002C3867">
        <w:rPr>
          <w:sz w:val="24"/>
          <w:szCs w:val="24"/>
          <w:lang w:val="en-US"/>
        </w:rPr>
        <w:t xml:space="preserve">. Mulch and biochar cover had limited explanatory power except for with height in </w:t>
      </w:r>
      <w:r w:rsidR="68B93D6D" w:rsidRPr="002C3867">
        <w:rPr>
          <w:i/>
          <w:iCs/>
          <w:sz w:val="24"/>
          <w:szCs w:val="24"/>
          <w:lang w:val="en-US"/>
        </w:rPr>
        <w:t>O parryi</w:t>
      </w:r>
      <w:r w:rsidR="68B93D6D" w:rsidRPr="002C3867">
        <w:rPr>
          <w:sz w:val="24"/>
          <w:szCs w:val="24"/>
          <w:lang w:val="en-US"/>
        </w:rPr>
        <w:t>. Microbial predictors were also variable</w:t>
      </w:r>
      <w:r w:rsidR="63DFDDC3" w:rsidRPr="002C3867">
        <w:rPr>
          <w:sz w:val="24"/>
          <w:szCs w:val="24"/>
          <w:lang w:val="en-US"/>
        </w:rPr>
        <w:t xml:space="preserve"> in shape and effect size</w:t>
      </w:r>
      <w:r w:rsidR="68B93D6D" w:rsidRPr="002C3867">
        <w:rPr>
          <w:sz w:val="24"/>
          <w:szCs w:val="24"/>
          <w:lang w:val="en-US"/>
        </w:rPr>
        <w:t xml:space="preserve"> across traits and species</w:t>
      </w:r>
      <w:r w:rsidR="004039A5" w:rsidRPr="002C3867">
        <w:rPr>
          <w:sz w:val="24"/>
          <w:szCs w:val="24"/>
          <w:lang w:val="en-US"/>
        </w:rPr>
        <w:t>. F</w:t>
      </w:r>
      <w:r w:rsidR="2C4D13D0" w:rsidRPr="002C3867">
        <w:rPr>
          <w:sz w:val="24"/>
          <w:szCs w:val="24"/>
          <w:lang w:val="en-US"/>
        </w:rPr>
        <w:t xml:space="preserve">or </w:t>
      </w:r>
      <w:r w:rsidR="00363279" w:rsidRPr="002C3867">
        <w:rPr>
          <w:sz w:val="24"/>
          <w:szCs w:val="24"/>
          <w:lang w:val="en-US"/>
        </w:rPr>
        <w:t>example</w:t>
      </w:r>
      <w:r w:rsidR="2C4D13D0" w:rsidRPr="002C3867">
        <w:rPr>
          <w:sz w:val="24"/>
          <w:szCs w:val="24"/>
          <w:lang w:val="en-US"/>
        </w:rPr>
        <w:t>,</w:t>
      </w:r>
      <w:r w:rsidR="68B93D6D" w:rsidRPr="002C3867">
        <w:rPr>
          <w:sz w:val="24"/>
          <w:szCs w:val="24"/>
          <w:lang w:val="en-US"/>
        </w:rPr>
        <w:t xml:space="preserve"> Simpson’s diversity of bacteria/archaea w</w:t>
      </w:r>
      <w:r w:rsidR="254C4D26" w:rsidRPr="002C3867">
        <w:rPr>
          <w:sz w:val="24"/>
          <w:szCs w:val="24"/>
          <w:lang w:val="en-US"/>
        </w:rPr>
        <w:t>as</w:t>
      </w:r>
      <w:r w:rsidR="68B93D6D" w:rsidRPr="002C3867">
        <w:rPr>
          <w:sz w:val="24"/>
          <w:szCs w:val="24"/>
          <w:lang w:val="en-US"/>
        </w:rPr>
        <w:t xml:space="preserve"> </w:t>
      </w:r>
      <w:r w:rsidR="254C4D26" w:rsidRPr="002C3867">
        <w:rPr>
          <w:sz w:val="24"/>
          <w:szCs w:val="24"/>
          <w:lang w:val="en-US"/>
        </w:rPr>
        <w:t xml:space="preserve">an important predictor for </w:t>
      </w:r>
      <w:r w:rsidR="254C4D26" w:rsidRPr="002C3867">
        <w:rPr>
          <w:i/>
          <w:iCs/>
          <w:sz w:val="24"/>
          <w:szCs w:val="24"/>
          <w:lang w:val="en-US"/>
        </w:rPr>
        <w:t>O. parryi</w:t>
      </w:r>
      <w:r w:rsidR="4914966C" w:rsidRPr="002C3867">
        <w:rPr>
          <w:sz w:val="24"/>
          <w:szCs w:val="24"/>
          <w:lang w:val="en-US"/>
        </w:rPr>
        <w:t>, with height and SLA decreasing with increasing diversity, and LDMC increasing with diversity.</w:t>
      </w:r>
      <w:r w:rsidR="68B93D6D" w:rsidRPr="002C3867">
        <w:rPr>
          <w:sz w:val="24"/>
          <w:szCs w:val="24"/>
          <w:lang w:val="en-US"/>
        </w:rPr>
        <w:t xml:space="preserve"> The relative abundance of EMF </w:t>
      </w:r>
      <w:r w:rsidR="30ADC48E" w:rsidRPr="002C3867">
        <w:rPr>
          <w:sz w:val="24"/>
          <w:szCs w:val="24"/>
          <w:lang w:val="en-US"/>
        </w:rPr>
        <w:t>was</w:t>
      </w:r>
      <w:r w:rsidR="68B93D6D" w:rsidRPr="002C3867">
        <w:rPr>
          <w:sz w:val="24"/>
          <w:szCs w:val="24"/>
          <w:lang w:val="en-US"/>
        </w:rPr>
        <w:t xml:space="preserve"> less important than expected</w:t>
      </w:r>
      <w:r w:rsidR="30ADC48E" w:rsidRPr="002C3867">
        <w:rPr>
          <w:sz w:val="24"/>
          <w:szCs w:val="24"/>
          <w:lang w:val="en-US"/>
        </w:rPr>
        <w:t xml:space="preserve"> </w:t>
      </w:r>
      <w:r w:rsidR="169F4736" w:rsidRPr="002C3867">
        <w:rPr>
          <w:sz w:val="24"/>
          <w:szCs w:val="24"/>
          <w:lang w:val="en-US"/>
        </w:rPr>
        <w:t xml:space="preserve">with threshold-negative responses to height in </w:t>
      </w:r>
      <w:r w:rsidR="169F4736" w:rsidRPr="002C3867">
        <w:rPr>
          <w:i/>
          <w:iCs/>
          <w:sz w:val="24"/>
          <w:szCs w:val="24"/>
          <w:lang w:val="en-US"/>
        </w:rPr>
        <w:t>O. parryi</w:t>
      </w:r>
      <w:r w:rsidR="169F4736" w:rsidRPr="002C3867">
        <w:rPr>
          <w:sz w:val="24"/>
          <w:szCs w:val="24"/>
          <w:lang w:val="en-US"/>
        </w:rPr>
        <w:t xml:space="preserve"> and LDMC and SLA in </w:t>
      </w:r>
      <w:r w:rsidR="21AC36EB" w:rsidRPr="002C3867">
        <w:rPr>
          <w:i/>
          <w:iCs/>
          <w:sz w:val="24"/>
          <w:szCs w:val="24"/>
          <w:lang w:val="en-US"/>
        </w:rPr>
        <w:t>V. scoparium</w:t>
      </w:r>
      <w:r w:rsidR="68B93D6D" w:rsidRPr="002C3867">
        <w:rPr>
          <w:sz w:val="24"/>
          <w:szCs w:val="24"/>
          <w:lang w:val="en-US"/>
        </w:rPr>
        <w:t xml:space="preserve">. </w:t>
      </w:r>
    </w:p>
    <w:p w14:paraId="1A030E7B" w14:textId="276B6A3A" w:rsidR="004F2ADF" w:rsidRPr="002C3867" w:rsidRDefault="49925769" w:rsidP="004F2ADF">
      <w:pPr>
        <w:spacing w:after="240" w:line="360" w:lineRule="auto"/>
        <w:rPr>
          <w:sz w:val="24"/>
          <w:szCs w:val="24"/>
          <w:lang w:val="en-US"/>
        </w:rPr>
      </w:pPr>
      <w:r w:rsidRPr="002C3867">
        <w:rPr>
          <w:sz w:val="24"/>
          <w:szCs w:val="24"/>
          <w:lang w:val="en-US"/>
        </w:rPr>
        <w:t>Random forest m</w:t>
      </w:r>
      <w:r w:rsidR="474655EB" w:rsidRPr="002C3867">
        <w:rPr>
          <w:sz w:val="24"/>
          <w:szCs w:val="24"/>
          <w:lang w:val="en-US"/>
        </w:rPr>
        <w:t xml:space="preserve">odel performance for </w:t>
      </w:r>
      <w:r w:rsidR="0DE0E6B3" w:rsidRPr="002C3867">
        <w:rPr>
          <w:sz w:val="24"/>
          <w:szCs w:val="24"/>
          <w:lang w:val="en-US"/>
        </w:rPr>
        <w:t>microbial variables differed between soil depths</w:t>
      </w:r>
      <w:r w:rsidR="1AF7BD92" w:rsidRPr="002C3867">
        <w:rPr>
          <w:sz w:val="24"/>
          <w:szCs w:val="24"/>
          <w:lang w:val="en-US"/>
        </w:rPr>
        <w:t xml:space="preserve"> in the </w:t>
      </w:r>
      <w:proofErr w:type="gramStart"/>
      <w:r w:rsidR="79C04B77" w:rsidRPr="002C3867">
        <w:rPr>
          <w:sz w:val="24"/>
          <w:szCs w:val="24"/>
          <w:lang w:val="en-US"/>
        </w:rPr>
        <w:t>two diversity</w:t>
      </w:r>
      <w:proofErr w:type="gramEnd"/>
      <w:r w:rsidR="1AF7BD92" w:rsidRPr="002C3867">
        <w:rPr>
          <w:sz w:val="24"/>
          <w:szCs w:val="24"/>
          <w:lang w:val="en-US"/>
        </w:rPr>
        <w:t xml:space="preserve"> metrics</w:t>
      </w:r>
      <w:r w:rsidR="0DE0E6B3" w:rsidRPr="002C3867">
        <w:rPr>
          <w:sz w:val="24"/>
          <w:szCs w:val="24"/>
          <w:lang w:val="en-US"/>
        </w:rPr>
        <w:t>, being stronger in the 0-5 cm depth, but was still quite strong in the model with the two depths pooled</w:t>
      </w:r>
      <w:r w:rsidR="351BD37E" w:rsidRPr="002C3867">
        <w:rPr>
          <w:sz w:val="24"/>
          <w:szCs w:val="24"/>
          <w:lang w:val="en-US"/>
        </w:rPr>
        <w:t xml:space="preserve"> (</w:t>
      </w:r>
      <w:r w:rsidR="04A82D80" w:rsidRPr="002C3867">
        <w:rPr>
          <w:sz w:val="24"/>
          <w:szCs w:val="24"/>
          <w:lang w:val="en-US"/>
        </w:rPr>
        <w:t>R</w:t>
      </w:r>
      <w:r w:rsidR="04A82D80" w:rsidRPr="002C3867">
        <w:rPr>
          <w:sz w:val="24"/>
          <w:szCs w:val="24"/>
          <w:vertAlign w:val="superscript"/>
          <w:lang w:val="en-US"/>
        </w:rPr>
        <w:t>2</w:t>
      </w:r>
      <w:r w:rsidR="04A82D80" w:rsidRPr="002C3867">
        <w:rPr>
          <w:sz w:val="24"/>
          <w:szCs w:val="24"/>
          <w:lang w:val="en-US"/>
        </w:rPr>
        <w:t xml:space="preserve"> &gt; 0.7; </w:t>
      </w:r>
      <w:r w:rsidR="351BD37E" w:rsidRPr="002C3867">
        <w:rPr>
          <w:b/>
          <w:bCs/>
          <w:sz w:val="24"/>
          <w:szCs w:val="24"/>
          <w:lang w:val="en-US"/>
        </w:rPr>
        <w:t>Table 1</w:t>
      </w:r>
      <w:r w:rsidR="351BD37E" w:rsidRPr="002C3867">
        <w:rPr>
          <w:sz w:val="24"/>
          <w:szCs w:val="24"/>
          <w:lang w:val="en-US"/>
        </w:rPr>
        <w:t>)</w:t>
      </w:r>
      <w:r w:rsidR="4C457EF9" w:rsidRPr="002C3867">
        <w:rPr>
          <w:sz w:val="24"/>
          <w:szCs w:val="24"/>
          <w:lang w:val="en-US"/>
        </w:rPr>
        <w:t xml:space="preserve">. </w:t>
      </w:r>
      <w:r w:rsidR="7F8D3430" w:rsidRPr="002C3867">
        <w:rPr>
          <w:sz w:val="24"/>
          <w:szCs w:val="24"/>
          <w:lang w:val="en-US"/>
        </w:rPr>
        <w:t>Hence</w:t>
      </w:r>
      <w:r w:rsidR="51BB4ECE" w:rsidRPr="002C3867">
        <w:rPr>
          <w:sz w:val="24"/>
          <w:szCs w:val="24"/>
          <w:lang w:val="en-US"/>
        </w:rPr>
        <w:t>,</w:t>
      </w:r>
      <w:r w:rsidR="4C457EF9" w:rsidRPr="002C3867">
        <w:rPr>
          <w:sz w:val="24"/>
          <w:szCs w:val="24"/>
          <w:lang w:val="en-US"/>
        </w:rPr>
        <w:t xml:space="preserve"> for simplicity, </w:t>
      </w:r>
      <w:r w:rsidR="351BD37E" w:rsidRPr="002C3867">
        <w:rPr>
          <w:sz w:val="24"/>
          <w:szCs w:val="24"/>
          <w:lang w:val="en-US"/>
        </w:rPr>
        <w:t>we’ll refer to results of the pooled model</w:t>
      </w:r>
      <w:r w:rsidR="32A3D7AD" w:rsidRPr="002C3867">
        <w:rPr>
          <w:sz w:val="24"/>
          <w:szCs w:val="24"/>
          <w:lang w:val="en-US"/>
        </w:rPr>
        <w:t xml:space="preserve"> of microbial groups</w:t>
      </w:r>
      <w:r w:rsidR="351BD37E" w:rsidRPr="002C3867">
        <w:rPr>
          <w:sz w:val="24"/>
          <w:szCs w:val="24"/>
          <w:lang w:val="en-US"/>
        </w:rPr>
        <w:t xml:space="preserve"> for the remainder of this paper. </w:t>
      </w:r>
    </w:p>
    <w:p w14:paraId="27B48E9B" w14:textId="42996B01" w:rsidR="00E73384" w:rsidRPr="002C3867" w:rsidRDefault="4F33B4EC" w:rsidP="00E1071F">
      <w:pPr>
        <w:spacing w:after="240" w:line="360" w:lineRule="auto"/>
        <w:rPr>
          <w:sz w:val="24"/>
          <w:szCs w:val="24"/>
          <w:lang w:val="en-US"/>
        </w:rPr>
      </w:pPr>
      <w:r w:rsidRPr="002C3867">
        <w:rPr>
          <w:sz w:val="24"/>
          <w:szCs w:val="24"/>
          <w:lang w:val="en-US"/>
        </w:rPr>
        <w:lastRenderedPageBreak/>
        <w:t xml:space="preserve">There was little consistency in which predictors were most important among microbial groups, but </w:t>
      </w:r>
      <w:r w:rsidR="0F59B7F9" w:rsidRPr="002C3867">
        <w:rPr>
          <w:sz w:val="24"/>
          <w:szCs w:val="24"/>
          <w:lang w:val="en-US"/>
        </w:rPr>
        <w:t xml:space="preserve">there was </w:t>
      </w:r>
      <w:r w:rsidRPr="002C3867">
        <w:rPr>
          <w:sz w:val="24"/>
          <w:szCs w:val="24"/>
          <w:lang w:val="en-US"/>
        </w:rPr>
        <w:t>much consistency in threshold-like</w:t>
      </w:r>
      <w:r w:rsidR="32A3D7AD" w:rsidRPr="002C3867">
        <w:rPr>
          <w:sz w:val="24"/>
          <w:szCs w:val="24"/>
          <w:lang w:val="en-US"/>
        </w:rPr>
        <w:t xml:space="preserve"> and stepped</w:t>
      </w:r>
      <w:r w:rsidRPr="002C3867">
        <w:rPr>
          <w:sz w:val="24"/>
          <w:szCs w:val="24"/>
          <w:lang w:val="en-US"/>
        </w:rPr>
        <w:t xml:space="preserve"> response</w:t>
      </w:r>
      <w:r w:rsidR="11D11E11" w:rsidRPr="002C3867">
        <w:rPr>
          <w:sz w:val="24"/>
          <w:szCs w:val="24"/>
          <w:lang w:val="en-US"/>
        </w:rPr>
        <w:t xml:space="preserve"> shapes</w:t>
      </w:r>
      <w:r w:rsidR="0F910285" w:rsidRPr="002C3867">
        <w:rPr>
          <w:sz w:val="24"/>
          <w:szCs w:val="24"/>
          <w:lang w:val="en-US"/>
        </w:rPr>
        <w:t xml:space="preserve"> (</w:t>
      </w:r>
      <w:r w:rsidR="0F910285" w:rsidRPr="002C3867">
        <w:rPr>
          <w:b/>
          <w:bCs/>
          <w:sz w:val="24"/>
          <w:szCs w:val="24"/>
          <w:lang w:val="en-US"/>
        </w:rPr>
        <w:t>Fig. 5</w:t>
      </w:r>
      <w:r w:rsidR="0F910285" w:rsidRPr="002C3867">
        <w:rPr>
          <w:sz w:val="24"/>
          <w:szCs w:val="24"/>
          <w:lang w:val="en-US"/>
        </w:rPr>
        <w:t xml:space="preserve">). Overall, EMF and </w:t>
      </w:r>
      <w:r w:rsidR="00FC7E94" w:rsidRPr="002C3867">
        <w:rPr>
          <w:sz w:val="24"/>
          <w:szCs w:val="24"/>
          <w:lang w:val="en-US"/>
        </w:rPr>
        <w:t>n</w:t>
      </w:r>
      <w:r w:rsidR="0F910285" w:rsidRPr="002C3867">
        <w:rPr>
          <w:sz w:val="24"/>
          <w:szCs w:val="24"/>
          <w:lang w:val="en-US"/>
        </w:rPr>
        <w:t xml:space="preserve">itrifiers showed the greatest </w:t>
      </w:r>
      <w:r w:rsidR="36657D6E" w:rsidRPr="002C3867">
        <w:rPr>
          <w:sz w:val="24"/>
          <w:szCs w:val="24"/>
          <w:lang w:val="en-US"/>
        </w:rPr>
        <w:t xml:space="preserve">percent </w:t>
      </w:r>
      <w:r w:rsidR="0F910285" w:rsidRPr="002C3867">
        <w:rPr>
          <w:sz w:val="24"/>
          <w:szCs w:val="24"/>
          <w:lang w:val="en-US"/>
        </w:rPr>
        <w:t xml:space="preserve">variation among </w:t>
      </w:r>
      <w:r w:rsidR="48CC96B0" w:rsidRPr="002C3867">
        <w:rPr>
          <w:sz w:val="24"/>
          <w:szCs w:val="24"/>
          <w:lang w:val="en-US"/>
        </w:rPr>
        <w:t>samples</w:t>
      </w:r>
      <w:r w:rsidR="2A622376" w:rsidRPr="002C3867">
        <w:rPr>
          <w:sz w:val="24"/>
          <w:szCs w:val="24"/>
          <w:lang w:val="en-US"/>
        </w:rPr>
        <w:t xml:space="preserve"> (&gt;</w:t>
      </w:r>
      <w:r w:rsidR="12FC5301" w:rsidRPr="002C3867">
        <w:rPr>
          <w:sz w:val="24"/>
          <w:szCs w:val="24"/>
          <w:lang w:val="en-US"/>
        </w:rPr>
        <w:t>100</w:t>
      </w:r>
      <w:r w:rsidR="2A622376" w:rsidRPr="002C3867">
        <w:rPr>
          <w:sz w:val="24"/>
          <w:szCs w:val="24"/>
          <w:lang w:val="en-US"/>
        </w:rPr>
        <w:t xml:space="preserve"> and 2</w:t>
      </w:r>
      <w:r w:rsidR="12FC5301" w:rsidRPr="002C3867">
        <w:rPr>
          <w:sz w:val="24"/>
          <w:szCs w:val="24"/>
          <w:lang w:val="en-US"/>
        </w:rPr>
        <w:t>5</w:t>
      </w:r>
      <w:r w:rsidR="2A622376" w:rsidRPr="002C3867">
        <w:rPr>
          <w:sz w:val="24"/>
          <w:szCs w:val="24"/>
          <w:lang w:val="en-US"/>
        </w:rPr>
        <w:t>%, respectively)</w:t>
      </w:r>
      <w:r w:rsidR="48CC96B0" w:rsidRPr="002C3867">
        <w:rPr>
          <w:sz w:val="24"/>
          <w:szCs w:val="24"/>
          <w:lang w:val="en-US"/>
        </w:rPr>
        <w:t>, with fungal and bacteria/arch</w:t>
      </w:r>
      <w:r w:rsidR="77F4BCF9" w:rsidRPr="002C3867">
        <w:rPr>
          <w:sz w:val="24"/>
          <w:szCs w:val="24"/>
          <w:lang w:val="en-US"/>
        </w:rPr>
        <w:t>a</w:t>
      </w:r>
      <w:r w:rsidR="48CC96B0" w:rsidRPr="002C3867">
        <w:rPr>
          <w:sz w:val="24"/>
          <w:szCs w:val="24"/>
          <w:lang w:val="en-US"/>
        </w:rPr>
        <w:t>eal diversity showing minimal variation</w:t>
      </w:r>
      <w:r w:rsidR="2A622376" w:rsidRPr="002C3867">
        <w:rPr>
          <w:sz w:val="24"/>
          <w:szCs w:val="24"/>
          <w:lang w:val="en-US"/>
        </w:rPr>
        <w:t xml:space="preserve"> (</w:t>
      </w:r>
      <w:r w:rsidR="2CC0D893" w:rsidRPr="002C3867">
        <w:rPr>
          <w:sz w:val="24"/>
          <w:szCs w:val="24"/>
          <w:lang w:val="en-US"/>
        </w:rPr>
        <w:t>0.2 and 0.5%, respectively)</w:t>
      </w:r>
      <w:r w:rsidR="48CC96B0" w:rsidRPr="002C3867">
        <w:rPr>
          <w:sz w:val="24"/>
          <w:szCs w:val="24"/>
          <w:lang w:val="en-US"/>
        </w:rPr>
        <w:t xml:space="preserve">. </w:t>
      </w:r>
      <w:r w:rsidR="2CC0D893" w:rsidRPr="002C3867">
        <w:rPr>
          <w:sz w:val="24"/>
          <w:szCs w:val="24"/>
          <w:lang w:val="en-US"/>
        </w:rPr>
        <w:t>B</w:t>
      </w:r>
      <w:r w:rsidR="7585AAF2" w:rsidRPr="002C3867">
        <w:rPr>
          <w:sz w:val="24"/>
          <w:szCs w:val="24"/>
          <w:lang w:val="en-US"/>
        </w:rPr>
        <w:t>iochar and soil pH were strong predictors</w:t>
      </w:r>
      <w:r w:rsidR="62918E8D" w:rsidRPr="002C3867">
        <w:rPr>
          <w:sz w:val="24"/>
          <w:szCs w:val="24"/>
          <w:lang w:val="en-US"/>
        </w:rPr>
        <w:t xml:space="preserve">, with both EMF and nitrifier abundance increasing </w:t>
      </w:r>
      <w:r w:rsidR="5B1546EF" w:rsidRPr="002C3867">
        <w:rPr>
          <w:sz w:val="24"/>
          <w:szCs w:val="24"/>
          <w:lang w:val="en-US"/>
        </w:rPr>
        <w:t xml:space="preserve">non-linearly with </w:t>
      </w:r>
      <w:r w:rsidR="291A1005" w:rsidRPr="002C3867">
        <w:rPr>
          <w:sz w:val="24"/>
          <w:szCs w:val="24"/>
          <w:lang w:val="en-US"/>
        </w:rPr>
        <w:t xml:space="preserve">residual </w:t>
      </w:r>
      <w:r w:rsidR="5B1546EF" w:rsidRPr="002C3867">
        <w:rPr>
          <w:sz w:val="24"/>
          <w:szCs w:val="24"/>
          <w:lang w:val="en-US"/>
        </w:rPr>
        <w:t xml:space="preserve">biochar cover, but </w:t>
      </w:r>
      <w:r w:rsidR="7AB949B7" w:rsidRPr="002C3867">
        <w:rPr>
          <w:sz w:val="24"/>
          <w:szCs w:val="24"/>
          <w:lang w:val="en-US"/>
        </w:rPr>
        <w:t xml:space="preserve">with </w:t>
      </w:r>
      <w:r w:rsidR="5B1546EF" w:rsidRPr="002C3867">
        <w:rPr>
          <w:sz w:val="24"/>
          <w:szCs w:val="24"/>
          <w:lang w:val="en-US"/>
        </w:rPr>
        <w:t>opposite effects of pH</w:t>
      </w:r>
      <w:r w:rsidR="7AB949B7" w:rsidRPr="002C3867">
        <w:rPr>
          <w:sz w:val="24"/>
          <w:szCs w:val="24"/>
          <w:lang w:val="en-US"/>
        </w:rPr>
        <w:t>.</w:t>
      </w:r>
      <w:r w:rsidR="2D3C71AD" w:rsidRPr="002C3867">
        <w:rPr>
          <w:sz w:val="24"/>
          <w:szCs w:val="24"/>
          <w:lang w:val="en-US"/>
        </w:rPr>
        <w:t xml:space="preserve"> </w:t>
      </w:r>
      <w:r w:rsidR="1BED358B" w:rsidRPr="002C3867">
        <w:rPr>
          <w:sz w:val="24"/>
          <w:szCs w:val="24"/>
          <w:lang w:val="en-US"/>
        </w:rPr>
        <w:t>Variability in EMF was most strongly affected</w:t>
      </w:r>
      <w:r w:rsidR="30E078D1" w:rsidRPr="002C3867">
        <w:rPr>
          <w:sz w:val="24"/>
          <w:szCs w:val="24"/>
          <w:lang w:val="en-US"/>
        </w:rPr>
        <w:t xml:space="preserve"> in a positive,</w:t>
      </w:r>
      <w:r w:rsidR="1BED358B" w:rsidRPr="002C3867">
        <w:rPr>
          <w:sz w:val="24"/>
          <w:szCs w:val="24"/>
          <w:lang w:val="en-US"/>
        </w:rPr>
        <w:t xml:space="preserve"> but threshold-like manner, by NO</w:t>
      </w:r>
      <w:r w:rsidR="1BED358B" w:rsidRPr="002C3867">
        <w:rPr>
          <w:sz w:val="24"/>
          <w:szCs w:val="24"/>
          <w:vertAlign w:val="subscript"/>
          <w:lang w:val="en-US"/>
        </w:rPr>
        <w:t>3</w:t>
      </w:r>
      <w:r w:rsidR="3DEE0A0A" w:rsidRPr="002C3867">
        <w:rPr>
          <w:sz w:val="24"/>
          <w:szCs w:val="24"/>
          <w:vertAlign w:val="superscript"/>
          <w:lang w:val="en-US"/>
        </w:rPr>
        <w:t>-</w:t>
      </w:r>
      <w:r w:rsidR="7B934289" w:rsidRPr="002C3867">
        <w:rPr>
          <w:sz w:val="24"/>
          <w:szCs w:val="24"/>
          <w:lang w:val="en-US"/>
        </w:rPr>
        <w:t>, nitrifiers by biochar</w:t>
      </w:r>
      <w:r w:rsidR="500A3654" w:rsidRPr="002C3867">
        <w:rPr>
          <w:sz w:val="24"/>
          <w:szCs w:val="24"/>
          <w:lang w:val="en-US"/>
        </w:rPr>
        <w:t>, bacteria/</w:t>
      </w:r>
      <w:r w:rsidR="77F4BCF9" w:rsidRPr="002C3867">
        <w:rPr>
          <w:sz w:val="24"/>
          <w:szCs w:val="24"/>
          <w:lang w:val="en-US"/>
        </w:rPr>
        <w:t>archaeal</w:t>
      </w:r>
      <w:r w:rsidR="500A3654" w:rsidRPr="002C3867">
        <w:rPr>
          <w:sz w:val="24"/>
          <w:szCs w:val="24"/>
          <w:lang w:val="en-US"/>
        </w:rPr>
        <w:t xml:space="preserve"> diversity by VWC, and fungal diversity by </w:t>
      </w:r>
      <w:r w:rsidR="7FBE61D8" w:rsidRPr="002C3867">
        <w:rPr>
          <w:sz w:val="24"/>
          <w:szCs w:val="24"/>
          <w:lang w:val="en-US"/>
        </w:rPr>
        <w:t>PO</w:t>
      </w:r>
      <w:r w:rsidR="7FBE61D8" w:rsidRPr="002C3867">
        <w:rPr>
          <w:sz w:val="24"/>
          <w:szCs w:val="24"/>
          <w:vertAlign w:val="subscript"/>
          <w:lang w:val="en-US"/>
        </w:rPr>
        <w:t>4</w:t>
      </w:r>
      <w:r w:rsidR="7FBE61D8" w:rsidRPr="002C3867">
        <w:rPr>
          <w:sz w:val="24"/>
          <w:szCs w:val="24"/>
          <w:vertAlign w:val="superscript"/>
          <w:lang w:val="en-US"/>
        </w:rPr>
        <w:t>+</w:t>
      </w:r>
      <w:r w:rsidR="2913806B" w:rsidRPr="002C3867">
        <w:rPr>
          <w:sz w:val="24"/>
          <w:szCs w:val="24"/>
          <w:lang w:val="en-US"/>
        </w:rPr>
        <w:t>and cations</w:t>
      </w:r>
      <w:r w:rsidR="500A3654" w:rsidRPr="002C3867">
        <w:rPr>
          <w:sz w:val="24"/>
          <w:szCs w:val="24"/>
          <w:lang w:val="en-US"/>
        </w:rPr>
        <w:t xml:space="preserve">. </w:t>
      </w:r>
      <w:r w:rsidR="00728630" w:rsidRPr="002C3867">
        <w:rPr>
          <w:sz w:val="24"/>
          <w:szCs w:val="24"/>
          <w:lang w:val="en-US"/>
        </w:rPr>
        <w:t xml:space="preserve">Treatments </w:t>
      </w:r>
      <w:r w:rsidR="291A1005" w:rsidRPr="002C3867">
        <w:rPr>
          <w:sz w:val="24"/>
          <w:szCs w:val="24"/>
          <w:lang w:val="en-US"/>
        </w:rPr>
        <w:t>had</w:t>
      </w:r>
      <w:r w:rsidR="00728630" w:rsidRPr="002C3867">
        <w:rPr>
          <w:sz w:val="24"/>
          <w:szCs w:val="24"/>
          <w:lang w:val="en-US"/>
        </w:rPr>
        <w:t xml:space="preserve"> direct effects on EMF and nitrifier relative abundance (biochar and mulch, respectively)</w:t>
      </w:r>
      <w:r w:rsidR="48E9D101" w:rsidRPr="002C3867">
        <w:rPr>
          <w:sz w:val="24"/>
          <w:szCs w:val="24"/>
          <w:lang w:val="en-US"/>
        </w:rPr>
        <w:t xml:space="preserve">, and </w:t>
      </w:r>
      <w:proofErr w:type="gramStart"/>
      <w:r w:rsidR="48E9D101" w:rsidRPr="002C3867">
        <w:rPr>
          <w:sz w:val="24"/>
          <w:szCs w:val="24"/>
          <w:lang w:val="en-US"/>
        </w:rPr>
        <w:t>mulch</w:t>
      </w:r>
      <w:proofErr w:type="gramEnd"/>
      <w:r w:rsidR="48E9D101" w:rsidRPr="002C3867">
        <w:rPr>
          <w:sz w:val="24"/>
          <w:szCs w:val="24"/>
          <w:lang w:val="en-US"/>
        </w:rPr>
        <w:t xml:space="preserve"> on fungal diversity.</w:t>
      </w:r>
    </w:p>
    <w:p w14:paraId="4FF840E4" w14:textId="1F5004C1" w:rsidR="00CE5818" w:rsidRPr="00191A08" w:rsidRDefault="1B47B489" w:rsidP="00CE5818">
      <w:r w:rsidRPr="00191A08">
        <w:rPr>
          <w:b/>
          <w:bCs/>
        </w:rPr>
        <w:t>Table 1</w:t>
      </w:r>
      <w:r w:rsidRPr="00191A08">
        <w:t xml:space="preserve">: </w:t>
      </w:r>
      <w:r w:rsidRPr="00191A08">
        <w:rPr>
          <w:i/>
          <w:iCs/>
        </w:rPr>
        <w:t>Random forest model performance</w:t>
      </w:r>
      <w:r w:rsidR="00A35C40" w:rsidRPr="00191A08">
        <w:rPr>
          <w:i/>
          <w:iCs/>
        </w:rPr>
        <w:t xml:space="preserve"> determined as the R</w:t>
      </w:r>
      <w:r w:rsidR="00A35C40" w:rsidRPr="00191A08">
        <w:rPr>
          <w:i/>
          <w:iCs/>
          <w:vertAlign w:val="superscript"/>
        </w:rPr>
        <w:t>2</w:t>
      </w:r>
      <w:r w:rsidR="00A35C40" w:rsidRPr="00191A08">
        <w:rPr>
          <w:i/>
          <w:iCs/>
        </w:rPr>
        <w:t xml:space="preserve"> </w:t>
      </w:r>
      <w:r w:rsidR="00527DAD" w:rsidRPr="00191A08">
        <w:rPr>
          <w:i/>
          <w:iCs/>
        </w:rPr>
        <w:t xml:space="preserve">from a linear regression fit to predicted versus observed data for the dependent variables. Microbial </w:t>
      </w:r>
      <w:r w:rsidR="0050563F" w:rsidRPr="00191A08">
        <w:rPr>
          <w:i/>
          <w:iCs/>
        </w:rPr>
        <w:t xml:space="preserve">random forests were run for each soil sampling depth and with values pooled across samples. </w:t>
      </w:r>
      <w:r w:rsidR="00341FBD" w:rsidRPr="00191A08">
        <w:rPr>
          <w:i/>
          <w:iCs/>
        </w:rPr>
        <w:t>Plant t</w:t>
      </w:r>
      <w:r w:rsidR="0050563F" w:rsidRPr="00191A08">
        <w:rPr>
          <w:i/>
          <w:iCs/>
        </w:rPr>
        <w:t>rait random forests were only run on the pooled</w:t>
      </w:r>
      <w:r w:rsidR="00FE3524" w:rsidRPr="00191A08">
        <w:rPr>
          <w:i/>
          <w:iCs/>
        </w:rPr>
        <w:t xml:space="preserve"> </w:t>
      </w:r>
      <w:r w:rsidR="00480641" w:rsidRPr="00191A08">
        <w:rPr>
          <w:i/>
          <w:iCs/>
        </w:rPr>
        <w:t>depths</w:t>
      </w:r>
      <w:r w:rsidR="00FE3524" w:rsidRPr="00191A08">
        <w:rPr>
          <w:i/>
          <w:iCs/>
        </w:rPr>
        <w:t>.</w:t>
      </w:r>
    </w:p>
    <w:p w14:paraId="01DE46D8" w14:textId="77777777" w:rsidR="00CE5818" w:rsidRPr="002C3867" w:rsidRDefault="00CE5818" w:rsidP="00CE5818">
      <w:pPr>
        <w:rPr>
          <w:sz w:val="24"/>
          <w:szCs w:val="24"/>
        </w:rPr>
      </w:pPr>
    </w:p>
    <w:tbl>
      <w:tblPr>
        <w:tblStyle w:val="a"/>
        <w:tblW w:w="8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2070"/>
        <w:gridCol w:w="1710"/>
        <w:gridCol w:w="1530"/>
        <w:gridCol w:w="1890"/>
      </w:tblGrid>
      <w:tr w:rsidR="00CE5818" w:rsidRPr="002C3867" w14:paraId="4907B6AD" w14:textId="77777777" w:rsidTr="280DF2BA">
        <w:trPr>
          <w:trHeight w:val="25"/>
        </w:trPr>
        <w:tc>
          <w:tcPr>
            <w:tcW w:w="1610" w:type="dxa"/>
            <w:tcBorders>
              <w:top w:val="nil"/>
              <w:left w:val="nil"/>
              <w:bottom w:val="single" w:sz="4" w:space="0" w:color="auto"/>
              <w:right w:val="nil"/>
            </w:tcBorders>
            <w:shd w:val="clear" w:color="auto" w:fill="auto"/>
            <w:tcMar>
              <w:top w:w="100" w:type="dxa"/>
              <w:left w:w="100" w:type="dxa"/>
              <w:bottom w:w="100" w:type="dxa"/>
              <w:right w:w="100" w:type="dxa"/>
            </w:tcMar>
          </w:tcPr>
          <w:p w14:paraId="4750820B" w14:textId="77777777" w:rsidR="00CE5818" w:rsidRPr="002C3867" w:rsidRDefault="00CE5818" w:rsidP="005A6F83">
            <w:pPr>
              <w:widowControl w:val="0"/>
              <w:spacing w:line="240" w:lineRule="auto"/>
              <w:rPr>
                <w:sz w:val="24"/>
                <w:szCs w:val="24"/>
              </w:rPr>
            </w:pPr>
          </w:p>
        </w:tc>
        <w:tc>
          <w:tcPr>
            <w:tcW w:w="2070" w:type="dxa"/>
            <w:tcBorders>
              <w:top w:val="nil"/>
              <w:left w:val="nil"/>
              <w:bottom w:val="single" w:sz="4" w:space="0" w:color="auto"/>
              <w:right w:val="nil"/>
            </w:tcBorders>
            <w:shd w:val="clear" w:color="auto" w:fill="auto"/>
            <w:tcMar>
              <w:top w:w="100" w:type="dxa"/>
              <w:left w:w="100" w:type="dxa"/>
              <w:bottom w:w="100" w:type="dxa"/>
              <w:right w:w="100" w:type="dxa"/>
            </w:tcMar>
          </w:tcPr>
          <w:p w14:paraId="7699B4F7" w14:textId="77777777" w:rsidR="00CE5818" w:rsidRPr="002C3867" w:rsidRDefault="00CE5818" w:rsidP="005A6F83">
            <w:pPr>
              <w:widowControl w:val="0"/>
              <w:spacing w:line="240" w:lineRule="auto"/>
              <w:rPr>
                <w:sz w:val="24"/>
                <w:szCs w:val="24"/>
              </w:rPr>
            </w:pPr>
            <w:r w:rsidRPr="002C3867">
              <w:rPr>
                <w:sz w:val="24"/>
                <w:szCs w:val="24"/>
              </w:rPr>
              <w:t>Trait</w:t>
            </w:r>
          </w:p>
        </w:tc>
        <w:tc>
          <w:tcPr>
            <w:tcW w:w="1710" w:type="dxa"/>
            <w:tcBorders>
              <w:top w:val="nil"/>
              <w:left w:val="nil"/>
              <w:bottom w:val="single" w:sz="4" w:space="0" w:color="auto"/>
              <w:right w:val="nil"/>
            </w:tcBorders>
            <w:shd w:val="clear" w:color="auto" w:fill="auto"/>
            <w:tcMar>
              <w:top w:w="100" w:type="dxa"/>
              <w:left w:w="100" w:type="dxa"/>
              <w:bottom w:w="100" w:type="dxa"/>
              <w:right w:w="100" w:type="dxa"/>
            </w:tcMar>
          </w:tcPr>
          <w:p w14:paraId="01C057D4" w14:textId="77777777" w:rsidR="00CE5818" w:rsidRPr="002C3867" w:rsidRDefault="00CE5818" w:rsidP="005A6F83">
            <w:pPr>
              <w:widowControl w:val="0"/>
              <w:spacing w:line="240" w:lineRule="auto"/>
              <w:rPr>
                <w:sz w:val="24"/>
                <w:szCs w:val="24"/>
              </w:rPr>
            </w:pPr>
            <w:r w:rsidRPr="002C3867">
              <w:rPr>
                <w:sz w:val="24"/>
                <w:szCs w:val="24"/>
              </w:rPr>
              <w:t>R</w:t>
            </w:r>
            <w:r w:rsidRPr="002C3867">
              <w:rPr>
                <w:sz w:val="24"/>
                <w:szCs w:val="24"/>
                <w:vertAlign w:val="superscript"/>
              </w:rPr>
              <w:t>2</w:t>
            </w:r>
            <w:r w:rsidRPr="002C3867">
              <w:rPr>
                <w:sz w:val="24"/>
                <w:szCs w:val="24"/>
              </w:rPr>
              <w:t xml:space="preserve"> 0-5 cm</w:t>
            </w:r>
          </w:p>
        </w:tc>
        <w:tc>
          <w:tcPr>
            <w:tcW w:w="1530" w:type="dxa"/>
            <w:tcBorders>
              <w:top w:val="nil"/>
              <w:left w:val="nil"/>
              <w:bottom w:val="single" w:sz="4" w:space="0" w:color="auto"/>
              <w:right w:val="nil"/>
            </w:tcBorders>
            <w:shd w:val="clear" w:color="auto" w:fill="auto"/>
            <w:tcMar>
              <w:top w:w="100" w:type="dxa"/>
              <w:left w:w="100" w:type="dxa"/>
              <w:bottom w:w="100" w:type="dxa"/>
              <w:right w:w="100" w:type="dxa"/>
            </w:tcMar>
          </w:tcPr>
          <w:p w14:paraId="4AF6094D" w14:textId="77777777" w:rsidR="00CE5818" w:rsidRPr="002C3867" w:rsidRDefault="00CE5818" w:rsidP="005A6F83">
            <w:pPr>
              <w:widowControl w:val="0"/>
              <w:spacing w:line="240" w:lineRule="auto"/>
              <w:rPr>
                <w:sz w:val="24"/>
                <w:szCs w:val="24"/>
              </w:rPr>
            </w:pPr>
            <w:r w:rsidRPr="002C3867">
              <w:rPr>
                <w:sz w:val="24"/>
                <w:szCs w:val="24"/>
              </w:rPr>
              <w:t>R</w:t>
            </w:r>
            <w:r w:rsidRPr="002C3867">
              <w:rPr>
                <w:sz w:val="24"/>
                <w:szCs w:val="24"/>
                <w:vertAlign w:val="superscript"/>
              </w:rPr>
              <w:t>2</w:t>
            </w:r>
            <w:r w:rsidRPr="002C3867">
              <w:rPr>
                <w:sz w:val="24"/>
                <w:szCs w:val="24"/>
              </w:rPr>
              <w:t xml:space="preserve"> 5-15 cm</w:t>
            </w:r>
          </w:p>
        </w:tc>
        <w:tc>
          <w:tcPr>
            <w:tcW w:w="1890" w:type="dxa"/>
            <w:tcBorders>
              <w:top w:val="nil"/>
              <w:left w:val="nil"/>
              <w:bottom w:val="single" w:sz="4" w:space="0" w:color="auto"/>
              <w:right w:val="nil"/>
            </w:tcBorders>
            <w:shd w:val="clear" w:color="auto" w:fill="auto"/>
            <w:tcMar>
              <w:top w:w="100" w:type="dxa"/>
              <w:left w:w="100" w:type="dxa"/>
              <w:bottom w:w="100" w:type="dxa"/>
              <w:right w:w="100" w:type="dxa"/>
            </w:tcMar>
          </w:tcPr>
          <w:p w14:paraId="5BCFAC09" w14:textId="77777777" w:rsidR="00CE5818" w:rsidRPr="002C3867" w:rsidRDefault="00CE5818" w:rsidP="005A6F83">
            <w:pPr>
              <w:widowControl w:val="0"/>
              <w:spacing w:line="240" w:lineRule="auto"/>
              <w:rPr>
                <w:sz w:val="24"/>
                <w:szCs w:val="24"/>
              </w:rPr>
            </w:pPr>
            <w:r w:rsidRPr="002C3867">
              <w:rPr>
                <w:sz w:val="24"/>
                <w:szCs w:val="24"/>
              </w:rPr>
              <w:t>R</w:t>
            </w:r>
            <w:r w:rsidRPr="002C3867">
              <w:rPr>
                <w:sz w:val="24"/>
                <w:szCs w:val="24"/>
                <w:vertAlign w:val="superscript"/>
              </w:rPr>
              <w:t>2</w:t>
            </w:r>
            <w:r w:rsidRPr="002C3867">
              <w:rPr>
                <w:sz w:val="24"/>
                <w:szCs w:val="24"/>
              </w:rPr>
              <w:t xml:space="preserve"> pooled depths</w:t>
            </w:r>
          </w:p>
        </w:tc>
      </w:tr>
      <w:tr w:rsidR="00CE5818" w:rsidRPr="002C3867" w14:paraId="6495B194" w14:textId="77777777" w:rsidTr="280DF2BA">
        <w:tc>
          <w:tcPr>
            <w:tcW w:w="1610" w:type="dxa"/>
            <w:tcBorders>
              <w:top w:val="single" w:sz="4" w:space="0" w:color="auto"/>
              <w:left w:val="nil"/>
              <w:bottom w:val="nil"/>
              <w:right w:val="nil"/>
            </w:tcBorders>
            <w:shd w:val="clear" w:color="auto" w:fill="auto"/>
            <w:tcMar>
              <w:top w:w="100" w:type="dxa"/>
              <w:left w:w="100" w:type="dxa"/>
              <w:bottom w:w="100" w:type="dxa"/>
              <w:right w:w="100" w:type="dxa"/>
            </w:tcMar>
          </w:tcPr>
          <w:p w14:paraId="47F7E9C8" w14:textId="77777777" w:rsidR="00CE5818" w:rsidRPr="002C3867" w:rsidRDefault="00CE5818" w:rsidP="005A6F83">
            <w:pPr>
              <w:widowControl w:val="0"/>
              <w:spacing w:line="240" w:lineRule="auto"/>
              <w:rPr>
                <w:i/>
                <w:iCs/>
                <w:sz w:val="24"/>
                <w:szCs w:val="24"/>
                <w:lang w:val="en-US"/>
              </w:rPr>
            </w:pPr>
            <w:r w:rsidRPr="002C3867">
              <w:rPr>
                <w:i/>
                <w:iCs/>
                <w:sz w:val="24"/>
                <w:szCs w:val="24"/>
                <w:lang w:val="en-US"/>
              </w:rPr>
              <w:t>V. scoparium</w:t>
            </w:r>
          </w:p>
        </w:tc>
        <w:tc>
          <w:tcPr>
            <w:tcW w:w="2070" w:type="dxa"/>
            <w:tcBorders>
              <w:top w:val="single" w:sz="4" w:space="0" w:color="auto"/>
              <w:left w:val="nil"/>
              <w:bottom w:val="nil"/>
              <w:right w:val="nil"/>
            </w:tcBorders>
            <w:shd w:val="clear" w:color="auto" w:fill="auto"/>
            <w:tcMar>
              <w:top w:w="100" w:type="dxa"/>
              <w:left w:w="100" w:type="dxa"/>
              <w:bottom w:w="100" w:type="dxa"/>
              <w:right w:w="100" w:type="dxa"/>
            </w:tcMar>
          </w:tcPr>
          <w:p w14:paraId="0CD07CD2" w14:textId="77777777" w:rsidR="00CE5818" w:rsidRPr="002C3867" w:rsidRDefault="00CE5818" w:rsidP="005A6F83">
            <w:pPr>
              <w:widowControl w:val="0"/>
              <w:spacing w:line="240" w:lineRule="auto"/>
              <w:rPr>
                <w:sz w:val="24"/>
                <w:szCs w:val="24"/>
              </w:rPr>
            </w:pPr>
            <w:r w:rsidRPr="002C3867">
              <w:rPr>
                <w:sz w:val="24"/>
                <w:szCs w:val="24"/>
              </w:rPr>
              <w:t>SLA</w:t>
            </w:r>
          </w:p>
        </w:tc>
        <w:tc>
          <w:tcPr>
            <w:tcW w:w="1710" w:type="dxa"/>
            <w:tcBorders>
              <w:top w:val="single" w:sz="4" w:space="0" w:color="auto"/>
              <w:left w:val="nil"/>
              <w:bottom w:val="nil"/>
              <w:right w:val="nil"/>
            </w:tcBorders>
            <w:shd w:val="clear" w:color="auto" w:fill="auto"/>
            <w:tcMar>
              <w:top w:w="100" w:type="dxa"/>
              <w:left w:w="100" w:type="dxa"/>
              <w:bottom w:w="100" w:type="dxa"/>
              <w:right w:w="100" w:type="dxa"/>
            </w:tcMar>
          </w:tcPr>
          <w:p w14:paraId="35512BA1"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530" w:type="dxa"/>
            <w:tcBorders>
              <w:top w:val="single" w:sz="4" w:space="0" w:color="auto"/>
              <w:left w:val="nil"/>
              <w:bottom w:val="nil"/>
              <w:right w:val="nil"/>
            </w:tcBorders>
            <w:shd w:val="clear" w:color="auto" w:fill="auto"/>
            <w:tcMar>
              <w:top w:w="100" w:type="dxa"/>
              <w:left w:w="100" w:type="dxa"/>
              <w:bottom w:w="100" w:type="dxa"/>
              <w:right w:w="100" w:type="dxa"/>
            </w:tcMar>
          </w:tcPr>
          <w:p w14:paraId="060380D4"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890" w:type="dxa"/>
            <w:tcBorders>
              <w:top w:val="single" w:sz="4" w:space="0" w:color="auto"/>
              <w:left w:val="nil"/>
              <w:bottom w:val="nil"/>
              <w:right w:val="nil"/>
            </w:tcBorders>
            <w:shd w:val="clear" w:color="auto" w:fill="auto"/>
            <w:tcMar>
              <w:top w:w="100" w:type="dxa"/>
              <w:left w:w="100" w:type="dxa"/>
              <w:bottom w:w="100" w:type="dxa"/>
              <w:right w:w="100" w:type="dxa"/>
            </w:tcMar>
          </w:tcPr>
          <w:p w14:paraId="4F72077A" w14:textId="77777777" w:rsidR="00CE5818" w:rsidRPr="002C3867" w:rsidRDefault="00CE5818" w:rsidP="005A6F83">
            <w:pPr>
              <w:widowControl w:val="0"/>
              <w:spacing w:line="240" w:lineRule="auto"/>
              <w:jc w:val="center"/>
              <w:rPr>
                <w:sz w:val="24"/>
                <w:szCs w:val="24"/>
              </w:rPr>
            </w:pPr>
            <w:r w:rsidRPr="002C3867">
              <w:rPr>
                <w:sz w:val="24"/>
                <w:szCs w:val="24"/>
              </w:rPr>
              <w:t>0.37</w:t>
            </w:r>
          </w:p>
        </w:tc>
      </w:tr>
      <w:tr w:rsidR="00CE5818" w:rsidRPr="002C3867" w14:paraId="1B378A5D"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5DCA67EF" w14:textId="77777777" w:rsidR="00CE5818" w:rsidRPr="002C3867" w:rsidRDefault="00CE5818" w:rsidP="005A6F83">
            <w:pPr>
              <w:widowControl w:val="0"/>
              <w:spacing w:line="240" w:lineRule="auto"/>
              <w:rPr>
                <w:sz w:val="24"/>
                <w:szCs w:val="24"/>
              </w:rPr>
            </w:pPr>
          </w:p>
        </w:tc>
        <w:tc>
          <w:tcPr>
            <w:tcW w:w="2070" w:type="dxa"/>
            <w:tcBorders>
              <w:top w:val="nil"/>
              <w:left w:val="nil"/>
              <w:bottom w:val="nil"/>
              <w:right w:val="nil"/>
            </w:tcBorders>
            <w:shd w:val="clear" w:color="auto" w:fill="auto"/>
            <w:tcMar>
              <w:top w:w="100" w:type="dxa"/>
              <w:left w:w="100" w:type="dxa"/>
              <w:bottom w:w="100" w:type="dxa"/>
              <w:right w:w="100" w:type="dxa"/>
            </w:tcMar>
          </w:tcPr>
          <w:p w14:paraId="39022E9D" w14:textId="77777777" w:rsidR="00CE5818" w:rsidRPr="002C3867" w:rsidRDefault="00CE5818" w:rsidP="005A6F83">
            <w:pPr>
              <w:widowControl w:val="0"/>
              <w:spacing w:line="240" w:lineRule="auto"/>
              <w:rPr>
                <w:sz w:val="24"/>
                <w:szCs w:val="24"/>
              </w:rPr>
            </w:pPr>
            <w:r w:rsidRPr="002C3867">
              <w:rPr>
                <w:sz w:val="24"/>
                <w:szCs w:val="24"/>
              </w:rPr>
              <w:t>LDMC</w:t>
            </w:r>
          </w:p>
        </w:tc>
        <w:tc>
          <w:tcPr>
            <w:tcW w:w="1710" w:type="dxa"/>
            <w:tcBorders>
              <w:top w:val="nil"/>
              <w:left w:val="nil"/>
              <w:bottom w:val="nil"/>
              <w:right w:val="nil"/>
            </w:tcBorders>
            <w:shd w:val="clear" w:color="auto" w:fill="auto"/>
            <w:tcMar>
              <w:top w:w="100" w:type="dxa"/>
              <w:left w:w="100" w:type="dxa"/>
              <w:bottom w:w="100" w:type="dxa"/>
              <w:right w:w="100" w:type="dxa"/>
            </w:tcMar>
          </w:tcPr>
          <w:p w14:paraId="23C3215E"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530" w:type="dxa"/>
            <w:tcBorders>
              <w:top w:val="nil"/>
              <w:left w:val="nil"/>
              <w:bottom w:val="nil"/>
              <w:right w:val="nil"/>
            </w:tcBorders>
            <w:shd w:val="clear" w:color="auto" w:fill="auto"/>
            <w:tcMar>
              <w:top w:w="100" w:type="dxa"/>
              <w:left w:w="100" w:type="dxa"/>
              <w:bottom w:w="100" w:type="dxa"/>
              <w:right w:w="100" w:type="dxa"/>
            </w:tcMar>
          </w:tcPr>
          <w:p w14:paraId="0FE3CEF2"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890" w:type="dxa"/>
            <w:tcBorders>
              <w:top w:val="nil"/>
              <w:left w:val="nil"/>
              <w:bottom w:val="nil"/>
              <w:right w:val="nil"/>
            </w:tcBorders>
            <w:shd w:val="clear" w:color="auto" w:fill="auto"/>
            <w:tcMar>
              <w:top w:w="100" w:type="dxa"/>
              <w:left w:w="100" w:type="dxa"/>
              <w:bottom w:w="100" w:type="dxa"/>
              <w:right w:w="100" w:type="dxa"/>
            </w:tcMar>
          </w:tcPr>
          <w:p w14:paraId="3186CB71" w14:textId="77777777" w:rsidR="00CE5818" w:rsidRPr="002C3867" w:rsidRDefault="00CE5818" w:rsidP="005A6F83">
            <w:pPr>
              <w:widowControl w:val="0"/>
              <w:spacing w:line="240" w:lineRule="auto"/>
              <w:jc w:val="center"/>
              <w:rPr>
                <w:sz w:val="24"/>
                <w:szCs w:val="24"/>
              </w:rPr>
            </w:pPr>
            <w:r w:rsidRPr="002C3867">
              <w:rPr>
                <w:sz w:val="24"/>
                <w:szCs w:val="24"/>
              </w:rPr>
              <w:t>0.01</w:t>
            </w:r>
          </w:p>
        </w:tc>
      </w:tr>
      <w:tr w:rsidR="00CE5818" w:rsidRPr="002C3867" w14:paraId="19C9529C"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3CC3E33C" w14:textId="77777777" w:rsidR="00CE5818" w:rsidRPr="002C3867" w:rsidRDefault="00CE5818" w:rsidP="005A6F83">
            <w:pPr>
              <w:widowControl w:val="0"/>
              <w:spacing w:line="240" w:lineRule="auto"/>
              <w:rPr>
                <w:sz w:val="24"/>
                <w:szCs w:val="24"/>
              </w:rPr>
            </w:pPr>
          </w:p>
        </w:tc>
        <w:tc>
          <w:tcPr>
            <w:tcW w:w="2070" w:type="dxa"/>
            <w:tcBorders>
              <w:top w:val="nil"/>
              <w:left w:val="nil"/>
              <w:bottom w:val="single" w:sz="4" w:space="0" w:color="auto"/>
              <w:right w:val="nil"/>
            </w:tcBorders>
            <w:shd w:val="clear" w:color="auto" w:fill="auto"/>
            <w:tcMar>
              <w:top w:w="100" w:type="dxa"/>
              <w:left w:w="100" w:type="dxa"/>
              <w:bottom w:w="100" w:type="dxa"/>
              <w:right w:w="100" w:type="dxa"/>
            </w:tcMar>
          </w:tcPr>
          <w:p w14:paraId="41F13948" w14:textId="77777777" w:rsidR="00CE5818" w:rsidRPr="002C3867" w:rsidRDefault="00CE5818" w:rsidP="005A6F83">
            <w:pPr>
              <w:widowControl w:val="0"/>
              <w:spacing w:line="240" w:lineRule="auto"/>
              <w:rPr>
                <w:sz w:val="24"/>
                <w:szCs w:val="24"/>
              </w:rPr>
            </w:pPr>
            <w:r w:rsidRPr="002C3867">
              <w:rPr>
                <w:sz w:val="24"/>
                <w:szCs w:val="24"/>
              </w:rPr>
              <w:t>Height</w:t>
            </w:r>
          </w:p>
        </w:tc>
        <w:tc>
          <w:tcPr>
            <w:tcW w:w="1710" w:type="dxa"/>
            <w:tcBorders>
              <w:top w:val="nil"/>
              <w:left w:val="nil"/>
              <w:bottom w:val="single" w:sz="4" w:space="0" w:color="auto"/>
              <w:right w:val="nil"/>
            </w:tcBorders>
            <w:shd w:val="clear" w:color="auto" w:fill="auto"/>
            <w:tcMar>
              <w:top w:w="100" w:type="dxa"/>
              <w:left w:w="100" w:type="dxa"/>
              <w:bottom w:w="100" w:type="dxa"/>
              <w:right w:w="100" w:type="dxa"/>
            </w:tcMar>
          </w:tcPr>
          <w:p w14:paraId="5E2F59BE"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530" w:type="dxa"/>
            <w:tcBorders>
              <w:top w:val="nil"/>
              <w:left w:val="nil"/>
              <w:bottom w:val="single" w:sz="4" w:space="0" w:color="auto"/>
              <w:right w:val="nil"/>
            </w:tcBorders>
            <w:shd w:val="clear" w:color="auto" w:fill="auto"/>
            <w:tcMar>
              <w:top w:w="100" w:type="dxa"/>
              <w:left w:w="100" w:type="dxa"/>
              <w:bottom w:w="100" w:type="dxa"/>
              <w:right w:w="100" w:type="dxa"/>
            </w:tcMar>
          </w:tcPr>
          <w:p w14:paraId="5992BF04"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890" w:type="dxa"/>
            <w:tcBorders>
              <w:top w:val="nil"/>
              <w:left w:val="nil"/>
              <w:bottom w:val="single" w:sz="4" w:space="0" w:color="auto"/>
              <w:right w:val="nil"/>
            </w:tcBorders>
            <w:shd w:val="clear" w:color="auto" w:fill="auto"/>
            <w:tcMar>
              <w:top w:w="100" w:type="dxa"/>
              <w:left w:w="100" w:type="dxa"/>
              <w:bottom w:w="100" w:type="dxa"/>
              <w:right w:w="100" w:type="dxa"/>
            </w:tcMar>
          </w:tcPr>
          <w:p w14:paraId="6DB6D2FE" w14:textId="77777777" w:rsidR="00CE5818" w:rsidRPr="002C3867" w:rsidRDefault="00CE5818" w:rsidP="005A6F83">
            <w:pPr>
              <w:widowControl w:val="0"/>
              <w:spacing w:line="240" w:lineRule="auto"/>
              <w:jc w:val="center"/>
              <w:rPr>
                <w:sz w:val="24"/>
                <w:szCs w:val="24"/>
              </w:rPr>
            </w:pPr>
            <w:r w:rsidRPr="002C3867">
              <w:rPr>
                <w:sz w:val="24"/>
                <w:szCs w:val="24"/>
              </w:rPr>
              <w:t>0.46</w:t>
            </w:r>
          </w:p>
        </w:tc>
      </w:tr>
      <w:tr w:rsidR="00CE5818" w:rsidRPr="002C3867" w14:paraId="18ABB3D5"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5B72F9B8" w14:textId="77777777" w:rsidR="00CE5818" w:rsidRPr="002C3867" w:rsidRDefault="00CE5818" w:rsidP="005A6F83">
            <w:pPr>
              <w:widowControl w:val="0"/>
              <w:spacing w:line="240" w:lineRule="auto"/>
              <w:rPr>
                <w:i/>
                <w:iCs/>
                <w:sz w:val="24"/>
                <w:szCs w:val="24"/>
              </w:rPr>
            </w:pPr>
            <w:r w:rsidRPr="002C3867">
              <w:rPr>
                <w:i/>
                <w:iCs/>
                <w:sz w:val="24"/>
                <w:szCs w:val="24"/>
              </w:rPr>
              <w:t>O. parryi</w:t>
            </w:r>
          </w:p>
        </w:tc>
        <w:tc>
          <w:tcPr>
            <w:tcW w:w="2070" w:type="dxa"/>
            <w:tcBorders>
              <w:top w:val="single" w:sz="4" w:space="0" w:color="auto"/>
              <w:left w:val="nil"/>
              <w:bottom w:val="nil"/>
              <w:right w:val="nil"/>
            </w:tcBorders>
            <w:shd w:val="clear" w:color="auto" w:fill="auto"/>
            <w:tcMar>
              <w:top w:w="100" w:type="dxa"/>
              <w:left w:w="100" w:type="dxa"/>
              <w:bottom w:w="100" w:type="dxa"/>
              <w:right w:w="100" w:type="dxa"/>
            </w:tcMar>
          </w:tcPr>
          <w:p w14:paraId="64E2F9E2" w14:textId="77777777" w:rsidR="00CE5818" w:rsidRPr="002C3867" w:rsidRDefault="00CE5818" w:rsidP="005A6F83">
            <w:pPr>
              <w:widowControl w:val="0"/>
              <w:spacing w:line="240" w:lineRule="auto"/>
              <w:rPr>
                <w:sz w:val="24"/>
                <w:szCs w:val="24"/>
              </w:rPr>
            </w:pPr>
            <w:r w:rsidRPr="002C3867">
              <w:rPr>
                <w:sz w:val="24"/>
                <w:szCs w:val="24"/>
              </w:rPr>
              <w:t>SLA</w:t>
            </w:r>
          </w:p>
        </w:tc>
        <w:tc>
          <w:tcPr>
            <w:tcW w:w="1710" w:type="dxa"/>
            <w:tcBorders>
              <w:top w:val="single" w:sz="4" w:space="0" w:color="auto"/>
              <w:left w:val="nil"/>
              <w:bottom w:val="nil"/>
              <w:right w:val="nil"/>
            </w:tcBorders>
            <w:shd w:val="clear" w:color="auto" w:fill="auto"/>
            <w:tcMar>
              <w:top w:w="100" w:type="dxa"/>
              <w:left w:w="100" w:type="dxa"/>
              <w:bottom w:w="100" w:type="dxa"/>
              <w:right w:w="100" w:type="dxa"/>
            </w:tcMar>
          </w:tcPr>
          <w:p w14:paraId="72993E79"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530" w:type="dxa"/>
            <w:tcBorders>
              <w:top w:val="single" w:sz="4" w:space="0" w:color="auto"/>
              <w:left w:val="nil"/>
              <w:bottom w:val="nil"/>
              <w:right w:val="nil"/>
            </w:tcBorders>
            <w:shd w:val="clear" w:color="auto" w:fill="auto"/>
            <w:tcMar>
              <w:top w:w="100" w:type="dxa"/>
              <w:left w:w="100" w:type="dxa"/>
              <w:bottom w:w="100" w:type="dxa"/>
              <w:right w:w="100" w:type="dxa"/>
            </w:tcMar>
          </w:tcPr>
          <w:p w14:paraId="7BFE8CF5"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890" w:type="dxa"/>
            <w:tcBorders>
              <w:top w:val="single" w:sz="4" w:space="0" w:color="auto"/>
              <w:left w:val="nil"/>
              <w:bottom w:val="nil"/>
              <w:right w:val="nil"/>
            </w:tcBorders>
            <w:shd w:val="clear" w:color="auto" w:fill="auto"/>
            <w:tcMar>
              <w:top w:w="100" w:type="dxa"/>
              <w:left w:w="100" w:type="dxa"/>
              <w:bottom w:w="100" w:type="dxa"/>
              <w:right w:w="100" w:type="dxa"/>
            </w:tcMar>
          </w:tcPr>
          <w:p w14:paraId="6F728D82" w14:textId="77777777" w:rsidR="00CE5818" w:rsidRPr="002C3867" w:rsidRDefault="00CE5818" w:rsidP="005A6F83">
            <w:pPr>
              <w:widowControl w:val="0"/>
              <w:spacing w:line="240" w:lineRule="auto"/>
              <w:jc w:val="center"/>
              <w:rPr>
                <w:sz w:val="24"/>
                <w:szCs w:val="24"/>
              </w:rPr>
            </w:pPr>
            <w:r w:rsidRPr="002C3867">
              <w:rPr>
                <w:sz w:val="24"/>
                <w:szCs w:val="24"/>
              </w:rPr>
              <w:t>0.46</w:t>
            </w:r>
          </w:p>
        </w:tc>
      </w:tr>
      <w:tr w:rsidR="00CE5818" w:rsidRPr="002C3867" w14:paraId="6C1748A8"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0E1EB2BF" w14:textId="77777777" w:rsidR="00CE5818" w:rsidRPr="002C3867" w:rsidRDefault="00CE5818" w:rsidP="005A6F83">
            <w:pPr>
              <w:widowControl w:val="0"/>
              <w:spacing w:line="240" w:lineRule="auto"/>
              <w:rPr>
                <w:sz w:val="24"/>
                <w:szCs w:val="24"/>
              </w:rPr>
            </w:pPr>
          </w:p>
        </w:tc>
        <w:tc>
          <w:tcPr>
            <w:tcW w:w="2070" w:type="dxa"/>
            <w:tcBorders>
              <w:top w:val="nil"/>
              <w:left w:val="nil"/>
              <w:bottom w:val="nil"/>
              <w:right w:val="nil"/>
            </w:tcBorders>
            <w:shd w:val="clear" w:color="auto" w:fill="auto"/>
            <w:tcMar>
              <w:top w:w="100" w:type="dxa"/>
              <w:left w:w="100" w:type="dxa"/>
              <w:bottom w:w="100" w:type="dxa"/>
              <w:right w:w="100" w:type="dxa"/>
            </w:tcMar>
          </w:tcPr>
          <w:p w14:paraId="4ABBFDFC" w14:textId="77777777" w:rsidR="00CE5818" w:rsidRPr="002C3867" w:rsidRDefault="00CE5818" w:rsidP="005A6F83">
            <w:pPr>
              <w:widowControl w:val="0"/>
              <w:spacing w:line="240" w:lineRule="auto"/>
              <w:rPr>
                <w:sz w:val="24"/>
                <w:szCs w:val="24"/>
              </w:rPr>
            </w:pPr>
            <w:r w:rsidRPr="002C3867">
              <w:rPr>
                <w:sz w:val="24"/>
                <w:szCs w:val="24"/>
              </w:rPr>
              <w:t>LDMC</w:t>
            </w:r>
          </w:p>
        </w:tc>
        <w:tc>
          <w:tcPr>
            <w:tcW w:w="1710" w:type="dxa"/>
            <w:tcBorders>
              <w:top w:val="nil"/>
              <w:left w:val="nil"/>
              <w:bottom w:val="nil"/>
              <w:right w:val="nil"/>
            </w:tcBorders>
            <w:shd w:val="clear" w:color="auto" w:fill="auto"/>
            <w:tcMar>
              <w:top w:w="100" w:type="dxa"/>
              <w:left w:w="100" w:type="dxa"/>
              <w:bottom w:w="100" w:type="dxa"/>
              <w:right w:w="100" w:type="dxa"/>
            </w:tcMar>
          </w:tcPr>
          <w:p w14:paraId="290B9A05"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530" w:type="dxa"/>
            <w:tcBorders>
              <w:top w:val="nil"/>
              <w:left w:val="nil"/>
              <w:bottom w:val="nil"/>
              <w:right w:val="nil"/>
            </w:tcBorders>
            <w:shd w:val="clear" w:color="auto" w:fill="auto"/>
            <w:tcMar>
              <w:top w:w="100" w:type="dxa"/>
              <w:left w:w="100" w:type="dxa"/>
              <w:bottom w:w="100" w:type="dxa"/>
              <w:right w:w="100" w:type="dxa"/>
            </w:tcMar>
          </w:tcPr>
          <w:p w14:paraId="3D2073C1"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890" w:type="dxa"/>
            <w:tcBorders>
              <w:top w:val="nil"/>
              <w:left w:val="nil"/>
              <w:bottom w:val="nil"/>
              <w:right w:val="nil"/>
            </w:tcBorders>
            <w:shd w:val="clear" w:color="auto" w:fill="auto"/>
            <w:tcMar>
              <w:top w:w="100" w:type="dxa"/>
              <w:left w:w="100" w:type="dxa"/>
              <w:bottom w:w="100" w:type="dxa"/>
              <w:right w:w="100" w:type="dxa"/>
            </w:tcMar>
          </w:tcPr>
          <w:p w14:paraId="210586F6" w14:textId="77777777" w:rsidR="00CE5818" w:rsidRPr="002C3867" w:rsidRDefault="00CE5818" w:rsidP="005A6F83">
            <w:pPr>
              <w:widowControl w:val="0"/>
              <w:spacing w:line="240" w:lineRule="auto"/>
              <w:jc w:val="center"/>
              <w:rPr>
                <w:sz w:val="24"/>
                <w:szCs w:val="24"/>
              </w:rPr>
            </w:pPr>
            <w:r w:rsidRPr="002C3867">
              <w:rPr>
                <w:sz w:val="24"/>
                <w:szCs w:val="24"/>
              </w:rPr>
              <w:t>0.34</w:t>
            </w:r>
          </w:p>
        </w:tc>
      </w:tr>
      <w:tr w:rsidR="00CE5818" w:rsidRPr="002C3867" w14:paraId="659ED6F1"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544B4533" w14:textId="77777777" w:rsidR="00CE5818" w:rsidRPr="002C3867" w:rsidRDefault="00CE5818" w:rsidP="005A6F83">
            <w:pPr>
              <w:widowControl w:val="0"/>
              <w:spacing w:line="240" w:lineRule="auto"/>
              <w:rPr>
                <w:sz w:val="24"/>
                <w:szCs w:val="24"/>
              </w:rPr>
            </w:pPr>
          </w:p>
        </w:tc>
        <w:tc>
          <w:tcPr>
            <w:tcW w:w="2070" w:type="dxa"/>
            <w:tcBorders>
              <w:top w:val="nil"/>
              <w:left w:val="nil"/>
              <w:bottom w:val="single" w:sz="4" w:space="0" w:color="auto"/>
              <w:right w:val="nil"/>
            </w:tcBorders>
            <w:shd w:val="clear" w:color="auto" w:fill="auto"/>
            <w:tcMar>
              <w:top w:w="100" w:type="dxa"/>
              <w:left w:w="100" w:type="dxa"/>
              <w:bottom w:w="100" w:type="dxa"/>
              <w:right w:w="100" w:type="dxa"/>
            </w:tcMar>
          </w:tcPr>
          <w:p w14:paraId="66AA8C38" w14:textId="77777777" w:rsidR="00CE5818" w:rsidRPr="002C3867" w:rsidRDefault="00CE5818" w:rsidP="005A6F83">
            <w:pPr>
              <w:widowControl w:val="0"/>
              <w:spacing w:line="240" w:lineRule="auto"/>
              <w:rPr>
                <w:sz w:val="24"/>
                <w:szCs w:val="24"/>
              </w:rPr>
            </w:pPr>
            <w:r w:rsidRPr="002C3867">
              <w:rPr>
                <w:sz w:val="24"/>
                <w:szCs w:val="24"/>
              </w:rPr>
              <w:t>Height</w:t>
            </w:r>
          </w:p>
        </w:tc>
        <w:tc>
          <w:tcPr>
            <w:tcW w:w="1710" w:type="dxa"/>
            <w:tcBorders>
              <w:top w:val="nil"/>
              <w:left w:val="nil"/>
              <w:bottom w:val="single" w:sz="4" w:space="0" w:color="auto"/>
              <w:right w:val="nil"/>
            </w:tcBorders>
            <w:shd w:val="clear" w:color="auto" w:fill="auto"/>
            <w:tcMar>
              <w:top w:w="100" w:type="dxa"/>
              <w:left w:w="100" w:type="dxa"/>
              <w:bottom w:w="100" w:type="dxa"/>
              <w:right w:w="100" w:type="dxa"/>
            </w:tcMar>
          </w:tcPr>
          <w:p w14:paraId="37D22041"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530" w:type="dxa"/>
            <w:tcBorders>
              <w:top w:val="nil"/>
              <w:left w:val="nil"/>
              <w:bottom w:val="single" w:sz="4" w:space="0" w:color="auto"/>
              <w:right w:val="nil"/>
            </w:tcBorders>
            <w:shd w:val="clear" w:color="auto" w:fill="auto"/>
            <w:tcMar>
              <w:top w:w="100" w:type="dxa"/>
              <w:left w:w="100" w:type="dxa"/>
              <w:bottom w:w="100" w:type="dxa"/>
              <w:right w:w="100" w:type="dxa"/>
            </w:tcMar>
          </w:tcPr>
          <w:p w14:paraId="132C2446" w14:textId="77777777" w:rsidR="00CE5818" w:rsidRPr="002C3867" w:rsidRDefault="00CE5818" w:rsidP="005A6F83">
            <w:pPr>
              <w:widowControl w:val="0"/>
              <w:spacing w:line="240" w:lineRule="auto"/>
              <w:jc w:val="center"/>
              <w:rPr>
                <w:sz w:val="24"/>
                <w:szCs w:val="24"/>
              </w:rPr>
            </w:pPr>
            <w:r w:rsidRPr="002C3867">
              <w:rPr>
                <w:sz w:val="24"/>
                <w:szCs w:val="24"/>
              </w:rPr>
              <w:t>-</w:t>
            </w:r>
          </w:p>
        </w:tc>
        <w:tc>
          <w:tcPr>
            <w:tcW w:w="1890" w:type="dxa"/>
            <w:tcBorders>
              <w:top w:val="nil"/>
              <w:left w:val="nil"/>
              <w:bottom w:val="single" w:sz="4" w:space="0" w:color="auto"/>
              <w:right w:val="nil"/>
            </w:tcBorders>
            <w:shd w:val="clear" w:color="auto" w:fill="auto"/>
            <w:tcMar>
              <w:top w:w="100" w:type="dxa"/>
              <w:left w:w="100" w:type="dxa"/>
              <w:bottom w:w="100" w:type="dxa"/>
              <w:right w:w="100" w:type="dxa"/>
            </w:tcMar>
          </w:tcPr>
          <w:p w14:paraId="1F784FEC" w14:textId="77777777" w:rsidR="00CE5818" w:rsidRPr="002C3867" w:rsidRDefault="00CE5818" w:rsidP="005A6F83">
            <w:pPr>
              <w:widowControl w:val="0"/>
              <w:spacing w:line="240" w:lineRule="auto"/>
              <w:jc w:val="center"/>
              <w:rPr>
                <w:sz w:val="24"/>
                <w:szCs w:val="24"/>
              </w:rPr>
            </w:pPr>
            <w:r w:rsidRPr="002C3867">
              <w:rPr>
                <w:sz w:val="24"/>
                <w:szCs w:val="24"/>
              </w:rPr>
              <w:t>0.37</w:t>
            </w:r>
          </w:p>
        </w:tc>
      </w:tr>
      <w:tr w:rsidR="00CE5818" w:rsidRPr="002C3867" w14:paraId="1E9E8BEB"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19A8BCF6" w14:textId="77777777" w:rsidR="00CE5818" w:rsidRPr="002C3867" w:rsidRDefault="00CE5818" w:rsidP="005A6F83">
            <w:pPr>
              <w:widowControl w:val="0"/>
              <w:spacing w:line="240" w:lineRule="auto"/>
              <w:rPr>
                <w:sz w:val="24"/>
                <w:szCs w:val="24"/>
              </w:rPr>
            </w:pPr>
            <w:r w:rsidRPr="002C3867">
              <w:rPr>
                <w:sz w:val="24"/>
                <w:szCs w:val="24"/>
              </w:rPr>
              <w:t>Microbes</w:t>
            </w:r>
          </w:p>
        </w:tc>
        <w:tc>
          <w:tcPr>
            <w:tcW w:w="2070" w:type="dxa"/>
            <w:tcBorders>
              <w:top w:val="single" w:sz="4" w:space="0" w:color="auto"/>
              <w:left w:val="nil"/>
              <w:bottom w:val="nil"/>
              <w:right w:val="nil"/>
            </w:tcBorders>
            <w:shd w:val="clear" w:color="auto" w:fill="auto"/>
            <w:tcMar>
              <w:top w:w="100" w:type="dxa"/>
              <w:left w:w="100" w:type="dxa"/>
              <w:bottom w:w="100" w:type="dxa"/>
              <w:right w:w="100" w:type="dxa"/>
            </w:tcMar>
          </w:tcPr>
          <w:p w14:paraId="7965E1EF" w14:textId="77777777" w:rsidR="00CE5818" w:rsidRPr="002C3867" w:rsidRDefault="00CE5818" w:rsidP="005A6F83">
            <w:pPr>
              <w:widowControl w:val="0"/>
              <w:spacing w:line="240" w:lineRule="auto"/>
              <w:rPr>
                <w:sz w:val="24"/>
                <w:szCs w:val="24"/>
              </w:rPr>
            </w:pPr>
            <w:r w:rsidRPr="002C3867">
              <w:rPr>
                <w:sz w:val="24"/>
                <w:szCs w:val="24"/>
              </w:rPr>
              <w:t>EMF relative abundance</w:t>
            </w:r>
          </w:p>
        </w:tc>
        <w:tc>
          <w:tcPr>
            <w:tcW w:w="1710" w:type="dxa"/>
            <w:tcBorders>
              <w:top w:val="single" w:sz="4" w:space="0" w:color="auto"/>
              <w:left w:val="nil"/>
              <w:bottom w:val="nil"/>
              <w:right w:val="nil"/>
            </w:tcBorders>
            <w:shd w:val="clear" w:color="auto" w:fill="auto"/>
            <w:tcMar>
              <w:top w:w="100" w:type="dxa"/>
              <w:left w:w="100" w:type="dxa"/>
              <w:bottom w:w="100" w:type="dxa"/>
              <w:right w:w="100" w:type="dxa"/>
            </w:tcMar>
          </w:tcPr>
          <w:p w14:paraId="54999358" w14:textId="77777777" w:rsidR="00CE5818" w:rsidRPr="002C3867" w:rsidRDefault="00CE5818" w:rsidP="005A6F83">
            <w:pPr>
              <w:widowControl w:val="0"/>
              <w:spacing w:line="240" w:lineRule="auto"/>
              <w:jc w:val="center"/>
              <w:rPr>
                <w:sz w:val="24"/>
                <w:szCs w:val="24"/>
              </w:rPr>
            </w:pPr>
            <w:r w:rsidRPr="002C3867">
              <w:rPr>
                <w:sz w:val="24"/>
                <w:szCs w:val="24"/>
              </w:rPr>
              <w:t>0.94</w:t>
            </w:r>
          </w:p>
        </w:tc>
        <w:tc>
          <w:tcPr>
            <w:tcW w:w="1530" w:type="dxa"/>
            <w:tcBorders>
              <w:top w:val="single" w:sz="4" w:space="0" w:color="auto"/>
              <w:left w:val="nil"/>
              <w:bottom w:val="nil"/>
              <w:right w:val="nil"/>
            </w:tcBorders>
            <w:shd w:val="clear" w:color="auto" w:fill="auto"/>
            <w:tcMar>
              <w:top w:w="100" w:type="dxa"/>
              <w:left w:w="100" w:type="dxa"/>
              <w:bottom w:w="100" w:type="dxa"/>
              <w:right w:w="100" w:type="dxa"/>
            </w:tcMar>
          </w:tcPr>
          <w:p w14:paraId="22B68B2F" w14:textId="77777777" w:rsidR="00CE5818" w:rsidRPr="002C3867" w:rsidRDefault="00CE5818" w:rsidP="005A6F83">
            <w:pPr>
              <w:widowControl w:val="0"/>
              <w:spacing w:line="240" w:lineRule="auto"/>
              <w:jc w:val="center"/>
              <w:rPr>
                <w:sz w:val="24"/>
                <w:szCs w:val="24"/>
              </w:rPr>
            </w:pPr>
            <w:r w:rsidRPr="002C3867">
              <w:rPr>
                <w:sz w:val="24"/>
                <w:szCs w:val="24"/>
              </w:rPr>
              <w:t>0.87</w:t>
            </w:r>
          </w:p>
        </w:tc>
        <w:tc>
          <w:tcPr>
            <w:tcW w:w="1890" w:type="dxa"/>
            <w:tcBorders>
              <w:top w:val="single" w:sz="4" w:space="0" w:color="auto"/>
              <w:left w:val="nil"/>
              <w:bottom w:val="nil"/>
              <w:right w:val="nil"/>
            </w:tcBorders>
            <w:shd w:val="clear" w:color="auto" w:fill="auto"/>
            <w:tcMar>
              <w:top w:w="100" w:type="dxa"/>
              <w:left w:w="100" w:type="dxa"/>
              <w:bottom w:w="100" w:type="dxa"/>
              <w:right w:w="100" w:type="dxa"/>
            </w:tcMar>
          </w:tcPr>
          <w:p w14:paraId="50065959" w14:textId="77777777" w:rsidR="00CE5818" w:rsidRPr="002C3867" w:rsidRDefault="00CE5818" w:rsidP="005A6F83">
            <w:pPr>
              <w:widowControl w:val="0"/>
              <w:spacing w:line="240" w:lineRule="auto"/>
              <w:jc w:val="center"/>
              <w:rPr>
                <w:sz w:val="24"/>
                <w:szCs w:val="24"/>
              </w:rPr>
            </w:pPr>
            <w:r w:rsidRPr="002C3867">
              <w:rPr>
                <w:sz w:val="24"/>
                <w:szCs w:val="24"/>
              </w:rPr>
              <w:t>0.71</w:t>
            </w:r>
          </w:p>
        </w:tc>
      </w:tr>
      <w:tr w:rsidR="00CE5818" w:rsidRPr="002C3867" w14:paraId="7AA95771"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436A6F04" w14:textId="77777777" w:rsidR="00CE5818" w:rsidRPr="002C3867" w:rsidRDefault="00CE5818" w:rsidP="005A6F83">
            <w:pPr>
              <w:widowControl w:val="0"/>
              <w:spacing w:line="240" w:lineRule="auto"/>
              <w:rPr>
                <w:sz w:val="24"/>
                <w:szCs w:val="24"/>
              </w:rPr>
            </w:pPr>
          </w:p>
        </w:tc>
        <w:tc>
          <w:tcPr>
            <w:tcW w:w="2070" w:type="dxa"/>
            <w:tcBorders>
              <w:top w:val="nil"/>
              <w:left w:val="nil"/>
              <w:bottom w:val="nil"/>
              <w:right w:val="nil"/>
            </w:tcBorders>
            <w:shd w:val="clear" w:color="auto" w:fill="auto"/>
            <w:tcMar>
              <w:top w:w="100" w:type="dxa"/>
              <w:left w:w="100" w:type="dxa"/>
              <w:bottom w:w="100" w:type="dxa"/>
              <w:right w:w="100" w:type="dxa"/>
            </w:tcMar>
          </w:tcPr>
          <w:p w14:paraId="6531D294" w14:textId="77777777" w:rsidR="00CE5818" w:rsidRPr="002C3867" w:rsidRDefault="00CE5818" w:rsidP="005A6F83">
            <w:pPr>
              <w:widowControl w:val="0"/>
              <w:spacing w:line="240" w:lineRule="auto"/>
              <w:rPr>
                <w:sz w:val="24"/>
                <w:szCs w:val="24"/>
              </w:rPr>
            </w:pPr>
            <w:r w:rsidRPr="002C3867">
              <w:rPr>
                <w:sz w:val="24"/>
                <w:szCs w:val="24"/>
              </w:rPr>
              <w:t>Nitrifier relative abundance</w:t>
            </w:r>
          </w:p>
        </w:tc>
        <w:tc>
          <w:tcPr>
            <w:tcW w:w="1710" w:type="dxa"/>
            <w:tcBorders>
              <w:top w:val="nil"/>
              <w:left w:val="nil"/>
              <w:bottom w:val="nil"/>
              <w:right w:val="nil"/>
            </w:tcBorders>
            <w:shd w:val="clear" w:color="auto" w:fill="auto"/>
            <w:tcMar>
              <w:top w:w="100" w:type="dxa"/>
              <w:left w:w="100" w:type="dxa"/>
              <w:bottom w:w="100" w:type="dxa"/>
              <w:right w:w="100" w:type="dxa"/>
            </w:tcMar>
          </w:tcPr>
          <w:p w14:paraId="436867B5" w14:textId="77777777" w:rsidR="00CE5818" w:rsidRPr="002C3867" w:rsidRDefault="00CE5818" w:rsidP="005A6F83">
            <w:pPr>
              <w:widowControl w:val="0"/>
              <w:spacing w:line="240" w:lineRule="auto"/>
              <w:jc w:val="center"/>
              <w:rPr>
                <w:sz w:val="24"/>
                <w:szCs w:val="24"/>
              </w:rPr>
            </w:pPr>
            <w:r w:rsidRPr="002C3867">
              <w:rPr>
                <w:sz w:val="24"/>
                <w:szCs w:val="24"/>
              </w:rPr>
              <w:t>0.92</w:t>
            </w:r>
          </w:p>
        </w:tc>
        <w:tc>
          <w:tcPr>
            <w:tcW w:w="1530" w:type="dxa"/>
            <w:tcBorders>
              <w:top w:val="nil"/>
              <w:left w:val="nil"/>
              <w:bottom w:val="nil"/>
              <w:right w:val="nil"/>
            </w:tcBorders>
            <w:shd w:val="clear" w:color="auto" w:fill="auto"/>
            <w:tcMar>
              <w:top w:w="100" w:type="dxa"/>
              <w:left w:w="100" w:type="dxa"/>
              <w:bottom w:w="100" w:type="dxa"/>
              <w:right w:w="100" w:type="dxa"/>
            </w:tcMar>
          </w:tcPr>
          <w:p w14:paraId="175F72D5" w14:textId="77777777" w:rsidR="00CE5818" w:rsidRPr="002C3867" w:rsidRDefault="00CE5818" w:rsidP="005A6F83">
            <w:pPr>
              <w:widowControl w:val="0"/>
              <w:spacing w:line="240" w:lineRule="auto"/>
              <w:jc w:val="center"/>
              <w:rPr>
                <w:sz w:val="24"/>
                <w:szCs w:val="24"/>
              </w:rPr>
            </w:pPr>
            <w:r w:rsidRPr="002C3867">
              <w:rPr>
                <w:sz w:val="24"/>
                <w:szCs w:val="24"/>
              </w:rPr>
              <w:t>0.92</w:t>
            </w:r>
          </w:p>
        </w:tc>
        <w:tc>
          <w:tcPr>
            <w:tcW w:w="1890" w:type="dxa"/>
            <w:tcBorders>
              <w:top w:val="nil"/>
              <w:left w:val="nil"/>
              <w:bottom w:val="nil"/>
              <w:right w:val="nil"/>
            </w:tcBorders>
            <w:shd w:val="clear" w:color="auto" w:fill="auto"/>
            <w:tcMar>
              <w:top w:w="100" w:type="dxa"/>
              <w:left w:w="100" w:type="dxa"/>
              <w:bottom w:w="100" w:type="dxa"/>
              <w:right w:w="100" w:type="dxa"/>
            </w:tcMar>
          </w:tcPr>
          <w:p w14:paraId="43C51452" w14:textId="77777777" w:rsidR="00CE5818" w:rsidRPr="002C3867" w:rsidRDefault="00CE5818" w:rsidP="005A6F83">
            <w:pPr>
              <w:widowControl w:val="0"/>
              <w:spacing w:line="240" w:lineRule="auto"/>
              <w:jc w:val="center"/>
              <w:rPr>
                <w:sz w:val="24"/>
                <w:szCs w:val="24"/>
              </w:rPr>
            </w:pPr>
            <w:r w:rsidRPr="002C3867">
              <w:rPr>
                <w:sz w:val="24"/>
                <w:szCs w:val="24"/>
              </w:rPr>
              <w:t>0.78</w:t>
            </w:r>
          </w:p>
        </w:tc>
      </w:tr>
      <w:tr w:rsidR="00CE5818" w:rsidRPr="002C3867" w14:paraId="20F58458" w14:textId="77777777" w:rsidTr="280DF2BA">
        <w:tc>
          <w:tcPr>
            <w:tcW w:w="1610" w:type="dxa"/>
            <w:tcBorders>
              <w:top w:val="nil"/>
              <w:left w:val="nil"/>
              <w:bottom w:val="nil"/>
              <w:right w:val="nil"/>
            </w:tcBorders>
            <w:shd w:val="clear" w:color="auto" w:fill="auto"/>
            <w:tcMar>
              <w:top w:w="100" w:type="dxa"/>
              <w:left w:w="100" w:type="dxa"/>
              <w:bottom w:w="100" w:type="dxa"/>
              <w:right w:w="100" w:type="dxa"/>
            </w:tcMar>
          </w:tcPr>
          <w:p w14:paraId="4D8C7918" w14:textId="77777777" w:rsidR="00CE5818" w:rsidRPr="002C3867" w:rsidRDefault="00CE5818" w:rsidP="005A6F83">
            <w:pPr>
              <w:widowControl w:val="0"/>
              <w:spacing w:line="240" w:lineRule="auto"/>
              <w:rPr>
                <w:sz w:val="24"/>
                <w:szCs w:val="24"/>
              </w:rPr>
            </w:pPr>
          </w:p>
        </w:tc>
        <w:tc>
          <w:tcPr>
            <w:tcW w:w="2070" w:type="dxa"/>
            <w:tcBorders>
              <w:top w:val="nil"/>
              <w:left w:val="nil"/>
              <w:bottom w:val="nil"/>
              <w:right w:val="nil"/>
            </w:tcBorders>
            <w:shd w:val="clear" w:color="auto" w:fill="auto"/>
            <w:tcMar>
              <w:top w:w="100" w:type="dxa"/>
              <w:left w:w="100" w:type="dxa"/>
              <w:bottom w:w="100" w:type="dxa"/>
              <w:right w:w="100" w:type="dxa"/>
            </w:tcMar>
          </w:tcPr>
          <w:p w14:paraId="210E6F0E" w14:textId="1433DB6C" w:rsidR="00CE5818" w:rsidRPr="002C3867" w:rsidRDefault="61A821AE" w:rsidP="005A6F83">
            <w:pPr>
              <w:widowControl w:val="0"/>
              <w:spacing w:line="240" w:lineRule="auto"/>
              <w:rPr>
                <w:sz w:val="24"/>
                <w:szCs w:val="24"/>
              </w:rPr>
            </w:pPr>
            <w:r w:rsidRPr="002C3867">
              <w:rPr>
                <w:sz w:val="24"/>
                <w:szCs w:val="24"/>
              </w:rPr>
              <w:t>Archaeal/</w:t>
            </w:r>
            <w:r w:rsidR="1B47B489" w:rsidRPr="002C3867">
              <w:rPr>
                <w:sz w:val="24"/>
                <w:szCs w:val="24"/>
                <w:lang w:val="en-US"/>
              </w:rPr>
              <w:t>Bacterial diversity</w:t>
            </w:r>
          </w:p>
        </w:tc>
        <w:tc>
          <w:tcPr>
            <w:tcW w:w="1710" w:type="dxa"/>
            <w:tcBorders>
              <w:top w:val="nil"/>
              <w:left w:val="nil"/>
              <w:bottom w:val="nil"/>
              <w:right w:val="nil"/>
            </w:tcBorders>
            <w:shd w:val="clear" w:color="auto" w:fill="auto"/>
            <w:tcMar>
              <w:top w:w="100" w:type="dxa"/>
              <w:left w:w="100" w:type="dxa"/>
              <w:bottom w:w="100" w:type="dxa"/>
              <w:right w:w="100" w:type="dxa"/>
            </w:tcMar>
          </w:tcPr>
          <w:p w14:paraId="41C71DB0" w14:textId="77777777" w:rsidR="00CE5818" w:rsidRPr="002C3867" w:rsidRDefault="00CE5818" w:rsidP="005A6F83">
            <w:pPr>
              <w:widowControl w:val="0"/>
              <w:spacing w:line="240" w:lineRule="auto"/>
              <w:jc w:val="center"/>
              <w:rPr>
                <w:sz w:val="24"/>
                <w:szCs w:val="24"/>
              </w:rPr>
            </w:pPr>
            <w:r w:rsidRPr="002C3867">
              <w:rPr>
                <w:sz w:val="24"/>
                <w:szCs w:val="24"/>
              </w:rPr>
              <w:t>0.96</w:t>
            </w:r>
          </w:p>
        </w:tc>
        <w:tc>
          <w:tcPr>
            <w:tcW w:w="1530" w:type="dxa"/>
            <w:tcBorders>
              <w:top w:val="nil"/>
              <w:left w:val="nil"/>
              <w:bottom w:val="nil"/>
              <w:right w:val="nil"/>
            </w:tcBorders>
            <w:shd w:val="clear" w:color="auto" w:fill="auto"/>
            <w:tcMar>
              <w:top w:w="100" w:type="dxa"/>
              <w:left w:w="100" w:type="dxa"/>
              <w:bottom w:w="100" w:type="dxa"/>
              <w:right w:w="100" w:type="dxa"/>
            </w:tcMar>
          </w:tcPr>
          <w:p w14:paraId="0ECACC39" w14:textId="77777777" w:rsidR="00CE5818" w:rsidRPr="002C3867" w:rsidRDefault="00CE5818" w:rsidP="005A6F83">
            <w:pPr>
              <w:widowControl w:val="0"/>
              <w:spacing w:line="240" w:lineRule="auto"/>
              <w:jc w:val="center"/>
              <w:rPr>
                <w:sz w:val="24"/>
                <w:szCs w:val="24"/>
              </w:rPr>
            </w:pPr>
            <w:r w:rsidRPr="002C3867">
              <w:rPr>
                <w:sz w:val="24"/>
                <w:szCs w:val="24"/>
              </w:rPr>
              <w:t>0.14</w:t>
            </w:r>
          </w:p>
        </w:tc>
        <w:tc>
          <w:tcPr>
            <w:tcW w:w="1890" w:type="dxa"/>
            <w:tcBorders>
              <w:top w:val="nil"/>
              <w:left w:val="nil"/>
              <w:bottom w:val="nil"/>
              <w:right w:val="nil"/>
            </w:tcBorders>
            <w:shd w:val="clear" w:color="auto" w:fill="auto"/>
            <w:tcMar>
              <w:top w:w="100" w:type="dxa"/>
              <w:left w:w="100" w:type="dxa"/>
              <w:bottom w:w="100" w:type="dxa"/>
              <w:right w:w="100" w:type="dxa"/>
            </w:tcMar>
          </w:tcPr>
          <w:p w14:paraId="15094DAC" w14:textId="77777777" w:rsidR="00CE5818" w:rsidRPr="002C3867" w:rsidRDefault="00CE5818" w:rsidP="005A6F83">
            <w:pPr>
              <w:widowControl w:val="0"/>
              <w:spacing w:line="240" w:lineRule="auto"/>
              <w:jc w:val="center"/>
              <w:rPr>
                <w:sz w:val="24"/>
                <w:szCs w:val="24"/>
              </w:rPr>
            </w:pPr>
            <w:r w:rsidRPr="002C3867">
              <w:rPr>
                <w:sz w:val="24"/>
                <w:szCs w:val="24"/>
              </w:rPr>
              <w:t>0.83</w:t>
            </w:r>
          </w:p>
        </w:tc>
      </w:tr>
      <w:tr w:rsidR="00CE5818" w:rsidRPr="002C3867" w14:paraId="1DCF5D1C" w14:textId="77777777" w:rsidTr="280DF2BA">
        <w:trPr>
          <w:trHeight w:val="25"/>
        </w:trPr>
        <w:tc>
          <w:tcPr>
            <w:tcW w:w="1610" w:type="dxa"/>
            <w:tcBorders>
              <w:top w:val="nil"/>
              <w:left w:val="nil"/>
              <w:bottom w:val="single" w:sz="4" w:space="0" w:color="auto"/>
              <w:right w:val="nil"/>
            </w:tcBorders>
            <w:shd w:val="clear" w:color="auto" w:fill="auto"/>
            <w:tcMar>
              <w:top w:w="100" w:type="dxa"/>
              <w:left w:w="100" w:type="dxa"/>
              <w:bottom w:w="100" w:type="dxa"/>
              <w:right w:w="100" w:type="dxa"/>
            </w:tcMar>
          </w:tcPr>
          <w:p w14:paraId="05E2FB0A" w14:textId="77777777" w:rsidR="00CE5818" w:rsidRPr="002C3867" w:rsidRDefault="00CE5818" w:rsidP="005A6F83">
            <w:pPr>
              <w:widowControl w:val="0"/>
              <w:spacing w:line="240" w:lineRule="auto"/>
              <w:rPr>
                <w:sz w:val="24"/>
                <w:szCs w:val="24"/>
              </w:rPr>
            </w:pPr>
          </w:p>
        </w:tc>
        <w:tc>
          <w:tcPr>
            <w:tcW w:w="2070" w:type="dxa"/>
            <w:tcBorders>
              <w:top w:val="nil"/>
              <w:left w:val="nil"/>
              <w:bottom w:val="single" w:sz="4" w:space="0" w:color="auto"/>
              <w:right w:val="nil"/>
            </w:tcBorders>
            <w:shd w:val="clear" w:color="auto" w:fill="auto"/>
            <w:tcMar>
              <w:top w:w="100" w:type="dxa"/>
              <w:left w:w="100" w:type="dxa"/>
              <w:bottom w:w="100" w:type="dxa"/>
              <w:right w:w="100" w:type="dxa"/>
            </w:tcMar>
          </w:tcPr>
          <w:p w14:paraId="6FC564A7" w14:textId="77777777" w:rsidR="00CE5818" w:rsidRPr="002C3867" w:rsidRDefault="00CE5818" w:rsidP="005A6F83">
            <w:pPr>
              <w:widowControl w:val="0"/>
              <w:spacing w:line="240" w:lineRule="auto"/>
              <w:rPr>
                <w:sz w:val="24"/>
                <w:szCs w:val="24"/>
              </w:rPr>
            </w:pPr>
            <w:r w:rsidRPr="002C3867">
              <w:rPr>
                <w:sz w:val="24"/>
                <w:szCs w:val="24"/>
              </w:rPr>
              <w:t>Fungal diversity</w:t>
            </w:r>
          </w:p>
        </w:tc>
        <w:tc>
          <w:tcPr>
            <w:tcW w:w="1710" w:type="dxa"/>
            <w:tcBorders>
              <w:top w:val="nil"/>
              <w:left w:val="nil"/>
              <w:bottom w:val="single" w:sz="4" w:space="0" w:color="auto"/>
              <w:right w:val="nil"/>
            </w:tcBorders>
            <w:shd w:val="clear" w:color="auto" w:fill="auto"/>
            <w:tcMar>
              <w:top w:w="100" w:type="dxa"/>
              <w:left w:w="100" w:type="dxa"/>
              <w:bottom w:w="100" w:type="dxa"/>
              <w:right w:w="100" w:type="dxa"/>
            </w:tcMar>
          </w:tcPr>
          <w:p w14:paraId="02B35973" w14:textId="77777777" w:rsidR="00CE5818" w:rsidRPr="002C3867" w:rsidRDefault="00CE5818" w:rsidP="005A6F83">
            <w:pPr>
              <w:widowControl w:val="0"/>
              <w:spacing w:line="240" w:lineRule="auto"/>
              <w:jc w:val="center"/>
              <w:rPr>
                <w:sz w:val="24"/>
                <w:szCs w:val="24"/>
              </w:rPr>
            </w:pPr>
            <w:r w:rsidRPr="002C3867">
              <w:rPr>
                <w:sz w:val="24"/>
                <w:szCs w:val="24"/>
              </w:rPr>
              <w:t>0.93</w:t>
            </w:r>
          </w:p>
        </w:tc>
        <w:tc>
          <w:tcPr>
            <w:tcW w:w="1530" w:type="dxa"/>
            <w:tcBorders>
              <w:top w:val="nil"/>
              <w:left w:val="nil"/>
              <w:bottom w:val="single" w:sz="4" w:space="0" w:color="auto"/>
              <w:right w:val="nil"/>
            </w:tcBorders>
            <w:shd w:val="clear" w:color="auto" w:fill="auto"/>
            <w:tcMar>
              <w:top w:w="100" w:type="dxa"/>
              <w:left w:w="100" w:type="dxa"/>
              <w:bottom w:w="100" w:type="dxa"/>
              <w:right w:w="100" w:type="dxa"/>
            </w:tcMar>
          </w:tcPr>
          <w:p w14:paraId="357B5124" w14:textId="77777777" w:rsidR="00CE5818" w:rsidRPr="002C3867" w:rsidRDefault="00CE5818" w:rsidP="005A6F83">
            <w:pPr>
              <w:widowControl w:val="0"/>
              <w:spacing w:line="240" w:lineRule="auto"/>
              <w:jc w:val="center"/>
              <w:rPr>
                <w:sz w:val="24"/>
                <w:szCs w:val="24"/>
              </w:rPr>
            </w:pPr>
            <w:r w:rsidRPr="002C3867">
              <w:rPr>
                <w:sz w:val="24"/>
                <w:szCs w:val="24"/>
              </w:rPr>
              <w:t>0.19</w:t>
            </w:r>
          </w:p>
        </w:tc>
        <w:tc>
          <w:tcPr>
            <w:tcW w:w="1890" w:type="dxa"/>
            <w:tcBorders>
              <w:top w:val="nil"/>
              <w:left w:val="nil"/>
              <w:bottom w:val="single" w:sz="4" w:space="0" w:color="auto"/>
              <w:right w:val="nil"/>
            </w:tcBorders>
            <w:shd w:val="clear" w:color="auto" w:fill="auto"/>
            <w:tcMar>
              <w:top w:w="100" w:type="dxa"/>
              <w:left w:w="100" w:type="dxa"/>
              <w:bottom w:w="100" w:type="dxa"/>
              <w:right w:w="100" w:type="dxa"/>
            </w:tcMar>
          </w:tcPr>
          <w:p w14:paraId="56E4AD0B" w14:textId="77777777" w:rsidR="00CE5818" w:rsidRPr="002C3867" w:rsidRDefault="00CE5818" w:rsidP="005A6F83">
            <w:pPr>
              <w:widowControl w:val="0"/>
              <w:spacing w:line="240" w:lineRule="auto"/>
              <w:jc w:val="center"/>
              <w:rPr>
                <w:sz w:val="24"/>
                <w:szCs w:val="24"/>
              </w:rPr>
            </w:pPr>
            <w:r w:rsidRPr="002C3867">
              <w:rPr>
                <w:sz w:val="24"/>
                <w:szCs w:val="24"/>
              </w:rPr>
              <w:t>0.78</w:t>
            </w:r>
          </w:p>
        </w:tc>
      </w:tr>
    </w:tbl>
    <w:p w14:paraId="3733B40B" w14:textId="77777777" w:rsidR="00CE5818" w:rsidRPr="002C3867" w:rsidRDefault="00CE5818" w:rsidP="00CE5818">
      <w:pPr>
        <w:rPr>
          <w:sz w:val="24"/>
          <w:szCs w:val="24"/>
        </w:rPr>
      </w:pPr>
    </w:p>
    <w:p w14:paraId="5B1836E4" w14:textId="77777777" w:rsidR="00CE5818" w:rsidRPr="002C3867" w:rsidRDefault="00CE5818" w:rsidP="5459D6A1">
      <w:pPr>
        <w:spacing w:line="360" w:lineRule="auto"/>
        <w:rPr>
          <w:sz w:val="24"/>
          <w:szCs w:val="24"/>
          <w:lang w:val="en-US"/>
        </w:rPr>
        <w:sectPr w:rsidR="00CE5818" w:rsidRPr="002C3867" w:rsidSect="00A250B6">
          <w:pgSz w:w="12240" w:h="15840"/>
          <w:pgMar w:top="1440" w:right="1440" w:bottom="1440" w:left="1440" w:header="720" w:footer="720" w:gutter="0"/>
          <w:lnNumType w:countBy="1" w:restart="continuous"/>
          <w:cols w:space="720"/>
          <w:docGrid w:linePitch="299"/>
        </w:sectPr>
      </w:pPr>
    </w:p>
    <w:p w14:paraId="194104AC" w14:textId="5FA4B612" w:rsidR="00C72194" w:rsidRPr="002C3867" w:rsidRDefault="1F87EC6A" w:rsidP="280DF2BA">
      <w:pPr>
        <w:spacing w:line="360" w:lineRule="auto"/>
      </w:pPr>
      <w:r w:rsidRPr="002C3867">
        <w:rPr>
          <w:noProof/>
        </w:rPr>
        <w:lastRenderedPageBreak/>
        <w:drawing>
          <wp:inline distT="0" distB="0" distL="0" distR="0" wp14:anchorId="2FC8DB8B" wp14:editId="2EE11396">
            <wp:extent cx="8229600" cy="4114800"/>
            <wp:effectExtent l="0" t="0" r="0" b="0"/>
            <wp:docPr id="943551928" name="Picture 94355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590FD55A" w14:textId="3B3B2E74" w:rsidR="0051394C" w:rsidRPr="00191A08" w:rsidRDefault="05C7C85D" w:rsidP="280DF2BA">
      <w:pPr>
        <w:spacing w:line="240" w:lineRule="auto"/>
        <w:rPr>
          <w:i/>
          <w:iCs/>
          <w:lang w:val="en-US"/>
        </w:rPr>
        <w:sectPr w:rsidR="0051394C" w:rsidRPr="00191A08" w:rsidSect="000073F0">
          <w:pgSz w:w="15840" w:h="12240" w:orient="landscape"/>
          <w:pgMar w:top="1440" w:right="1440" w:bottom="1440" w:left="1440" w:header="720" w:footer="720" w:gutter="0"/>
          <w:lnNumType w:countBy="1" w:restart="continuous"/>
          <w:cols w:space="720"/>
          <w:docGrid w:linePitch="299"/>
        </w:sectPr>
      </w:pPr>
      <w:r w:rsidRPr="00191A08">
        <w:rPr>
          <w:b/>
          <w:bCs/>
          <w:lang w:val="en-US"/>
        </w:rPr>
        <w:t>Figure 4</w:t>
      </w:r>
      <w:r w:rsidRPr="00191A08">
        <w:rPr>
          <w:lang w:val="en-US"/>
        </w:rPr>
        <w:t xml:space="preserve">: </w:t>
      </w:r>
      <w:r w:rsidR="249B61A6" w:rsidRPr="00191A08">
        <w:rPr>
          <w:i/>
          <w:iCs/>
          <w:lang w:val="en-US"/>
        </w:rPr>
        <w:t xml:space="preserve">Random forest partial dependence plots </w:t>
      </w:r>
      <w:r w:rsidR="3C21F271" w:rsidRPr="00191A08">
        <w:rPr>
          <w:i/>
          <w:iCs/>
          <w:lang w:val="en-US"/>
        </w:rPr>
        <w:t>show the</w:t>
      </w:r>
      <w:r w:rsidR="1B132D8B" w:rsidRPr="00191A08">
        <w:rPr>
          <w:i/>
          <w:iCs/>
          <w:lang w:val="en-US"/>
        </w:rPr>
        <w:t xml:space="preserve"> effect sizes and</w:t>
      </w:r>
      <w:r w:rsidR="3C21F271" w:rsidRPr="00191A08">
        <w:rPr>
          <w:i/>
          <w:iCs/>
          <w:lang w:val="en-US"/>
        </w:rPr>
        <w:t xml:space="preserve"> shapes of responses </w:t>
      </w:r>
      <w:r w:rsidR="416E8DD0" w:rsidRPr="00191A08">
        <w:rPr>
          <w:i/>
          <w:iCs/>
          <w:lang w:val="en-US"/>
        </w:rPr>
        <w:t xml:space="preserve">of </w:t>
      </w:r>
      <w:r w:rsidR="7BA990FA" w:rsidRPr="00191A08">
        <w:rPr>
          <w:i/>
          <w:iCs/>
          <w:lang w:val="en-US"/>
        </w:rPr>
        <w:t>plant functional traits</w:t>
      </w:r>
      <w:r w:rsidR="3C21F271" w:rsidRPr="00191A08">
        <w:rPr>
          <w:i/>
          <w:iCs/>
          <w:lang w:val="en-US"/>
        </w:rPr>
        <w:t xml:space="preserve"> to the 1</w:t>
      </w:r>
      <w:r w:rsidR="0DC5CB49" w:rsidRPr="00191A08">
        <w:rPr>
          <w:i/>
          <w:iCs/>
          <w:lang w:val="en-US"/>
        </w:rPr>
        <w:t>1</w:t>
      </w:r>
      <w:r w:rsidR="3C21F271" w:rsidRPr="00191A08">
        <w:rPr>
          <w:i/>
          <w:iCs/>
          <w:lang w:val="en-US"/>
        </w:rPr>
        <w:t xml:space="preserve"> most important predictors. </w:t>
      </w:r>
      <w:r w:rsidR="0F896E53" w:rsidRPr="00191A08">
        <w:rPr>
          <w:i/>
          <w:iCs/>
          <w:lang w:val="en-US"/>
        </w:rPr>
        <w:t>For visual clarity</w:t>
      </w:r>
      <w:r w:rsidR="5E39978C" w:rsidRPr="00191A08">
        <w:rPr>
          <w:i/>
          <w:iCs/>
          <w:lang w:val="en-US"/>
        </w:rPr>
        <w:t xml:space="preserve"> among species</w:t>
      </w:r>
      <w:r w:rsidR="0F896E53" w:rsidRPr="00191A08">
        <w:rPr>
          <w:i/>
          <w:iCs/>
          <w:lang w:val="en-US"/>
        </w:rPr>
        <w:t>, th</w:t>
      </w:r>
      <w:r w:rsidR="7BA990FA" w:rsidRPr="00191A08">
        <w:rPr>
          <w:i/>
          <w:iCs/>
          <w:lang w:val="en-US"/>
        </w:rPr>
        <w:t xml:space="preserve">e y-axis </w:t>
      </w:r>
      <w:r w:rsidR="0DC5CB49" w:rsidRPr="00191A08">
        <w:rPr>
          <w:i/>
          <w:iCs/>
          <w:lang w:val="en-US"/>
        </w:rPr>
        <w:t xml:space="preserve">shows a standardized percent change from the </w:t>
      </w:r>
      <w:proofErr w:type="gramStart"/>
      <w:r w:rsidR="0DC5CB49" w:rsidRPr="00191A08">
        <w:rPr>
          <w:i/>
          <w:iCs/>
          <w:lang w:val="en-US"/>
        </w:rPr>
        <w:t>mean</w:t>
      </w:r>
      <w:proofErr w:type="gramEnd"/>
      <w:r w:rsidR="0DC5CB49" w:rsidRPr="00191A08">
        <w:rPr>
          <w:i/>
          <w:iCs/>
          <w:lang w:val="en-US"/>
        </w:rPr>
        <w:t xml:space="preserve"> </w:t>
      </w:r>
      <w:r w:rsidR="5E39978C" w:rsidRPr="00191A08">
        <w:rPr>
          <w:i/>
          <w:iCs/>
          <w:lang w:val="en-US"/>
        </w:rPr>
        <w:t>of each functional trait</w:t>
      </w:r>
      <w:r w:rsidR="5373D043" w:rsidRPr="00191A08">
        <w:rPr>
          <w:i/>
          <w:iCs/>
          <w:lang w:val="en-US"/>
        </w:rPr>
        <w:t xml:space="preserve">. Similarly, </w:t>
      </w:r>
      <w:r w:rsidR="51093668" w:rsidRPr="00191A08">
        <w:rPr>
          <w:i/>
          <w:iCs/>
          <w:lang w:val="en-US"/>
        </w:rPr>
        <w:t>the transparency of each line represents the standardized variable importance score for each predictor in each species, calculated as the</w:t>
      </w:r>
      <w:r w:rsidR="03EC2730" w:rsidRPr="00191A08">
        <w:rPr>
          <w:i/>
          <w:iCs/>
          <w:lang w:val="en-US"/>
        </w:rPr>
        <w:t xml:space="preserve"> </w:t>
      </w:r>
      <w:r w:rsidR="2782BB54" w:rsidRPr="00191A08">
        <w:rPr>
          <w:i/>
          <w:iCs/>
          <w:lang w:val="en-US"/>
        </w:rPr>
        <w:t>increase in node purity for each pred</w:t>
      </w:r>
      <w:r w:rsidR="4249C524" w:rsidRPr="00191A08">
        <w:rPr>
          <w:i/>
          <w:iCs/>
          <w:lang w:val="en-US"/>
        </w:rPr>
        <w:t xml:space="preserve">ictor within a model, divided by the increase in node purity of the most important predictor, i.e. </w:t>
      </w:r>
      <w:r w:rsidR="3B9F8E1C" w:rsidRPr="00191A08">
        <w:rPr>
          <w:i/>
          <w:iCs/>
          <w:lang w:val="en-US"/>
        </w:rPr>
        <w:t>the darker and less transparent a line, the more important the predictor</w:t>
      </w:r>
      <w:r w:rsidR="4249C524" w:rsidRPr="00191A08">
        <w:rPr>
          <w:i/>
          <w:iCs/>
          <w:lang w:val="en-US"/>
        </w:rPr>
        <w:t xml:space="preserve">. </w:t>
      </w:r>
      <w:r w:rsidR="6F59B868" w:rsidRPr="00191A08">
        <w:rPr>
          <w:i/>
          <w:iCs/>
          <w:lang w:val="en-US"/>
        </w:rPr>
        <w:t xml:space="preserve"> Acronyms</w:t>
      </w:r>
      <w:r w:rsidR="1E279061" w:rsidRPr="00191A08">
        <w:rPr>
          <w:i/>
          <w:iCs/>
          <w:lang w:val="en-US"/>
        </w:rPr>
        <w:t xml:space="preserve">: total </w:t>
      </w:r>
      <w:proofErr w:type="gramStart"/>
      <w:r w:rsidR="1E279061" w:rsidRPr="00191A08">
        <w:rPr>
          <w:i/>
          <w:iCs/>
          <w:lang w:val="en-US"/>
        </w:rPr>
        <w:t>carbon:nitrogen</w:t>
      </w:r>
      <w:proofErr w:type="gramEnd"/>
      <w:r w:rsidR="1E279061" w:rsidRPr="00191A08">
        <w:rPr>
          <w:i/>
          <w:iCs/>
          <w:lang w:val="en-US"/>
        </w:rPr>
        <w:t xml:space="preserve"> (CN), dissolved inorganic nitrogen (DIN), dissolved organic nitrogen (DON), </w:t>
      </w:r>
      <w:r w:rsidR="132CD4FD" w:rsidRPr="00191A08">
        <w:rPr>
          <w:i/>
          <w:iCs/>
          <w:lang w:val="en-US"/>
        </w:rPr>
        <w:t xml:space="preserve">ammonium (NH4), nitrate (NO3), bacterial </w:t>
      </w:r>
      <w:r w:rsidR="4290951F" w:rsidRPr="00191A08">
        <w:rPr>
          <w:i/>
          <w:iCs/>
          <w:lang w:val="en-US"/>
        </w:rPr>
        <w:t xml:space="preserve">and archaeal </w:t>
      </w:r>
      <w:r w:rsidR="132CD4FD" w:rsidRPr="00191A08">
        <w:rPr>
          <w:i/>
          <w:iCs/>
          <w:lang w:val="en-US"/>
        </w:rPr>
        <w:t xml:space="preserve">diversity (BA.div), ectomycorrhizal fungi (EMF), topographic wetness index (TWI), </w:t>
      </w:r>
      <w:r w:rsidR="77827052" w:rsidRPr="00191A08">
        <w:rPr>
          <w:i/>
          <w:iCs/>
          <w:lang w:val="en-US"/>
        </w:rPr>
        <w:t>leaf dry matter content (LDMC), and specific leaf area (SLA).</w:t>
      </w:r>
    </w:p>
    <w:p w14:paraId="6C1E6AAB" w14:textId="255EA80C" w:rsidR="00F5566E" w:rsidRPr="002C3867" w:rsidRDefault="5E49D874" w:rsidP="280DF2BA">
      <w:pPr>
        <w:spacing w:line="360" w:lineRule="auto"/>
      </w:pPr>
      <w:r w:rsidRPr="002C3867">
        <w:rPr>
          <w:noProof/>
        </w:rPr>
        <w:lastRenderedPageBreak/>
        <w:drawing>
          <wp:inline distT="0" distB="0" distL="0" distR="0" wp14:anchorId="75FF9621" wp14:editId="2410AD9D">
            <wp:extent cx="5943600" cy="4457700"/>
            <wp:effectExtent l="0" t="0" r="0" b="0"/>
            <wp:docPr id="679034974" name="Picture 67903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DE19F85" w14:textId="5BF900C3" w:rsidR="00A4687F" w:rsidRPr="00191A08" w:rsidRDefault="5459D6A1" w:rsidP="5459D6A1">
      <w:pPr>
        <w:spacing w:after="240" w:line="240" w:lineRule="auto"/>
        <w:rPr>
          <w:color w:val="0D0D0D" w:themeColor="text1" w:themeTint="F2"/>
          <w:lang w:val="en-US"/>
        </w:rPr>
      </w:pPr>
      <w:r w:rsidRPr="00191A08">
        <w:rPr>
          <w:b/>
          <w:bCs/>
          <w:color w:val="0D0D0D" w:themeColor="text1" w:themeTint="F2"/>
          <w:lang w:val="en-US"/>
        </w:rPr>
        <w:t>Figure 5:</w:t>
      </w:r>
      <w:r w:rsidRPr="00191A08">
        <w:rPr>
          <w:i/>
          <w:iCs/>
          <w:color w:val="0D0D0D" w:themeColor="text1" w:themeTint="F2"/>
          <w:lang w:val="en-US"/>
        </w:rPr>
        <w:t xml:space="preserve"> </w:t>
      </w:r>
      <w:r w:rsidR="002226D2" w:rsidRPr="00191A08">
        <w:rPr>
          <w:i/>
          <w:iCs/>
        </w:rPr>
        <w:t>Random forest partial dependence plots show the effect sizes and shapes of responses of microbial functional groups and diversity</w:t>
      </w:r>
      <w:r w:rsidR="003D32DB" w:rsidRPr="00191A08">
        <w:rPr>
          <w:i/>
          <w:iCs/>
        </w:rPr>
        <w:t xml:space="preserve"> metrics to the five</w:t>
      </w:r>
      <w:r w:rsidR="002226D2" w:rsidRPr="00191A08">
        <w:rPr>
          <w:i/>
          <w:iCs/>
        </w:rPr>
        <w:t xml:space="preserve"> most important predictors</w:t>
      </w:r>
      <w:r w:rsidR="003D32DB" w:rsidRPr="00191A08">
        <w:rPr>
          <w:i/>
          <w:iCs/>
        </w:rPr>
        <w:t>, ordered from left-to-right by decreasing variable importance</w:t>
      </w:r>
      <w:r w:rsidR="002226D2" w:rsidRPr="00191A08">
        <w:rPr>
          <w:i/>
          <w:iCs/>
        </w:rPr>
        <w:t xml:space="preserve">. For visual clarity among </w:t>
      </w:r>
      <w:r w:rsidR="003D32DB" w:rsidRPr="00191A08">
        <w:rPr>
          <w:i/>
          <w:iCs/>
        </w:rPr>
        <w:t>groups</w:t>
      </w:r>
      <w:r w:rsidR="002226D2" w:rsidRPr="00191A08">
        <w:rPr>
          <w:i/>
          <w:iCs/>
        </w:rPr>
        <w:t xml:space="preserve">, the y-axis shows a standardized percent change from the </w:t>
      </w:r>
      <w:proofErr w:type="gramStart"/>
      <w:r w:rsidR="002226D2" w:rsidRPr="00191A08">
        <w:rPr>
          <w:i/>
          <w:iCs/>
        </w:rPr>
        <w:t>mean</w:t>
      </w:r>
      <w:proofErr w:type="gramEnd"/>
      <w:r w:rsidR="002226D2" w:rsidRPr="00191A08">
        <w:rPr>
          <w:i/>
          <w:iCs/>
        </w:rPr>
        <w:t xml:space="preserve"> of each functional trait. Acronyms</w:t>
      </w:r>
      <w:r w:rsidR="00FB2B8C" w:rsidRPr="00191A08">
        <w:rPr>
          <w:i/>
          <w:iCs/>
        </w:rPr>
        <w:t xml:space="preserve">: </w:t>
      </w:r>
      <w:r w:rsidR="002226D2" w:rsidRPr="00191A08">
        <w:rPr>
          <w:i/>
          <w:iCs/>
        </w:rPr>
        <w:t xml:space="preserve">nitrate (NO3), </w:t>
      </w:r>
      <w:r w:rsidR="00FB2B8C" w:rsidRPr="00191A08">
        <w:rPr>
          <w:i/>
          <w:iCs/>
        </w:rPr>
        <w:t>volum</w:t>
      </w:r>
      <w:r w:rsidR="005851DC" w:rsidRPr="00191A08">
        <w:rPr>
          <w:i/>
          <w:iCs/>
        </w:rPr>
        <w:t>e</w:t>
      </w:r>
      <w:r w:rsidR="00FB2B8C" w:rsidRPr="00191A08">
        <w:rPr>
          <w:i/>
          <w:iCs/>
        </w:rPr>
        <w:t xml:space="preserve">tric water </w:t>
      </w:r>
      <w:r w:rsidR="005851DC" w:rsidRPr="00191A08">
        <w:rPr>
          <w:i/>
          <w:iCs/>
        </w:rPr>
        <w:t xml:space="preserve">content (VWC), </w:t>
      </w:r>
      <w:r w:rsidR="00206B4C" w:rsidRPr="00191A08">
        <w:rPr>
          <w:i/>
          <w:iCs/>
        </w:rPr>
        <w:t>dissolved</w:t>
      </w:r>
      <w:r w:rsidR="005851DC" w:rsidRPr="00191A08">
        <w:rPr>
          <w:i/>
          <w:iCs/>
        </w:rPr>
        <w:t xml:space="preserve"> organic carbon (DOC), total </w:t>
      </w:r>
      <w:r w:rsidR="002442BF" w:rsidRPr="00191A08">
        <w:rPr>
          <w:i/>
          <w:iCs/>
        </w:rPr>
        <w:t>dissolved</w:t>
      </w:r>
      <w:r w:rsidR="005851DC" w:rsidRPr="00191A08">
        <w:rPr>
          <w:i/>
          <w:iCs/>
        </w:rPr>
        <w:t xml:space="preserve"> nitrogen (TDN), </w:t>
      </w:r>
      <w:r w:rsidR="002442BF" w:rsidRPr="00191A08">
        <w:rPr>
          <w:i/>
          <w:iCs/>
        </w:rPr>
        <w:t xml:space="preserve">total carbon (TotalC), bacterial and </w:t>
      </w:r>
      <w:r w:rsidR="00206B4C" w:rsidRPr="00191A08">
        <w:rPr>
          <w:i/>
          <w:iCs/>
        </w:rPr>
        <w:t>archaeal</w:t>
      </w:r>
      <w:r w:rsidR="002442BF" w:rsidRPr="00191A08">
        <w:rPr>
          <w:i/>
          <w:iCs/>
        </w:rPr>
        <w:t xml:space="preserve"> diversity </w:t>
      </w:r>
      <w:r w:rsidR="002226D2" w:rsidRPr="00191A08">
        <w:rPr>
          <w:i/>
          <w:iCs/>
        </w:rPr>
        <w:t>(BA.div), ectomycorrhizal fungi (EMF),</w:t>
      </w:r>
      <w:r w:rsidR="005903D0" w:rsidRPr="00191A08">
        <w:rPr>
          <w:i/>
          <w:iCs/>
        </w:rPr>
        <w:t xml:space="preserve"> phosphate (PO4).</w:t>
      </w:r>
      <w:r w:rsidR="003B630C" w:rsidRPr="00191A08">
        <w:rPr>
          <w:i/>
          <w:iCs/>
        </w:rPr>
        <w:t xml:space="preserve"> </w:t>
      </w:r>
      <w:r w:rsidRPr="00191A08">
        <w:rPr>
          <w:i/>
          <w:iCs/>
          <w:color w:val="0D0D0D" w:themeColor="text1" w:themeTint="F2"/>
          <w:lang w:val="en-US"/>
        </w:rPr>
        <w:t>Not</w:t>
      </w:r>
      <w:r w:rsidR="00EB1098" w:rsidRPr="00191A08">
        <w:rPr>
          <w:i/>
          <w:iCs/>
          <w:color w:val="0D0D0D" w:themeColor="text1" w:themeTint="F2"/>
          <w:lang w:val="en-US"/>
        </w:rPr>
        <w:t>e the greater response of EMF</w:t>
      </w:r>
      <w:r w:rsidR="00CC6A17" w:rsidRPr="00191A08">
        <w:rPr>
          <w:i/>
          <w:iCs/>
          <w:color w:val="0D0D0D" w:themeColor="text1" w:themeTint="F2"/>
          <w:lang w:val="en-US"/>
        </w:rPr>
        <w:t xml:space="preserve"> and Nitrifiers to predictors as shown by a larger y-axis scale compared to the </w:t>
      </w:r>
      <w:proofErr w:type="gramStart"/>
      <w:r w:rsidR="00CC6A17" w:rsidRPr="00191A08">
        <w:rPr>
          <w:i/>
          <w:iCs/>
          <w:color w:val="0D0D0D" w:themeColor="text1" w:themeTint="F2"/>
          <w:lang w:val="en-US"/>
        </w:rPr>
        <w:t>two diversity</w:t>
      </w:r>
      <w:proofErr w:type="gramEnd"/>
      <w:r w:rsidR="00CC6A17" w:rsidRPr="00191A08">
        <w:rPr>
          <w:i/>
          <w:iCs/>
          <w:color w:val="0D0D0D" w:themeColor="text1" w:themeTint="F2"/>
          <w:lang w:val="en-US"/>
        </w:rPr>
        <w:t xml:space="preserve"> metrics</w:t>
      </w:r>
      <w:r w:rsidRPr="00191A08">
        <w:rPr>
          <w:i/>
          <w:iCs/>
          <w:color w:val="0D0D0D" w:themeColor="text1" w:themeTint="F2"/>
          <w:lang w:val="en-US"/>
        </w:rPr>
        <w:t>.</w:t>
      </w:r>
      <w:r w:rsidRPr="00191A08">
        <w:rPr>
          <w:color w:val="0D0D0D" w:themeColor="text1" w:themeTint="F2"/>
          <w:lang w:val="en-US"/>
        </w:rPr>
        <w:t xml:space="preserve">   </w:t>
      </w:r>
    </w:p>
    <w:p w14:paraId="2DE19F87" w14:textId="42B6BC1F" w:rsidR="00A4687F" w:rsidRPr="002C3867" w:rsidRDefault="009D0AF7" w:rsidP="001D5D55">
      <w:pPr>
        <w:pStyle w:val="Heading2"/>
        <w:rPr>
          <w:rFonts w:ascii="Arial" w:hAnsi="Arial"/>
        </w:rPr>
      </w:pPr>
      <w:r w:rsidRPr="002C3867">
        <w:rPr>
          <w:rFonts w:ascii="Arial" w:hAnsi="Arial"/>
        </w:rPr>
        <w:t xml:space="preserve">3.4. </w:t>
      </w:r>
      <w:r w:rsidR="00E45E33" w:rsidRPr="002C3867">
        <w:rPr>
          <w:rFonts w:ascii="Arial" w:hAnsi="Arial"/>
        </w:rPr>
        <w:t>Structural equation models</w:t>
      </w:r>
      <w:bookmarkStart w:id="214" w:name="_ekndgcb0g39e" w:colFirst="0" w:colLast="0"/>
      <w:bookmarkEnd w:id="214"/>
    </w:p>
    <w:p w14:paraId="2DE19F89" w14:textId="58FAE2D5" w:rsidR="00A4687F" w:rsidRPr="002C3867" w:rsidRDefault="68B93D6D" w:rsidP="5459D6A1">
      <w:pPr>
        <w:spacing w:after="240" w:line="360" w:lineRule="auto"/>
        <w:rPr>
          <w:sz w:val="24"/>
          <w:szCs w:val="24"/>
          <w:lang w:val="en-US"/>
        </w:rPr>
      </w:pPr>
      <w:r w:rsidRPr="002C3867">
        <w:rPr>
          <w:sz w:val="24"/>
          <w:szCs w:val="24"/>
          <w:lang w:val="en-US"/>
        </w:rPr>
        <w:t xml:space="preserve">Structural equation models for </w:t>
      </w:r>
      <w:r w:rsidRPr="002C3867">
        <w:rPr>
          <w:i/>
          <w:iCs/>
          <w:sz w:val="24"/>
          <w:szCs w:val="24"/>
          <w:lang w:val="en-US"/>
        </w:rPr>
        <w:t>O. parryi</w:t>
      </w:r>
      <w:r w:rsidRPr="002C3867">
        <w:rPr>
          <w:sz w:val="24"/>
          <w:szCs w:val="24"/>
          <w:lang w:val="en-US"/>
        </w:rPr>
        <w:t xml:space="preserve"> explained 30% of the variation in LDMC, 36% of the variation in SLA, and 28% of the variation in height (</w:t>
      </w:r>
      <w:r w:rsidRPr="002C3867">
        <w:rPr>
          <w:b/>
          <w:bCs/>
          <w:sz w:val="24"/>
          <w:szCs w:val="24"/>
          <w:lang w:val="en-US"/>
        </w:rPr>
        <w:t>Fig. 6</w:t>
      </w:r>
      <w:r w:rsidRPr="002C3867">
        <w:rPr>
          <w:sz w:val="24"/>
          <w:szCs w:val="24"/>
          <w:lang w:val="en-US"/>
        </w:rPr>
        <w:t xml:space="preserve">). The full model explained 36% of the variation of SLA, and when </w:t>
      </w:r>
      <w:proofErr w:type="gramStart"/>
      <w:r w:rsidRPr="002C3867">
        <w:rPr>
          <w:sz w:val="24"/>
          <w:szCs w:val="24"/>
          <w:lang w:val="en-US"/>
        </w:rPr>
        <w:t>aspect</w:t>
      </w:r>
      <w:proofErr w:type="gramEnd"/>
      <w:r w:rsidRPr="002C3867">
        <w:rPr>
          <w:sz w:val="24"/>
          <w:szCs w:val="24"/>
          <w:lang w:val="en-US"/>
        </w:rPr>
        <w:t xml:space="preserve"> was removed it explained 3%. Similarly, when </w:t>
      </w:r>
      <w:proofErr w:type="gramStart"/>
      <w:r w:rsidRPr="002C3867">
        <w:rPr>
          <w:sz w:val="24"/>
          <w:szCs w:val="24"/>
          <w:lang w:val="en-US"/>
        </w:rPr>
        <w:t>aspect</w:t>
      </w:r>
      <w:proofErr w:type="gramEnd"/>
      <w:r w:rsidRPr="002C3867">
        <w:rPr>
          <w:sz w:val="24"/>
          <w:szCs w:val="24"/>
          <w:lang w:val="en-US"/>
        </w:rPr>
        <w:t xml:space="preserve"> was removed from the LDMC model for </w:t>
      </w:r>
      <w:r w:rsidRPr="002C3867">
        <w:rPr>
          <w:i/>
          <w:iCs/>
          <w:sz w:val="24"/>
          <w:szCs w:val="24"/>
          <w:lang w:val="en-US"/>
        </w:rPr>
        <w:t>O. parryi</w:t>
      </w:r>
      <w:r w:rsidRPr="002C3867">
        <w:rPr>
          <w:sz w:val="24"/>
          <w:szCs w:val="24"/>
          <w:lang w:val="en-US"/>
        </w:rPr>
        <w:t xml:space="preserve">, </w:t>
      </w:r>
      <w:proofErr w:type="gramStart"/>
      <w:r w:rsidRPr="002C3867">
        <w:rPr>
          <w:sz w:val="24"/>
          <w:szCs w:val="24"/>
          <w:lang w:val="en-US"/>
        </w:rPr>
        <w:t>variance</w:t>
      </w:r>
      <w:proofErr w:type="gramEnd"/>
      <w:r w:rsidRPr="002C3867">
        <w:rPr>
          <w:sz w:val="24"/>
          <w:szCs w:val="24"/>
          <w:lang w:val="en-US"/>
        </w:rPr>
        <w:t xml:space="preserve"> explained decreased from 30% to 7%. Height was not dominated by a single predictor. The models for </w:t>
      </w:r>
      <w:r w:rsidRPr="002C3867">
        <w:rPr>
          <w:i/>
          <w:iCs/>
          <w:sz w:val="24"/>
          <w:szCs w:val="24"/>
          <w:lang w:val="en-US"/>
        </w:rPr>
        <w:t>V. scoparium</w:t>
      </w:r>
      <w:r w:rsidRPr="002C3867">
        <w:rPr>
          <w:sz w:val="24"/>
          <w:szCs w:val="24"/>
          <w:lang w:val="en-US"/>
        </w:rPr>
        <w:t xml:space="preserve"> (</w:t>
      </w:r>
      <w:r w:rsidRPr="002C3867">
        <w:rPr>
          <w:b/>
          <w:bCs/>
          <w:sz w:val="24"/>
          <w:szCs w:val="24"/>
          <w:lang w:val="en-US"/>
        </w:rPr>
        <w:t>Fig. 7</w:t>
      </w:r>
      <w:r w:rsidRPr="002C3867">
        <w:rPr>
          <w:sz w:val="24"/>
          <w:szCs w:val="24"/>
          <w:lang w:val="en-US"/>
        </w:rPr>
        <w:t xml:space="preserve">) explained 14% of the variation in LDMC, 13% of the variation in SLA and 19% of the variation in height. Models for </w:t>
      </w:r>
      <w:r w:rsidRPr="002C3867">
        <w:rPr>
          <w:i/>
          <w:iCs/>
          <w:sz w:val="24"/>
          <w:szCs w:val="24"/>
          <w:lang w:val="en-US"/>
        </w:rPr>
        <w:t>V. scoparium</w:t>
      </w:r>
      <w:r w:rsidRPr="002C3867">
        <w:rPr>
          <w:sz w:val="24"/>
          <w:szCs w:val="24"/>
          <w:lang w:val="en-US"/>
        </w:rPr>
        <w:t xml:space="preserve"> were </w:t>
      </w:r>
      <w:r w:rsidRPr="002C3867">
        <w:rPr>
          <w:sz w:val="24"/>
          <w:szCs w:val="24"/>
          <w:lang w:val="en-US"/>
        </w:rPr>
        <w:lastRenderedPageBreak/>
        <w:t xml:space="preserve">not dominated by a single variable. The main exogenous variables of interest, cover of mulch and biochar, only had direct effects on height in </w:t>
      </w:r>
      <w:r w:rsidRPr="002C3867">
        <w:rPr>
          <w:i/>
          <w:iCs/>
          <w:sz w:val="24"/>
          <w:szCs w:val="24"/>
          <w:lang w:val="en-US"/>
        </w:rPr>
        <w:t>O. parryi</w:t>
      </w:r>
      <w:r w:rsidRPr="002C3867">
        <w:rPr>
          <w:sz w:val="24"/>
          <w:szCs w:val="24"/>
          <w:lang w:val="en-US"/>
        </w:rPr>
        <w:t xml:space="preserve">, but no other </w:t>
      </w:r>
      <w:r w:rsidR="2C9770E0" w:rsidRPr="002C3867">
        <w:rPr>
          <w:sz w:val="24"/>
          <w:szCs w:val="24"/>
          <w:lang w:val="en-US"/>
        </w:rPr>
        <w:t>traits</w:t>
      </w:r>
      <w:r w:rsidRPr="002C3867">
        <w:rPr>
          <w:sz w:val="24"/>
          <w:szCs w:val="24"/>
          <w:lang w:val="en-US"/>
        </w:rPr>
        <w:t xml:space="preserve"> or in </w:t>
      </w:r>
      <w:r w:rsidRPr="002C3867">
        <w:rPr>
          <w:i/>
          <w:iCs/>
          <w:sz w:val="24"/>
          <w:szCs w:val="24"/>
          <w:lang w:val="en-US"/>
        </w:rPr>
        <w:t>V. scoparium</w:t>
      </w:r>
      <w:r w:rsidRPr="002C3867">
        <w:rPr>
          <w:sz w:val="24"/>
          <w:szCs w:val="24"/>
          <w:lang w:val="en-US"/>
        </w:rPr>
        <w:t xml:space="preserve"> (</w:t>
      </w:r>
      <w:r w:rsidRPr="002C3867">
        <w:rPr>
          <w:b/>
          <w:bCs/>
          <w:sz w:val="24"/>
          <w:szCs w:val="24"/>
          <w:lang w:val="en-US"/>
        </w:rPr>
        <w:t>Figs. 6,7</w:t>
      </w:r>
      <w:r w:rsidRPr="002C3867">
        <w:rPr>
          <w:sz w:val="24"/>
          <w:szCs w:val="24"/>
          <w:lang w:val="en-US"/>
        </w:rPr>
        <w:t xml:space="preserve">). Rather, they acted indirectly through mediators, namely cations, VWC, nitrifier </w:t>
      </w:r>
      <w:r w:rsidR="6B1F9B8C" w:rsidRPr="002C3867">
        <w:rPr>
          <w:sz w:val="24"/>
          <w:szCs w:val="24"/>
          <w:lang w:val="en-US"/>
        </w:rPr>
        <w:t xml:space="preserve">relative </w:t>
      </w:r>
      <w:r w:rsidRPr="002C3867">
        <w:rPr>
          <w:sz w:val="24"/>
          <w:szCs w:val="24"/>
          <w:lang w:val="en-US"/>
        </w:rPr>
        <w:t>abundance, phosphates, NH</w:t>
      </w:r>
      <w:r w:rsidRPr="002C3867">
        <w:rPr>
          <w:sz w:val="24"/>
          <w:szCs w:val="24"/>
          <w:vertAlign w:val="subscript"/>
          <w:lang w:val="en-US"/>
        </w:rPr>
        <w:t>4</w:t>
      </w:r>
      <w:r w:rsidRPr="002C3867">
        <w:rPr>
          <w:sz w:val="24"/>
          <w:szCs w:val="24"/>
          <w:vertAlign w:val="superscript"/>
          <w:lang w:val="en-US"/>
        </w:rPr>
        <w:t>+</w:t>
      </w:r>
      <w:r w:rsidRPr="002C3867">
        <w:rPr>
          <w:sz w:val="24"/>
          <w:szCs w:val="24"/>
          <w:lang w:val="en-US"/>
        </w:rPr>
        <w:t>,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fungal diversity and EMF relative abundance. Mulch directly increased VWC, EMF,</w:t>
      </w:r>
      <w:r w:rsidR="73939CDB" w:rsidRPr="002C3867">
        <w:rPr>
          <w:sz w:val="24"/>
          <w:szCs w:val="24"/>
          <w:lang w:val="en-US"/>
        </w:rPr>
        <w:t xml:space="preserve"> and</w:t>
      </w:r>
      <w:r w:rsidRPr="002C3867">
        <w:rPr>
          <w:sz w:val="24"/>
          <w:szCs w:val="24"/>
          <w:lang w:val="en-US"/>
        </w:rPr>
        <w:t xml:space="preserve"> decreased cations, NH</w:t>
      </w:r>
      <w:r w:rsidRPr="002C3867">
        <w:rPr>
          <w:sz w:val="24"/>
          <w:szCs w:val="24"/>
          <w:vertAlign w:val="subscript"/>
          <w:lang w:val="en-US"/>
        </w:rPr>
        <w:t>4</w:t>
      </w:r>
      <w:r w:rsidRPr="002C3867">
        <w:rPr>
          <w:sz w:val="24"/>
          <w:szCs w:val="24"/>
          <w:vertAlign w:val="superscript"/>
          <w:lang w:val="en-US"/>
        </w:rPr>
        <w:t>+</w:t>
      </w:r>
      <w:r w:rsidRPr="002C3867">
        <w:rPr>
          <w:sz w:val="24"/>
          <w:szCs w:val="24"/>
          <w:lang w:val="en-US"/>
        </w:rPr>
        <w:t>,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nitrifiers, and fungal diversity. After accounting for those mediators, Mulch had a net positive effect on LDMC of </w:t>
      </w:r>
      <w:r w:rsidRPr="002C3867">
        <w:rPr>
          <w:i/>
          <w:iCs/>
          <w:sz w:val="24"/>
          <w:szCs w:val="24"/>
          <w:lang w:val="en-US"/>
        </w:rPr>
        <w:t>O. parryi</w:t>
      </w:r>
      <w:r w:rsidRPr="002C3867">
        <w:rPr>
          <w:sz w:val="24"/>
          <w:szCs w:val="24"/>
          <w:lang w:val="en-US"/>
        </w:rPr>
        <w:t xml:space="preserve">, a positive (but not significant) effect on the LDMC of </w:t>
      </w:r>
      <w:r w:rsidRPr="002C3867">
        <w:rPr>
          <w:i/>
          <w:iCs/>
          <w:sz w:val="24"/>
          <w:szCs w:val="24"/>
          <w:lang w:val="en-US"/>
        </w:rPr>
        <w:t>V. scoparium</w:t>
      </w:r>
      <w:r w:rsidRPr="002C3867">
        <w:rPr>
          <w:sz w:val="24"/>
          <w:szCs w:val="24"/>
          <w:lang w:val="en-US"/>
        </w:rPr>
        <w:t xml:space="preserve">, and a net negative effect on </w:t>
      </w:r>
      <w:proofErr w:type="gramStart"/>
      <w:r w:rsidRPr="002C3867">
        <w:rPr>
          <w:sz w:val="24"/>
          <w:szCs w:val="24"/>
          <w:lang w:val="en-US"/>
        </w:rPr>
        <w:t>height</w:t>
      </w:r>
      <w:proofErr w:type="gramEnd"/>
      <w:r w:rsidRPr="002C3867">
        <w:rPr>
          <w:sz w:val="24"/>
          <w:szCs w:val="24"/>
          <w:lang w:val="en-US"/>
        </w:rPr>
        <w:t xml:space="preserve"> of </w:t>
      </w:r>
      <w:r w:rsidRPr="002C3867">
        <w:rPr>
          <w:i/>
          <w:iCs/>
          <w:sz w:val="24"/>
          <w:szCs w:val="24"/>
          <w:lang w:val="en-US"/>
        </w:rPr>
        <w:t>O. parryi</w:t>
      </w:r>
      <w:r w:rsidRPr="002C3867">
        <w:rPr>
          <w:sz w:val="24"/>
          <w:szCs w:val="24"/>
          <w:lang w:val="en-US"/>
        </w:rPr>
        <w:t xml:space="preserve">, and a net negative effect on the SLA of </w:t>
      </w:r>
      <w:r w:rsidRPr="002C3867">
        <w:rPr>
          <w:i/>
          <w:iCs/>
          <w:sz w:val="24"/>
          <w:szCs w:val="24"/>
          <w:lang w:val="en-US"/>
        </w:rPr>
        <w:t>V. scoparium</w:t>
      </w:r>
      <w:r w:rsidRPr="002C3867">
        <w:rPr>
          <w:sz w:val="24"/>
          <w:szCs w:val="24"/>
          <w:lang w:val="en-US"/>
        </w:rPr>
        <w:t xml:space="preserve">. Biochar had a net positive effect on the LDMC of </w:t>
      </w:r>
      <w:r w:rsidRPr="002C3867">
        <w:rPr>
          <w:i/>
          <w:iCs/>
          <w:sz w:val="24"/>
          <w:szCs w:val="24"/>
          <w:lang w:val="en-US"/>
        </w:rPr>
        <w:t>O. parryi</w:t>
      </w:r>
      <w:r w:rsidRPr="002C3867">
        <w:rPr>
          <w:sz w:val="24"/>
          <w:szCs w:val="24"/>
          <w:lang w:val="en-US"/>
        </w:rPr>
        <w:t xml:space="preserve"> and a net negative effect on the height of </w:t>
      </w:r>
      <w:r w:rsidRPr="002C3867">
        <w:rPr>
          <w:i/>
          <w:iCs/>
          <w:sz w:val="24"/>
          <w:szCs w:val="24"/>
          <w:lang w:val="en-US"/>
        </w:rPr>
        <w:t>V. scoparium</w:t>
      </w:r>
      <w:r w:rsidRPr="002C3867">
        <w:rPr>
          <w:sz w:val="24"/>
          <w:szCs w:val="24"/>
          <w:lang w:val="en-US"/>
        </w:rPr>
        <w:t xml:space="preserve">. </w:t>
      </w:r>
    </w:p>
    <w:p w14:paraId="7923A9B0" w14:textId="6A8227D8" w:rsidR="008D2A3C" w:rsidRPr="002C3867" w:rsidRDefault="5459D6A1" w:rsidP="00EE3700">
      <w:pPr>
        <w:spacing w:line="360" w:lineRule="auto"/>
        <w:rPr>
          <w:sz w:val="24"/>
          <w:szCs w:val="24"/>
        </w:rPr>
      </w:pPr>
      <w:r w:rsidRPr="002C3867">
        <w:rPr>
          <w:sz w:val="24"/>
          <w:szCs w:val="24"/>
        </w:rPr>
        <w:t xml:space="preserve">Our SEM examining the effect of </w:t>
      </w:r>
      <w:proofErr w:type="gramStart"/>
      <w:r w:rsidRPr="002C3867">
        <w:rPr>
          <w:sz w:val="24"/>
          <w:szCs w:val="24"/>
        </w:rPr>
        <w:t>mulch</w:t>
      </w:r>
      <w:proofErr w:type="gramEnd"/>
      <w:r w:rsidRPr="002C3867">
        <w:rPr>
          <w:sz w:val="24"/>
          <w:szCs w:val="24"/>
        </w:rPr>
        <w:t xml:space="preserve"> and biochar cover on EMF and nitrifier relative abundances explained 62% of the variation. Relative abundance of EMF had direct positive associations with NO</w:t>
      </w:r>
      <w:r w:rsidRPr="002C3867">
        <w:rPr>
          <w:sz w:val="24"/>
          <w:szCs w:val="24"/>
          <w:vertAlign w:val="subscript"/>
        </w:rPr>
        <w:t>3</w:t>
      </w:r>
      <w:r w:rsidRPr="002C3867">
        <w:rPr>
          <w:sz w:val="24"/>
          <w:szCs w:val="24"/>
          <w:vertAlign w:val="superscript"/>
        </w:rPr>
        <w:t>-</w:t>
      </w:r>
      <w:r w:rsidRPr="002C3867">
        <w:rPr>
          <w:sz w:val="24"/>
          <w:szCs w:val="24"/>
        </w:rPr>
        <w:t>, pH, nitrifiers, and mulch cover. It had direct negative associations with PO</w:t>
      </w:r>
      <w:r w:rsidRPr="002C3867">
        <w:rPr>
          <w:sz w:val="24"/>
          <w:szCs w:val="24"/>
          <w:vertAlign w:val="subscript"/>
        </w:rPr>
        <w:t>4</w:t>
      </w:r>
      <w:r w:rsidRPr="002C3867">
        <w:rPr>
          <w:sz w:val="24"/>
          <w:szCs w:val="24"/>
        </w:rPr>
        <w:t xml:space="preserve"> and bare ground cover. It had a net positive association with biochar cover and a net neutral relationship with mulch cover (</w:t>
      </w:r>
      <w:r w:rsidRPr="002C3867">
        <w:rPr>
          <w:b/>
          <w:bCs/>
          <w:sz w:val="24"/>
          <w:szCs w:val="24"/>
        </w:rPr>
        <w:t>Fig. 8</w:t>
      </w:r>
      <w:r w:rsidRPr="002C3867">
        <w:rPr>
          <w:sz w:val="24"/>
          <w:szCs w:val="24"/>
        </w:rPr>
        <w:t>).</w:t>
      </w:r>
    </w:p>
    <w:p w14:paraId="2DE19F8C" w14:textId="77777777" w:rsidR="00A4687F" w:rsidRPr="002C3867" w:rsidRDefault="005C6E45" w:rsidP="00EE3700">
      <w:pPr>
        <w:spacing w:line="360" w:lineRule="auto"/>
        <w:rPr>
          <w:sz w:val="24"/>
          <w:szCs w:val="24"/>
        </w:rPr>
      </w:pPr>
      <w:r w:rsidRPr="002C3867">
        <w:rPr>
          <w:noProof/>
          <w:sz w:val="24"/>
          <w:szCs w:val="24"/>
        </w:rPr>
        <w:lastRenderedPageBreak/>
        <w:drawing>
          <wp:inline distT="114300" distB="114300" distL="114300" distR="114300" wp14:anchorId="2DE1A028" wp14:editId="2DE1A029">
            <wp:extent cx="5943600" cy="5156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l="47" r="47"/>
                    <a:stretch>
                      <a:fillRect/>
                    </a:stretch>
                  </pic:blipFill>
                  <pic:spPr>
                    <a:xfrm>
                      <a:off x="0" y="0"/>
                      <a:ext cx="5943600" cy="5156200"/>
                    </a:xfrm>
                    <a:prstGeom prst="rect">
                      <a:avLst/>
                    </a:prstGeom>
                    <a:ln/>
                  </pic:spPr>
                </pic:pic>
              </a:graphicData>
            </a:graphic>
          </wp:inline>
        </w:drawing>
      </w:r>
    </w:p>
    <w:p w14:paraId="2DE19F8D" w14:textId="328CB22D" w:rsidR="00A4687F" w:rsidRPr="006E471A" w:rsidRDefault="68B93D6D" w:rsidP="5459D6A1">
      <w:pPr>
        <w:spacing w:line="240" w:lineRule="auto"/>
        <w:rPr>
          <w:lang w:val="en-US"/>
        </w:rPr>
      </w:pPr>
      <w:r w:rsidRPr="006E471A">
        <w:rPr>
          <w:b/>
          <w:bCs/>
          <w:lang w:val="en-US"/>
        </w:rPr>
        <w:t xml:space="preserve">Figure </w:t>
      </w:r>
      <w:r w:rsidR="23966C97" w:rsidRPr="006E471A">
        <w:rPr>
          <w:b/>
          <w:bCs/>
          <w:lang w:val="en-US"/>
        </w:rPr>
        <w:t>6</w:t>
      </w:r>
      <w:r w:rsidRPr="006E471A">
        <w:rPr>
          <w:lang w:val="en-US"/>
        </w:rPr>
        <w:t xml:space="preserve">: </w:t>
      </w:r>
      <w:r w:rsidRPr="006E471A">
        <w:rPr>
          <w:i/>
          <w:iCs/>
          <w:lang w:val="en-US"/>
        </w:rPr>
        <w:t xml:space="preserve">Structural equation model path diagrams for plant functional traits in Oreochrysum parryi. Path standardized effect sizes are denoted by arrow width, whereas path sign (+, -) is denoted by color, with </w:t>
      </w:r>
      <w:r w:rsidR="5A0683B1" w:rsidRPr="006E471A">
        <w:rPr>
          <w:i/>
          <w:iCs/>
          <w:lang w:val="en-US"/>
        </w:rPr>
        <w:t>blue arrows</w:t>
      </w:r>
      <w:r w:rsidRPr="006E471A">
        <w:rPr>
          <w:i/>
          <w:iCs/>
          <w:lang w:val="en-US"/>
        </w:rPr>
        <w:t xml:space="preserve"> indicating a positive relationship, </w:t>
      </w:r>
      <w:r w:rsidR="5A0683B1" w:rsidRPr="006E471A">
        <w:rPr>
          <w:i/>
          <w:iCs/>
          <w:lang w:val="en-US"/>
        </w:rPr>
        <w:t>and red arrows</w:t>
      </w:r>
      <w:r w:rsidRPr="006E471A">
        <w:rPr>
          <w:i/>
          <w:iCs/>
          <w:lang w:val="en-US"/>
        </w:rPr>
        <w:t xml:space="preserve"> a negative relationship. Note that treatment effects manifest through intermediate soil chemical variables, microbial variables, or both, in all cases. All soil variables are at 0-5 cm depths.</w:t>
      </w:r>
      <w:r w:rsidR="7BE9D3D8" w:rsidRPr="006E471A">
        <w:rPr>
          <w:i/>
          <w:iCs/>
          <w:lang w:val="en-US"/>
        </w:rPr>
        <w:t xml:space="preserve"> </w:t>
      </w:r>
      <w:r w:rsidR="7BE9D3D8" w:rsidRPr="006E471A">
        <w:rPr>
          <w:i/>
          <w:iCs/>
        </w:rPr>
        <w:t xml:space="preserve">Abbreviations: total </w:t>
      </w:r>
      <w:proofErr w:type="gramStart"/>
      <w:r w:rsidR="7BE9D3D8" w:rsidRPr="006E471A">
        <w:rPr>
          <w:i/>
          <w:iCs/>
        </w:rPr>
        <w:t>carbon:nitrogen</w:t>
      </w:r>
      <w:proofErr w:type="gramEnd"/>
      <w:r w:rsidR="7BE9D3D8" w:rsidRPr="006E471A">
        <w:rPr>
          <w:i/>
          <w:iCs/>
        </w:rPr>
        <w:t xml:space="preserve"> (CN), dissolved inorganic nitrogen (DIN), dissolved organic nitrogen (DON), ammonium (NH4), nitrate (NO3), bacterial</w:t>
      </w:r>
      <w:r w:rsidR="1279D2EE" w:rsidRPr="006E471A">
        <w:rPr>
          <w:i/>
          <w:iCs/>
        </w:rPr>
        <w:t xml:space="preserve"> and archaeal</w:t>
      </w:r>
      <w:r w:rsidR="7BE9D3D8" w:rsidRPr="006E471A">
        <w:rPr>
          <w:i/>
          <w:iCs/>
        </w:rPr>
        <w:t xml:space="preserve"> diversity (BA.div), ectomycorrhizal fungi (EMF), topographic wetness index (TWI), leaf dry matter content (LDMC), and specific leaf area (SLA).</w:t>
      </w:r>
    </w:p>
    <w:p w14:paraId="2DE19F8E" w14:textId="77777777" w:rsidR="00A4687F" w:rsidRPr="002C3867" w:rsidRDefault="00A4687F" w:rsidP="00EE3700">
      <w:pPr>
        <w:spacing w:line="360" w:lineRule="auto"/>
        <w:rPr>
          <w:sz w:val="24"/>
          <w:szCs w:val="24"/>
        </w:rPr>
      </w:pPr>
    </w:p>
    <w:p w14:paraId="2DE19F8F" w14:textId="77777777" w:rsidR="00A4687F" w:rsidRPr="002C3867" w:rsidRDefault="005C6E45" w:rsidP="00EE3700">
      <w:pPr>
        <w:spacing w:line="360" w:lineRule="auto"/>
        <w:rPr>
          <w:sz w:val="24"/>
          <w:szCs w:val="24"/>
        </w:rPr>
      </w:pPr>
      <w:r w:rsidRPr="002C3867">
        <w:rPr>
          <w:noProof/>
          <w:sz w:val="24"/>
          <w:szCs w:val="24"/>
        </w:rPr>
        <w:lastRenderedPageBreak/>
        <w:drawing>
          <wp:inline distT="114300" distB="114300" distL="114300" distR="114300" wp14:anchorId="2DE1A02A" wp14:editId="2DE1A02B">
            <wp:extent cx="5943600" cy="51562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l="47" r="47"/>
                    <a:stretch>
                      <a:fillRect/>
                    </a:stretch>
                  </pic:blipFill>
                  <pic:spPr>
                    <a:xfrm>
                      <a:off x="0" y="0"/>
                      <a:ext cx="5943600" cy="5156200"/>
                    </a:xfrm>
                    <a:prstGeom prst="rect">
                      <a:avLst/>
                    </a:prstGeom>
                    <a:ln/>
                  </pic:spPr>
                </pic:pic>
              </a:graphicData>
            </a:graphic>
          </wp:inline>
        </w:drawing>
      </w:r>
    </w:p>
    <w:p w14:paraId="2DE19F90" w14:textId="3AEF31D0" w:rsidR="00A4687F" w:rsidRPr="006E471A" w:rsidRDefault="68B93D6D" w:rsidP="5459D6A1">
      <w:pPr>
        <w:spacing w:line="240" w:lineRule="auto"/>
        <w:rPr>
          <w:lang w:val="en-US"/>
        </w:rPr>
      </w:pPr>
      <w:r w:rsidRPr="006E471A">
        <w:rPr>
          <w:b/>
          <w:bCs/>
          <w:lang w:val="en-US"/>
        </w:rPr>
        <w:t xml:space="preserve">Figure </w:t>
      </w:r>
      <w:r w:rsidR="23966C97" w:rsidRPr="006E471A">
        <w:rPr>
          <w:b/>
          <w:bCs/>
          <w:lang w:val="en-US"/>
        </w:rPr>
        <w:t>7</w:t>
      </w:r>
      <w:r w:rsidRPr="006E471A">
        <w:rPr>
          <w:lang w:val="en-US"/>
        </w:rPr>
        <w:t xml:space="preserve">: </w:t>
      </w:r>
      <w:r w:rsidRPr="006E471A">
        <w:rPr>
          <w:i/>
          <w:iCs/>
          <w:lang w:val="en-US"/>
        </w:rPr>
        <w:t xml:space="preserve">Structural equation model path diagrams for plant functional traits in Vaccinium scoparium. Path standardized effect sizes are denoted by arrow width, whereas path sign (+, -) is denoted by color, with red font indicating a </w:t>
      </w:r>
      <w:r w:rsidR="4236DD0A" w:rsidRPr="006E471A">
        <w:rPr>
          <w:i/>
          <w:iCs/>
          <w:lang w:val="en-US"/>
        </w:rPr>
        <w:t>negative</w:t>
      </w:r>
      <w:r w:rsidRPr="006E471A">
        <w:rPr>
          <w:i/>
          <w:iCs/>
          <w:lang w:val="en-US"/>
        </w:rPr>
        <w:t xml:space="preserve"> relationship</w:t>
      </w:r>
      <w:r w:rsidR="4236DD0A" w:rsidRPr="006E471A">
        <w:rPr>
          <w:i/>
          <w:iCs/>
          <w:lang w:val="en-US"/>
        </w:rPr>
        <w:t xml:space="preserve"> and</w:t>
      </w:r>
      <w:r w:rsidRPr="006E471A">
        <w:rPr>
          <w:i/>
          <w:iCs/>
          <w:lang w:val="en-US"/>
        </w:rPr>
        <w:t xml:space="preserve"> blue font a </w:t>
      </w:r>
      <w:r w:rsidR="4236DD0A" w:rsidRPr="006E471A">
        <w:rPr>
          <w:i/>
          <w:iCs/>
          <w:lang w:val="en-US"/>
        </w:rPr>
        <w:t>positive</w:t>
      </w:r>
      <w:r w:rsidRPr="006E471A">
        <w:rPr>
          <w:i/>
          <w:iCs/>
          <w:lang w:val="en-US"/>
        </w:rPr>
        <w:t xml:space="preserve"> relationship. Note that treatment effects manifest through intermediate soil chemical variables, microbial variables, or both, in all cases. Soil variables </w:t>
      </w:r>
      <w:proofErr w:type="gramStart"/>
      <w:r w:rsidRPr="006E471A">
        <w:rPr>
          <w:i/>
          <w:iCs/>
          <w:lang w:val="en-US"/>
        </w:rPr>
        <w:t>ending in 15 are</w:t>
      </w:r>
      <w:proofErr w:type="gramEnd"/>
      <w:r w:rsidRPr="006E471A">
        <w:rPr>
          <w:i/>
          <w:iCs/>
          <w:lang w:val="en-US"/>
        </w:rPr>
        <w:t xml:space="preserve"> </w:t>
      </w:r>
      <w:proofErr w:type="gramStart"/>
      <w:r w:rsidRPr="006E471A">
        <w:rPr>
          <w:i/>
          <w:iCs/>
          <w:lang w:val="en-US"/>
        </w:rPr>
        <w:t>at 5-</w:t>
      </w:r>
      <w:proofErr w:type="gramEnd"/>
      <w:r w:rsidRPr="006E471A">
        <w:rPr>
          <w:i/>
          <w:iCs/>
          <w:lang w:val="en-US"/>
        </w:rPr>
        <w:t>15 cm depths, all others are at the 0-5 cm depth.</w:t>
      </w:r>
      <w:r w:rsidR="7BE9D3D8" w:rsidRPr="006E471A">
        <w:rPr>
          <w:i/>
          <w:iCs/>
          <w:lang w:val="en-US"/>
        </w:rPr>
        <w:t xml:space="preserve"> </w:t>
      </w:r>
      <w:r w:rsidR="7BE9D3D8" w:rsidRPr="006E471A">
        <w:rPr>
          <w:i/>
          <w:iCs/>
        </w:rPr>
        <w:t xml:space="preserve">Abbreviations: total </w:t>
      </w:r>
      <w:proofErr w:type="gramStart"/>
      <w:r w:rsidR="7BE9D3D8" w:rsidRPr="006E471A">
        <w:rPr>
          <w:i/>
          <w:iCs/>
        </w:rPr>
        <w:t>carbon:nitrogen</w:t>
      </w:r>
      <w:proofErr w:type="gramEnd"/>
      <w:r w:rsidR="7BE9D3D8" w:rsidRPr="006E471A">
        <w:rPr>
          <w:i/>
          <w:iCs/>
        </w:rPr>
        <w:t xml:space="preserve"> (CN), dissolved inorganic nitrogen (DIN), dissolved organic nitrogen (DON), ammonium (NH4), nitrate (NO3), bacterial</w:t>
      </w:r>
      <w:r w:rsidR="6BD4714E" w:rsidRPr="006E471A">
        <w:rPr>
          <w:i/>
          <w:iCs/>
        </w:rPr>
        <w:t xml:space="preserve"> and archaeal</w:t>
      </w:r>
      <w:r w:rsidR="7BE9D3D8" w:rsidRPr="006E471A">
        <w:rPr>
          <w:i/>
          <w:iCs/>
        </w:rPr>
        <w:t xml:space="preserve"> diversity (BA.div), ectomycorrhizal fungi (EMF), topographic wetness index (TWI), leaf dry matter content (LDMC), and specific leaf area (SLA).</w:t>
      </w:r>
    </w:p>
    <w:p w14:paraId="49DCCBDB" w14:textId="79AEED18" w:rsidR="002650A1" w:rsidRPr="002C3867" w:rsidRDefault="00E73E0B" w:rsidP="002650A1">
      <w:pPr>
        <w:spacing w:line="360" w:lineRule="auto"/>
        <w:rPr>
          <w:noProof/>
          <w:sz w:val="24"/>
          <w:szCs w:val="24"/>
          <w:lang w:val="en-US"/>
        </w:rPr>
      </w:pPr>
      <w:r w:rsidRPr="002C3867">
        <w:rPr>
          <w:noProof/>
          <w:sz w:val="24"/>
          <w:szCs w:val="24"/>
          <w:lang w:val="en-US"/>
        </w:rPr>
        <w:lastRenderedPageBreak/>
        <w:drawing>
          <wp:inline distT="0" distB="0" distL="0" distR="0" wp14:anchorId="46CA9885" wp14:editId="66CC6D9A">
            <wp:extent cx="3790950" cy="3790950"/>
            <wp:effectExtent l="0" t="0" r="0" b="0"/>
            <wp:docPr id="1286159482" name="Picture 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9482" name="Picture 3" descr="Chart, radar 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0959" cy="3790959"/>
                    </a:xfrm>
                    <a:prstGeom prst="rect">
                      <a:avLst/>
                    </a:prstGeom>
                  </pic:spPr>
                </pic:pic>
              </a:graphicData>
            </a:graphic>
          </wp:inline>
        </w:drawing>
      </w:r>
    </w:p>
    <w:p w14:paraId="1F815D25" w14:textId="44D5D523" w:rsidR="00E45E33" w:rsidRPr="006E471A" w:rsidRDefault="005C6E45" w:rsidP="004A2FFC">
      <w:pPr>
        <w:spacing w:line="240" w:lineRule="auto"/>
      </w:pPr>
      <w:r w:rsidRPr="006E471A">
        <w:rPr>
          <w:b/>
        </w:rPr>
        <w:t xml:space="preserve">Figure </w:t>
      </w:r>
      <w:r w:rsidR="00AA2EA5" w:rsidRPr="006E471A">
        <w:rPr>
          <w:b/>
        </w:rPr>
        <w:t>8</w:t>
      </w:r>
      <w:r w:rsidRPr="006E471A">
        <w:t xml:space="preserve">: </w:t>
      </w:r>
      <w:r w:rsidRPr="006E471A">
        <w:rPr>
          <w:i/>
          <w:iCs/>
        </w:rPr>
        <w:t>Structural equation model path diagrams for ectomycorrhizal fungi</w:t>
      </w:r>
      <w:r w:rsidR="00CD5EA5" w:rsidRPr="006E471A">
        <w:rPr>
          <w:i/>
          <w:iCs/>
        </w:rPr>
        <w:t xml:space="preserve"> (EMF)</w:t>
      </w:r>
      <w:r w:rsidRPr="006E471A">
        <w:rPr>
          <w:i/>
          <w:iCs/>
        </w:rPr>
        <w:t xml:space="preserve"> </w:t>
      </w:r>
      <w:r w:rsidR="00EA6E68" w:rsidRPr="006E471A">
        <w:rPr>
          <w:i/>
          <w:iCs/>
        </w:rPr>
        <w:t xml:space="preserve">and nitrifier </w:t>
      </w:r>
      <w:r w:rsidRPr="006E471A">
        <w:rPr>
          <w:i/>
          <w:iCs/>
        </w:rPr>
        <w:t>relative abundance.</w:t>
      </w:r>
      <w:r w:rsidR="00925A62" w:rsidRPr="006E471A">
        <w:rPr>
          <w:i/>
          <w:iCs/>
        </w:rPr>
        <w:t xml:space="preserve"> </w:t>
      </w:r>
      <w:r w:rsidR="00DF0B0A" w:rsidRPr="006E471A">
        <w:rPr>
          <w:i/>
          <w:iCs/>
          <w:lang w:val="en-US"/>
        </w:rPr>
        <w:t xml:space="preserve">Path standardized effect sizes are denoted by arrow width, whereas path sign (+, -) is denoted by color, with red </w:t>
      </w:r>
      <w:r w:rsidR="00E55871" w:rsidRPr="006E471A">
        <w:rPr>
          <w:i/>
          <w:iCs/>
          <w:lang w:val="en-US"/>
        </w:rPr>
        <w:t>arrows</w:t>
      </w:r>
      <w:r w:rsidR="00DF0B0A" w:rsidRPr="006E471A">
        <w:rPr>
          <w:i/>
          <w:iCs/>
          <w:lang w:val="en-US"/>
        </w:rPr>
        <w:t xml:space="preserve"> indicating a </w:t>
      </w:r>
      <w:r w:rsidR="00E55871" w:rsidRPr="006E471A">
        <w:rPr>
          <w:i/>
          <w:iCs/>
          <w:lang w:val="en-US"/>
        </w:rPr>
        <w:t>negative</w:t>
      </w:r>
      <w:r w:rsidR="00DF0B0A" w:rsidRPr="006E471A">
        <w:rPr>
          <w:i/>
          <w:iCs/>
          <w:lang w:val="en-US"/>
        </w:rPr>
        <w:t xml:space="preserve"> relationship</w:t>
      </w:r>
      <w:r w:rsidR="00E55871" w:rsidRPr="006E471A">
        <w:rPr>
          <w:i/>
          <w:iCs/>
          <w:lang w:val="en-US"/>
        </w:rPr>
        <w:t xml:space="preserve"> and</w:t>
      </w:r>
      <w:r w:rsidR="00DF0B0A" w:rsidRPr="006E471A">
        <w:rPr>
          <w:i/>
          <w:iCs/>
          <w:lang w:val="en-US"/>
        </w:rPr>
        <w:t xml:space="preserve"> blue font a </w:t>
      </w:r>
      <w:r w:rsidR="00E55871" w:rsidRPr="006E471A">
        <w:rPr>
          <w:i/>
          <w:iCs/>
          <w:lang w:val="en-US"/>
        </w:rPr>
        <w:t>positive</w:t>
      </w:r>
      <w:r w:rsidR="00DF0B0A" w:rsidRPr="006E471A">
        <w:rPr>
          <w:i/>
          <w:iCs/>
          <w:lang w:val="en-US"/>
        </w:rPr>
        <w:t xml:space="preserve"> relationship.</w:t>
      </w:r>
      <w:r w:rsidRPr="006E471A">
        <w:rPr>
          <w:i/>
          <w:iCs/>
        </w:rPr>
        <w:t xml:space="preserve"> </w:t>
      </w:r>
      <w:proofErr w:type="gramStart"/>
      <w:r w:rsidRPr="006E471A">
        <w:rPr>
          <w:i/>
          <w:iCs/>
        </w:rPr>
        <w:t>Inset</w:t>
      </w:r>
      <w:proofErr w:type="gramEnd"/>
      <w:r w:rsidRPr="006E471A">
        <w:rPr>
          <w:i/>
          <w:iCs/>
        </w:rPr>
        <w:t xml:space="preserve"> shows the total effects of Mulch and Biochar on ectomycorrhizal fungi after accounting for the effects of mediators (Nitrifiers, volumetric water content (VWC), and </w:t>
      </w:r>
      <w:r w:rsidR="00C4515C" w:rsidRPr="006E471A">
        <w:t>NO</w:t>
      </w:r>
      <w:r w:rsidR="00C4515C" w:rsidRPr="006E471A">
        <w:rPr>
          <w:vertAlign w:val="subscript"/>
        </w:rPr>
        <w:t>3</w:t>
      </w:r>
      <w:r w:rsidR="00C4515C" w:rsidRPr="006E471A">
        <w:rPr>
          <w:vertAlign w:val="superscript"/>
        </w:rPr>
        <w:t>-</w:t>
      </w:r>
      <w:r w:rsidRPr="006E471A">
        <w:rPr>
          <w:i/>
          <w:iCs/>
        </w:rPr>
        <w:t>).</w:t>
      </w:r>
      <w:r w:rsidR="002976D7" w:rsidRPr="006E471A">
        <w:rPr>
          <w:i/>
          <w:iCs/>
        </w:rPr>
        <w:t xml:space="preserve"> Abbreviations: topographic wetness index (TWI), phosphate (PO4)</w:t>
      </w:r>
      <w:r w:rsidR="00CD5EA5" w:rsidRPr="006E471A">
        <w:rPr>
          <w:i/>
          <w:iCs/>
        </w:rPr>
        <w:t>.</w:t>
      </w:r>
      <w:r w:rsidR="002976D7" w:rsidRPr="006E471A">
        <w:rPr>
          <w:i/>
          <w:iCs/>
        </w:rPr>
        <w:t xml:space="preserve"> </w:t>
      </w:r>
    </w:p>
    <w:p w14:paraId="2DE19F96" w14:textId="5821BC9E" w:rsidR="00A4687F" w:rsidRPr="002C3867" w:rsidRDefault="009D0AF7" w:rsidP="00D60CD6">
      <w:pPr>
        <w:pStyle w:val="Heading1"/>
        <w:rPr>
          <w:rFonts w:ascii="Arial" w:hAnsi="Arial"/>
        </w:rPr>
      </w:pPr>
      <w:r w:rsidRPr="002C3867">
        <w:rPr>
          <w:rFonts w:ascii="Arial" w:hAnsi="Arial"/>
        </w:rPr>
        <w:t xml:space="preserve">4. </w:t>
      </w:r>
      <w:r w:rsidR="00E45E33" w:rsidRPr="002C3867">
        <w:rPr>
          <w:rFonts w:ascii="Arial" w:hAnsi="Arial"/>
        </w:rPr>
        <w:t>Discussion</w:t>
      </w:r>
    </w:p>
    <w:p w14:paraId="2DE19F97" w14:textId="302148C0" w:rsidR="00A4687F" w:rsidRPr="002C3867" w:rsidRDefault="009D0AF7" w:rsidP="001D5D55">
      <w:pPr>
        <w:pStyle w:val="Heading2"/>
        <w:rPr>
          <w:rFonts w:ascii="Arial" w:hAnsi="Arial"/>
        </w:rPr>
      </w:pPr>
      <w:r w:rsidRPr="002C3867">
        <w:rPr>
          <w:rFonts w:ascii="Arial" w:hAnsi="Arial"/>
        </w:rPr>
        <w:t xml:space="preserve">4.1. </w:t>
      </w:r>
      <w:r w:rsidR="00E45E33" w:rsidRPr="002C3867">
        <w:rPr>
          <w:rFonts w:ascii="Arial" w:hAnsi="Arial"/>
        </w:rPr>
        <w:t>Post-fire succession and regeneration implications</w:t>
      </w:r>
      <w:bookmarkStart w:id="215" w:name="_xjcljfk0fbi6" w:colFirst="0" w:colLast="0"/>
      <w:bookmarkEnd w:id="215"/>
    </w:p>
    <w:p w14:paraId="2DE19F98" w14:textId="6D8EA0B0" w:rsidR="00A4687F" w:rsidRPr="002C3867" w:rsidRDefault="1931DB12" w:rsidP="280DF2BA">
      <w:pPr>
        <w:spacing w:after="240" w:line="360" w:lineRule="auto"/>
        <w:rPr>
          <w:sz w:val="24"/>
          <w:szCs w:val="24"/>
          <w:lang w:val="en-US"/>
        </w:rPr>
      </w:pPr>
      <w:r w:rsidRPr="002C3867">
        <w:rPr>
          <w:sz w:val="24"/>
          <w:szCs w:val="24"/>
          <w:lang w:val="en-US"/>
        </w:rPr>
        <w:t xml:space="preserve">The results presented here add important context to the understanding of forest </w:t>
      </w:r>
      <w:r w:rsidR="4AE5FB43" w:rsidRPr="002C3867">
        <w:rPr>
          <w:sz w:val="24"/>
          <w:szCs w:val="24"/>
          <w:lang w:val="en-US"/>
        </w:rPr>
        <w:t>recovery</w:t>
      </w:r>
      <w:r w:rsidRPr="002C3867">
        <w:rPr>
          <w:sz w:val="24"/>
          <w:szCs w:val="24"/>
          <w:lang w:val="en-US"/>
        </w:rPr>
        <w:t xml:space="preserve"> dynamics </w:t>
      </w:r>
      <w:r w:rsidR="3C49C816" w:rsidRPr="002C3867">
        <w:rPr>
          <w:sz w:val="24"/>
          <w:szCs w:val="24"/>
          <w:lang w:val="en-US"/>
        </w:rPr>
        <w:t xml:space="preserve">and possible </w:t>
      </w:r>
      <w:r w:rsidR="4AE5FB43" w:rsidRPr="002C3867">
        <w:rPr>
          <w:sz w:val="24"/>
          <w:szCs w:val="24"/>
          <w:lang w:val="en-US"/>
        </w:rPr>
        <w:t xml:space="preserve">regeneration </w:t>
      </w:r>
      <w:r w:rsidR="3C49C816" w:rsidRPr="002C3867">
        <w:rPr>
          <w:sz w:val="24"/>
          <w:szCs w:val="24"/>
          <w:lang w:val="en-US"/>
        </w:rPr>
        <w:t xml:space="preserve">failures </w:t>
      </w:r>
      <w:r w:rsidRPr="002C3867">
        <w:rPr>
          <w:sz w:val="24"/>
          <w:szCs w:val="24"/>
          <w:lang w:val="en-US"/>
        </w:rPr>
        <w:t xml:space="preserve">after </w:t>
      </w:r>
      <w:r w:rsidR="00226D38" w:rsidRPr="002C3867">
        <w:rPr>
          <w:sz w:val="24"/>
          <w:szCs w:val="24"/>
          <w:lang w:val="en-US"/>
        </w:rPr>
        <w:t>wildfire</w:t>
      </w:r>
      <w:r w:rsidRPr="002C3867">
        <w:rPr>
          <w:sz w:val="24"/>
          <w:szCs w:val="24"/>
          <w:lang w:val="en-US"/>
        </w:rPr>
        <w:t xml:space="preserve">. </w:t>
      </w:r>
      <w:r w:rsidR="644E1CBB" w:rsidRPr="002C3867">
        <w:rPr>
          <w:sz w:val="24"/>
          <w:szCs w:val="24"/>
          <w:lang w:val="en-US"/>
        </w:rPr>
        <w:t>We observed minimal</w:t>
      </w:r>
      <w:r w:rsidR="568693C6" w:rsidRPr="002C3867">
        <w:rPr>
          <w:sz w:val="24"/>
          <w:szCs w:val="24"/>
          <w:lang w:val="en-US"/>
        </w:rPr>
        <w:t xml:space="preserve"> </w:t>
      </w:r>
      <w:r w:rsidR="661D360D" w:rsidRPr="002C3867">
        <w:rPr>
          <w:sz w:val="24"/>
          <w:szCs w:val="24"/>
          <w:lang w:val="en-US"/>
        </w:rPr>
        <w:t xml:space="preserve">tree recovery </w:t>
      </w:r>
      <w:r w:rsidR="0A9DF2C5" w:rsidRPr="002C3867">
        <w:rPr>
          <w:sz w:val="24"/>
          <w:szCs w:val="24"/>
          <w:lang w:val="en-US"/>
        </w:rPr>
        <w:t xml:space="preserve">thirteen </w:t>
      </w:r>
      <w:r w:rsidR="568693C6" w:rsidRPr="002C3867">
        <w:rPr>
          <w:sz w:val="24"/>
          <w:szCs w:val="24"/>
          <w:lang w:val="en-US"/>
        </w:rPr>
        <w:t>years after fire</w:t>
      </w:r>
      <w:r w:rsidR="6B59A9C1" w:rsidRPr="002C3867">
        <w:rPr>
          <w:sz w:val="24"/>
          <w:szCs w:val="24"/>
          <w:lang w:val="en-US"/>
        </w:rPr>
        <w:t xml:space="preserve"> (</w:t>
      </w:r>
      <w:r w:rsidR="6B59A9C1" w:rsidRPr="002C3867">
        <w:rPr>
          <w:b/>
          <w:bCs/>
          <w:sz w:val="24"/>
          <w:szCs w:val="24"/>
          <w:lang w:val="en-US"/>
        </w:rPr>
        <w:t xml:space="preserve">Fig. </w:t>
      </w:r>
      <w:r w:rsidR="076CAD30" w:rsidRPr="002C3867">
        <w:rPr>
          <w:b/>
          <w:bCs/>
          <w:sz w:val="24"/>
          <w:szCs w:val="24"/>
          <w:lang w:val="en-US"/>
        </w:rPr>
        <w:t>1b</w:t>
      </w:r>
      <w:r w:rsidR="6B59A9C1" w:rsidRPr="002C3867">
        <w:rPr>
          <w:sz w:val="24"/>
          <w:szCs w:val="24"/>
          <w:lang w:val="en-US"/>
        </w:rPr>
        <w:t>)</w:t>
      </w:r>
      <w:r w:rsidR="0FD09AD6" w:rsidRPr="002C3867">
        <w:rPr>
          <w:sz w:val="24"/>
          <w:szCs w:val="24"/>
          <w:lang w:val="en-US"/>
        </w:rPr>
        <w:t xml:space="preserve">, </w:t>
      </w:r>
      <w:r w:rsidR="6BCFABDC" w:rsidRPr="002C3867">
        <w:rPr>
          <w:sz w:val="24"/>
          <w:szCs w:val="24"/>
          <w:lang w:val="en-US"/>
        </w:rPr>
        <w:t>possibly due to low seed viability</w:t>
      </w:r>
      <w:r w:rsidR="6FC671F8" w:rsidRPr="002C3867">
        <w:rPr>
          <w:sz w:val="24"/>
          <w:szCs w:val="24"/>
          <w:lang w:val="en-US"/>
        </w:rPr>
        <w:t xml:space="preserve"> following </w:t>
      </w:r>
      <w:r w:rsidR="1A929C71" w:rsidRPr="002C3867">
        <w:rPr>
          <w:sz w:val="24"/>
          <w:szCs w:val="24"/>
          <w:lang w:val="en-US"/>
        </w:rPr>
        <w:t>pre-fire</w:t>
      </w:r>
      <w:r w:rsidR="0FD09AD6" w:rsidRPr="002C3867">
        <w:rPr>
          <w:sz w:val="24"/>
          <w:szCs w:val="24"/>
          <w:lang w:val="en-US"/>
        </w:rPr>
        <w:t xml:space="preserve"> bark beetle mortality </w:t>
      </w:r>
      <w:r w:rsidR="005F4EF1" w:rsidRPr="002C3867">
        <w:rPr>
          <w:sz w:val="24"/>
          <w:szCs w:val="24"/>
        </w:rPr>
        <w:fldChar w:fldCharType="begin"/>
      </w:r>
      <w:r w:rsidR="00FD157D">
        <w:rPr>
          <w:sz w:val="24"/>
          <w:szCs w:val="24"/>
        </w:rPr>
        <w:instrText xml:space="preserve"> ADDIN EN.CITE &lt;EndNote&gt;&lt;Cite&gt;&lt;Author&gt;Rhoades&lt;/Author&gt;&lt;Year&gt;2018&lt;/Year&gt;&lt;RecNum&gt;338&lt;/RecNum&gt;&lt;DisplayText&gt;(Rhoades et al., 2022; Rhoades et al., 2018)&lt;/DisplayText&gt;&lt;record&gt;&lt;rec-number&gt;338&lt;/rec-number&gt;&lt;foreign-keys&gt;&lt;key app="EN" db-id="psp5wa0pi9f5weevsxkxzdekszp2z090pt9e" timestamp="1733425823"&gt;338&lt;/key&gt;&lt;/foreign-keys&gt;&lt;ref-type name="Journal Article"&gt;17&lt;/ref-type&gt;&lt;contributors&gt;&lt;authors&gt;&lt;author&gt;Rhoades, Charles C&lt;/author&gt;&lt;author&gt;Pelz, Kristen A&lt;/author&gt;&lt;author&gt;Fornwalt, Paula J&lt;/author&gt;&lt;author&gt;Wolk, Brett H&lt;/author&gt;&lt;author&gt;Cheng, Antony S&lt;/author&gt;&lt;/authors&gt;&lt;/contributors&gt;&lt;titles&gt;&lt;title&gt;Overlapping bark beetle outbreaks, salvage logging and wildfire restructure a lodgepole pine ecosystem&lt;/title&gt;&lt;secondary-title&gt;Forests&lt;/secondary-title&gt;&lt;/titles&gt;&lt;periodical&gt;&lt;full-title&gt;Forests&lt;/full-title&gt;&lt;/periodical&gt;&lt;pages&gt;101&lt;/pages&gt;&lt;volume&gt;9&lt;/volume&gt;&lt;number&gt;3&lt;/number&gt;&lt;dates&gt;&lt;year&gt;2018&lt;/year&gt;&lt;/dates&gt;&lt;isbn&gt;1999-4907&lt;/isbn&gt;&lt;urls&gt;&lt;/urls&gt;&lt;/record&gt;&lt;/Cite&gt;&lt;Cite&gt;&lt;Author&gt;Rhoades&lt;/Author&gt;&lt;Year&gt;2022&lt;/Year&gt;&lt;RecNum&gt;413&lt;/RecNum&gt;&lt;record&gt;&lt;rec-number&gt;413&lt;/rec-number&gt;&lt;foreign-keys&gt;&lt;key app="EN" db-id="psp5wa0pi9f5weevsxkxzdekszp2z090pt9e" timestamp="1733773480"&gt;413&lt;/key&gt;&lt;/foreign-keys&gt;&lt;ref-type name="Journal Article"&gt;17&lt;/ref-type&gt;&lt;contributors&gt;&lt;authors&gt;&lt;author&gt;Rhoades, Charles C&lt;/author&gt;&lt;author&gt;Fegel, Timothy S&lt;/author&gt;&lt;author&gt;Hubbard, Robert M&lt;/author&gt;&lt;author&gt;Chambers, Marin E&lt;/author&gt;&lt;/authors&gt;&lt;/contributors&gt;&lt;titles&gt;&lt;title&gt;Limited seed viability in long-dead serotinous lodgepole pine trees in the Southern Rockies, USA&lt;/title&gt;&lt;secondary-title&gt;Forest Ecology and Management&lt;/secondary-title&gt;&lt;/titles&gt;&lt;periodical&gt;&lt;full-title&gt;Forest Ecology and Management&lt;/full-title&gt;&lt;/periodical&gt;&lt;pages&gt;120565&lt;/pages&gt;&lt;volume&gt;526&lt;/volume&gt;&lt;dates&gt;&lt;year&gt;2022&lt;/year&gt;&lt;/dates&gt;&lt;isbn&gt;0378-1127&lt;/isbn&gt;&lt;urls&gt;&lt;/urls&gt;&lt;/record&gt;&lt;/Cite&gt;&lt;/EndNote&gt;</w:instrText>
      </w:r>
      <w:r w:rsidR="005F4EF1" w:rsidRPr="002C3867">
        <w:rPr>
          <w:sz w:val="24"/>
          <w:szCs w:val="24"/>
        </w:rPr>
        <w:fldChar w:fldCharType="separate"/>
      </w:r>
      <w:r w:rsidR="00FD157D">
        <w:rPr>
          <w:noProof/>
          <w:sz w:val="24"/>
          <w:szCs w:val="24"/>
        </w:rPr>
        <w:t>(</w:t>
      </w:r>
      <w:hyperlink w:anchor="_ENREF_110" w:tooltip="Rhoades, 2022 #413" w:history="1">
        <w:r w:rsidR="001860FD" w:rsidRPr="001860FD">
          <w:rPr>
            <w:rStyle w:val="Hyperlink"/>
          </w:rPr>
          <w:t>Rhoades et al., 2022</w:t>
        </w:r>
      </w:hyperlink>
      <w:r w:rsidR="00FD157D">
        <w:rPr>
          <w:noProof/>
          <w:sz w:val="24"/>
          <w:szCs w:val="24"/>
        </w:rPr>
        <w:t xml:space="preserve">; </w:t>
      </w:r>
      <w:hyperlink w:anchor="_ENREF_112" w:tooltip="Rhoades, 2018 #338" w:history="1">
        <w:r w:rsidR="001860FD" w:rsidRPr="001860FD">
          <w:rPr>
            <w:rStyle w:val="Hyperlink"/>
          </w:rPr>
          <w:t>Rhoades et al., 2018</w:t>
        </w:r>
      </w:hyperlink>
      <w:r w:rsidR="00FD157D">
        <w:rPr>
          <w:noProof/>
          <w:sz w:val="24"/>
          <w:szCs w:val="24"/>
        </w:rPr>
        <w:t>)</w:t>
      </w:r>
      <w:r w:rsidR="005F4EF1" w:rsidRPr="002C3867">
        <w:rPr>
          <w:sz w:val="24"/>
          <w:szCs w:val="24"/>
        </w:rPr>
        <w:fldChar w:fldCharType="end"/>
      </w:r>
      <w:r w:rsidR="644E1CBB" w:rsidRPr="002C3867">
        <w:rPr>
          <w:sz w:val="24"/>
          <w:szCs w:val="24"/>
          <w:lang w:val="en-US"/>
        </w:rPr>
        <w:t>.</w:t>
      </w:r>
      <w:r w:rsidR="661D360D" w:rsidRPr="002C3867">
        <w:rPr>
          <w:sz w:val="24"/>
          <w:szCs w:val="24"/>
          <w:lang w:val="en-US"/>
        </w:rPr>
        <w:t xml:space="preserve"> </w:t>
      </w:r>
      <w:r w:rsidR="1A929C71" w:rsidRPr="002C3867">
        <w:rPr>
          <w:sz w:val="24"/>
          <w:szCs w:val="24"/>
          <w:lang w:val="en-US"/>
        </w:rPr>
        <w:t>Despite limited tree regeneration</w:t>
      </w:r>
      <w:r w:rsidR="2F856023" w:rsidRPr="002C3867">
        <w:rPr>
          <w:sz w:val="24"/>
          <w:szCs w:val="24"/>
          <w:lang w:val="en-US"/>
        </w:rPr>
        <w:t>,</w:t>
      </w:r>
      <w:r w:rsidRPr="002C3867">
        <w:rPr>
          <w:sz w:val="24"/>
          <w:szCs w:val="24"/>
          <w:lang w:val="en-US"/>
        </w:rPr>
        <w:t xml:space="preserve"> </w:t>
      </w:r>
      <w:r w:rsidRPr="00C94406">
        <w:rPr>
          <w:strike/>
          <w:sz w:val="24"/>
          <w:szCs w:val="24"/>
          <w:lang w:val="en-US"/>
          <w:rPrChange w:id="216" w:author="Barnard, David - REE-ARS" w:date="2025-04-29T12:30:00Z" w16du:dateUtc="2025-04-29T18:30:00Z">
            <w:rPr>
              <w:sz w:val="24"/>
              <w:szCs w:val="24"/>
              <w:lang w:val="en-US"/>
            </w:rPr>
          </w:rPrChange>
        </w:rPr>
        <w:t>our results show the plant community composition changed substantially from 2016 to 2023 (</w:t>
      </w:r>
      <w:r w:rsidRPr="00C94406">
        <w:rPr>
          <w:b/>
          <w:bCs/>
          <w:strike/>
          <w:sz w:val="24"/>
          <w:szCs w:val="24"/>
          <w:lang w:val="en-US"/>
          <w:rPrChange w:id="217" w:author="Barnard, David - REE-ARS" w:date="2025-04-29T12:30:00Z" w16du:dateUtc="2025-04-29T18:30:00Z">
            <w:rPr>
              <w:b/>
              <w:bCs/>
              <w:sz w:val="24"/>
              <w:szCs w:val="24"/>
              <w:lang w:val="en-US"/>
            </w:rPr>
          </w:rPrChange>
        </w:rPr>
        <w:t>Fig 2a</w:t>
      </w:r>
      <w:r w:rsidRPr="00C94406">
        <w:rPr>
          <w:strike/>
          <w:sz w:val="24"/>
          <w:szCs w:val="24"/>
          <w:lang w:val="en-US"/>
          <w:rPrChange w:id="218" w:author="Barnard, David - REE-ARS" w:date="2025-04-29T12:30:00Z" w16du:dateUtc="2025-04-29T18:30:00Z">
            <w:rPr>
              <w:sz w:val="24"/>
              <w:szCs w:val="24"/>
              <w:lang w:val="en-US"/>
            </w:rPr>
          </w:rPrChange>
        </w:rPr>
        <w:t xml:space="preserve">) along </w:t>
      </w:r>
      <w:r w:rsidR="55C29E26" w:rsidRPr="00C94406">
        <w:rPr>
          <w:strike/>
          <w:sz w:val="24"/>
          <w:szCs w:val="24"/>
          <w:lang w:val="en-US"/>
          <w:rPrChange w:id="219" w:author="Barnard, David - REE-ARS" w:date="2025-04-29T12:30:00Z" w16du:dateUtc="2025-04-29T18:30:00Z">
            <w:rPr>
              <w:sz w:val="24"/>
              <w:szCs w:val="24"/>
              <w:lang w:val="en-US"/>
            </w:rPr>
          </w:rPrChange>
        </w:rPr>
        <w:t>expected</w:t>
      </w:r>
      <w:r w:rsidRPr="00C94406">
        <w:rPr>
          <w:strike/>
          <w:sz w:val="24"/>
          <w:szCs w:val="24"/>
          <w:lang w:val="en-US"/>
          <w:rPrChange w:id="220" w:author="Barnard, David - REE-ARS" w:date="2025-04-29T12:30:00Z" w16du:dateUtc="2025-04-29T18:30:00Z">
            <w:rPr>
              <w:sz w:val="24"/>
              <w:szCs w:val="24"/>
              <w:lang w:val="en-US"/>
            </w:rPr>
          </w:rPrChange>
        </w:rPr>
        <w:t xml:space="preserve"> post-fire succession trajectories. </w:t>
      </w:r>
      <w:r w:rsidR="74276413" w:rsidRPr="00C94406">
        <w:rPr>
          <w:strike/>
          <w:sz w:val="24"/>
          <w:szCs w:val="24"/>
          <w:lang w:val="en-US"/>
          <w:rPrChange w:id="221" w:author="Barnard, David - REE-ARS" w:date="2025-04-29T12:30:00Z" w16du:dateUtc="2025-04-29T18:30:00Z">
            <w:rPr>
              <w:sz w:val="24"/>
              <w:szCs w:val="24"/>
              <w:lang w:val="en-US"/>
            </w:rPr>
          </w:rPrChange>
        </w:rPr>
        <w:t>That is, i</w:t>
      </w:r>
      <w:r w:rsidRPr="00C94406">
        <w:rPr>
          <w:strike/>
          <w:sz w:val="24"/>
          <w:szCs w:val="24"/>
          <w:lang w:val="en-US"/>
          <w:rPrChange w:id="222" w:author="Barnard, David - REE-ARS" w:date="2025-04-29T12:30:00Z" w16du:dateUtc="2025-04-29T18:30:00Z">
            <w:rPr>
              <w:sz w:val="24"/>
              <w:szCs w:val="24"/>
              <w:lang w:val="en-US"/>
            </w:rPr>
          </w:rPrChange>
        </w:rPr>
        <w:t>n 2016, the plant community was characterized by a greater abundance of short-lived, early successional species such as fireweed (</w:t>
      </w:r>
      <w:r w:rsidRPr="00C94406">
        <w:rPr>
          <w:i/>
          <w:iCs/>
          <w:strike/>
          <w:sz w:val="24"/>
          <w:szCs w:val="24"/>
          <w:lang w:val="en-US"/>
          <w:rPrChange w:id="223" w:author="Barnard, David - REE-ARS" w:date="2025-04-29T12:30:00Z" w16du:dateUtc="2025-04-29T18:30:00Z">
            <w:rPr>
              <w:i/>
              <w:iCs/>
              <w:sz w:val="24"/>
              <w:szCs w:val="24"/>
              <w:lang w:val="en-US"/>
            </w:rPr>
          </w:rPrChange>
        </w:rPr>
        <w:t>C</w:t>
      </w:r>
      <w:r w:rsidR="00796377" w:rsidRPr="00C94406">
        <w:rPr>
          <w:i/>
          <w:iCs/>
          <w:strike/>
          <w:sz w:val="24"/>
          <w:szCs w:val="24"/>
          <w:lang w:val="en-US"/>
          <w:rPrChange w:id="224" w:author="Barnard, David - REE-ARS" w:date="2025-04-29T12:30:00Z" w16du:dateUtc="2025-04-29T18:30:00Z">
            <w:rPr>
              <w:i/>
              <w:iCs/>
              <w:sz w:val="24"/>
              <w:szCs w:val="24"/>
              <w:lang w:val="en-US"/>
            </w:rPr>
          </w:rPrChange>
        </w:rPr>
        <w:t>hamerion</w:t>
      </w:r>
      <w:r w:rsidRPr="00C94406">
        <w:rPr>
          <w:i/>
          <w:iCs/>
          <w:strike/>
          <w:sz w:val="24"/>
          <w:szCs w:val="24"/>
          <w:lang w:val="en-US"/>
          <w:rPrChange w:id="225" w:author="Barnard, David - REE-ARS" w:date="2025-04-29T12:30:00Z" w16du:dateUtc="2025-04-29T18:30:00Z">
            <w:rPr>
              <w:i/>
              <w:iCs/>
              <w:sz w:val="24"/>
              <w:szCs w:val="24"/>
              <w:lang w:val="en-US"/>
            </w:rPr>
          </w:rPrChange>
        </w:rPr>
        <w:t xml:space="preserve"> </w:t>
      </w:r>
      <w:r w:rsidRPr="00C94406">
        <w:rPr>
          <w:i/>
          <w:iCs/>
          <w:strike/>
          <w:sz w:val="24"/>
          <w:szCs w:val="24"/>
          <w:lang w:val="en-US"/>
          <w:rPrChange w:id="226" w:author="Barnard, David - REE-ARS" w:date="2025-04-29T12:30:00Z" w16du:dateUtc="2025-04-29T18:30:00Z">
            <w:rPr>
              <w:i/>
              <w:iCs/>
              <w:sz w:val="24"/>
              <w:szCs w:val="24"/>
              <w:lang w:val="en-US"/>
            </w:rPr>
          </w:rPrChange>
        </w:rPr>
        <w:lastRenderedPageBreak/>
        <w:t>angustifolium</w:t>
      </w:r>
      <w:r w:rsidRPr="00C94406">
        <w:rPr>
          <w:strike/>
          <w:sz w:val="24"/>
          <w:szCs w:val="24"/>
          <w:lang w:val="en-US"/>
          <w:rPrChange w:id="227" w:author="Barnard, David - REE-ARS" w:date="2025-04-29T12:30:00Z" w16du:dateUtc="2025-04-29T18:30:00Z">
            <w:rPr>
              <w:sz w:val="24"/>
              <w:szCs w:val="24"/>
              <w:lang w:val="en-US"/>
            </w:rPr>
          </w:rPrChange>
        </w:rPr>
        <w:t xml:space="preserve">), which gave way to </w:t>
      </w:r>
      <w:r w:rsidR="2D531805" w:rsidRPr="00C94406">
        <w:rPr>
          <w:strike/>
          <w:sz w:val="24"/>
          <w:szCs w:val="24"/>
          <w:lang w:val="en-US"/>
          <w:rPrChange w:id="228" w:author="Barnard, David - REE-ARS" w:date="2025-04-29T12:30:00Z" w16du:dateUtc="2025-04-29T18:30:00Z">
            <w:rPr>
              <w:sz w:val="24"/>
              <w:szCs w:val="24"/>
              <w:lang w:val="en-US"/>
            </w:rPr>
          </w:rPrChange>
        </w:rPr>
        <w:t>a</w:t>
      </w:r>
      <w:r w:rsidRPr="00C94406">
        <w:rPr>
          <w:strike/>
          <w:sz w:val="24"/>
          <w:szCs w:val="24"/>
          <w:lang w:val="en-US"/>
          <w:rPrChange w:id="229" w:author="Barnard, David - REE-ARS" w:date="2025-04-29T12:30:00Z" w16du:dateUtc="2025-04-29T18:30:00Z">
            <w:rPr>
              <w:sz w:val="24"/>
              <w:szCs w:val="24"/>
              <w:lang w:val="en-US"/>
            </w:rPr>
          </w:rPrChange>
        </w:rPr>
        <w:t xml:space="preserve"> greater </w:t>
      </w:r>
      <w:r w:rsidR="0A8287CC" w:rsidRPr="00C94406">
        <w:rPr>
          <w:strike/>
          <w:sz w:val="24"/>
          <w:szCs w:val="24"/>
          <w:lang w:val="en-US"/>
          <w:rPrChange w:id="230" w:author="Barnard, David - REE-ARS" w:date="2025-04-29T12:30:00Z" w16du:dateUtc="2025-04-29T18:30:00Z">
            <w:rPr>
              <w:sz w:val="24"/>
              <w:szCs w:val="24"/>
              <w:lang w:val="en-US"/>
            </w:rPr>
          </w:rPrChange>
        </w:rPr>
        <w:t>cover</w:t>
      </w:r>
      <w:r w:rsidRPr="00C94406">
        <w:rPr>
          <w:strike/>
          <w:sz w:val="24"/>
          <w:szCs w:val="24"/>
          <w:lang w:val="en-US"/>
          <w:rPrChange w:id="231" w:author="Barnard, David - REE-ARS" w:date="2025-04-29T12:30:00Z" w16du:dateUtc="2025-04-29T18:30:00Z">
            <w:rPr>
              <w:sz w:val="24"/>
              <w:szCs w:val="24"/>
              <w:lang w:val="en-US"/>
            </w:rPr>
          </w:rPrChange>
        </w:rPr>
        <w:t xml:space="preserve"> of perennial species in 2023</w:t>
      </w:r>
      <w:r w:rsidR="13EF1AFB" w:rsidRPr="00C94406">
        <w:rPr>
          <w:strike/>
          <w:sz w:val="24"/>
          <w:szCs w:val="24"/>
          <w:lang w:val="en-US"/>
          <w:rPrChange w:id="232" w:author="Barnard, David - REE-ARS" w:date="2025-04-29T12:30:00Z" w16du:dateUtc="2025-04-29T18:30:00Z">
            <w:rPr>
              <w:sz w:val="24"/>
              <w:szCs w:val="24"/>
              <w:lang w:val="en-US"/>
            </w:rPr>
          </w:rPrChange>
        </w:rPr>
        <w:t xml:space="preserve"> </w:t>
      </w:r>
      <w:r w:rsidR="2D531805" w:rsidRPr="00C94406">
        <w:rPr>
          <w:strike/>
          <w:sz w:val="24"/>
          <w:szCs w:val="24"/>
          <w:lang w:val="en-US"/>
          <w:rPrChange w:id="233" w:author="Barnard, David - REE-ARS" w:date="2025-04-29T12:30:00Z" w16du:dateUtc="2025-04-29T18:30:00Z">
            <w:rPr>
              <w:sz w:val="24"/>
              <w:szCs w:val="24"/>
              <w:lang w:val="en-US"/>
            </w:rPr>
          </w:rPrChange>
        </w:rPr>
        <w:t>including</w:t>
      </w:r>
      <w:r w:rsidR="7A5F141B" w:rsidRPr="00C94406">
        <w:rPr>
          <w:strike/>
          <w:sz w:val="24"/>
          <w:szCs w:val="24"/>
          <w:lang w:val="en-US"/>
          <w:rPrChange w:id="234" w:author="Barnard, David - REE-ARS" w:date="2025-04-29T12:30:00Z" w16du:dateUtc="2025-04-29T18:30:00Z">
            <w:rPr>
              <w:sz w:val="24"/>
              <w:szCs w:val="24"/>
              <w:lang w:val="en-US"/>
            </w:rPr>
          </w:rPrChange>
        </w:rPr>
        <w:t xml:space="preserve"> </w:t>
      </w:r>
      <w:r w:rsidR="7A5F141B" w:rsidRPr="00C94406">
        <w:rPr>
          <w:i/>
          <w:iCs/>
          <w:strike/>
          <w:sz w:val="24"/>
          <w:szCs w:val="24"/>
          <w:lang w:val="en-US"/>
          <w:rPrChange w:id="235" w:author="Barnard, David - REE-ARS" w:date="2025-04-29T12:30:00Z" w16du:dateUtc="2025-04-29T18:30:00Z">
            <w:rPr>
              <w:i/>
              <w:iCs/>
              <w:sz w:val="24"/>
              <w:szCs w:val="24"/>
              <w:lang w:val="en-US"/>
            </w:rPr>
          </w:rPrChange>
        </w:rPr>
        <w:t>V. scoparium</w:t>
      </w:r>
      <w:r w:rsidR="7A5F141B" w:rsidRPr="00C94406">
        <w:rPr>
          <w:strike/>
          <w:sz w:val="24"/>
          <w:szCs w:val="24"/>
          <w:lang w:val="en-US"/>
          <w:rPrChange w:id="236" w:author="Barnard, David - REE-ARS" w:date="2025-04-29T12:30:00Z" w16du:dateUtc="2025-04-29T18:30:00Z">
            <w:rPr>
              <w:sz w:val="24"/>
              <w:szCs w:val="24"/>
              <w:lang w:val="en-US"/>
            </w:rPr>
          </w:rPrChange>
        </w:rPr>
        <w:t xml:space="preserve"> and </w:t>
      </w:r>
      <w:r w:rsidR="7A5F141B" w:rsidRPr="00C94406">
        <w:rPr>
          <w:i/>
          <w:iCs/>
          <w:strike/>
          <w:sz w:val="24"/>
          <w:szCs w:val="24"/>
          <w:lang w:val="en-US"/>
          <w:rPrChange w:id="237" w:author="Barnard, David - REE-ARS" w:date="2025-04-29T12:30:00Z" w16du:dateUtc="2025-04-29T18:30:00Z">
            <w:rPr>
              <w:i/>
              <w:iCs/>
              <w:sz w:val="24"/>
              <w:szCs w:val="24"/>
              <w:lang w:val="en-US"/>
            </w:rPr>
          </w:rPrChange>
        </w:rPr>
        <w:t>O. parryi</w:t>
      </w:r>
      <w:r w:rsidR="7A5F141B" w:rsidRPr="00C94406">
        <w:rPr>
          <w:strike/>
          <w:sz w:val="24"/>
          <w:szCs w:val="24"/>
          <w:lang w:val="en-US"/>
          <w:rPrChange w:id="238" w:author="Barnard, David - REE-ARS" w:date="2025-04-29T12:30:00Z" w16du:dateUtc="2025-04-29T18:30:00Z">
            <w:rPr>
              <w:sz w:val="24"/>
              <w:szCs w:val="24"/>
              <w:lang w:val="en-US"/>
            </w:rPr>
          </w:rPrChange>
        </w:rPr>
        <w:t>,</w:t>
      </w:r>
      <w:r w:rsidR="13EF1AFB" w:rsidRPr="00C94406">
        <w:rPr>
          <w:strike/>
          <w:sz w:val="24"/>
          <w:szCs w:val="24"/>
          <w:lang w:val="en-US"/>
          <w:rPrChange w:id="239" w:author="Barnard, David - REE-ARS" w:date="2025-04-29T12:30:00Z" w16du:dateUtc="2025-04-29T18:30:00Z">
            <w:rPr>
              <w:sz w:val="24"/>
              <w:szCs w:val="24"/>
              <w:lang w:val="en-US"/>
            </w:rPr>
          </w:rPrChange>
        </w:rPr>
        <w:t xml:space="preserve"> the two focal species in this study (</w:t>
      </w:r>
      <w:r w:rsidR="13EF1AFB" w:rsidRPr="00C94406">
        <w:rPr>
          <w:b/>
          <w:bCs/>
          <w:strike/>
          <w:sz w:val="24"/>
          <w:szCs w:val="24"/>
          <w:lang w:val="en-US"/>
          <w:rPrChange w:id="240" w:author="Barnard, David - REE-ARS" w:date="2025-04-29T12:30:00Z" w16du:dateUtc="2025-04-29T18:30:00Z">
            <w:rPr>
              <w:b/>
              <w:bCs/>
              <w:sz w:val="24"/>
              <w:szCs w:val="24"/>
              <w:lang w:val="en-US"/>
            </w:rPr>
          </w:rPrChange>
        </w:rPr>
        <w:t>Fig. S</w:t>
      </w:r>
      <w:r w:rsidR="5C865A1B" w:rsidRPr="00C94406">
        <w:rPr>
          <w:b/>
          <w:bCs/>
          <w:strike/>
          <w:sz w:val="24"/>
          <w:szCs w:val="24"/>
          <w:lang w:val="en-US"/>
          <w:rPrChange w:id="241" w:author="Barnard, David - REE-ARS" w:date="2025-04-29T12:30:00Z" w16du:dateUtc="2025-04-29T18:30:00Z">
            <w:rPr>
              <w:b/>
              <w:bCs/>
              <w:sz w:val="24"/>
              <w:szCs w:val="24"/>
              <w:lang w:val="en-US"/>
            </w:rPr>
          </w:rPrChange>
        </w:rPr>
        <w:t>1</w:t>
      </w:r>
      <w:r w:rsidR="13EF1AFB" w:rsidRPr="00C94406">
        <w:rPr>
          <w:strike/>
          <w:sz w:val="24"/>
          <w:szCs w:val="24"/>
          <w:lang w:val="en-US"/>
          <w:rPrChange w:id="242" w:author="Barnard, David - REE-ARS" w:date="2025-04-29T12:30:00Z" w16du:dateUtc="2025-04-29T18:30:00Z">
            <w:rPr>
              <w:sz w:val="24"/>
              <w:szCs w:val="24"/>
              <w:lang w:val="en-US"/>
            </w:rPr>
          </w:rPrChange>
        </w:rPr>
        <w:t>)</w:t>
      </w:r>
      <w:r w:rsidRPr="00C94406">
        <w:rPr>
          <w:strike/>
          <w:sz w:val="24"/>
          <w:szCs w:val="24"/>
          <w:lang w:val="en-US"/>
          <w:rPrChange w:id="243" w:author="Barnard, David - REE-ARS" w:date="2025-04-29T12:30:00Z" w16du:dateUtc="2025-04-29T18:30:00Z">
            <w:rPr>
              <w:sz w:val="24"/>
              <w:szCs w:val="24"/>
              <w:lang w:val="en-US"/>
            </w:rPr>
          </w:rPrChange>
        </w:rPr>
        <w:t>. Despite clear shifts in community composition</w:t>
      </w:r>
      <w:r w:rsidR="0A8287CC" w:rsidRPr="00C94406">
        <w:rPr>
          <w:strike/>
          <w:sz w:val="24"/>
          <w:szCs w:val="24"/>
          <w:lang w:val="en-US"/>
          <w:rPrChange w:id="244" w:author="Barnard, David - REE-ARS" w:date="2025-04-29T12:30:00Z" w16du:dateUtc="2025-04-29T18:30:00Z">
            <w:rPr>
              <w:sz w:val="24"/>
              <w:szCs w:val="24"/>
              <w:lang w:val="en-US"/>
            </w:rPr>
          </w:rPrChange>
        </w:rPr>
        <w:t xml:space="preserve"> and cover</w:t>
      </w:r>
      <w:r w:rsidRPr="00C94406">
        <w:rPr>
          <w:strike/>
          <w:sz w:val="24"/>
          <w:szCs w:val="24"/>
          <w:lang w:val="en-US"/>
          <w:rPrChange w:id="245" w:author="Barnard, David - REE-ARS" w:date="2025-04-29T12:30:00Z" w16du:dateUtc="2025-04-29T18:30:00Z">
            <w:rPr>
              <w:sz w:val="24"/>
              <w:szCs w:val="24"/>
              <w:lang w:val="en-US"/>
            </w:rPr>
          </w:rPrChange>
        </w:rPr>
        <w:t xml:space="preserve"> from 2016 to 2023,</w:t>
      </w:r>
      <w:r w:rsidRPr="002C3867">
        <w:rPr>
          <w:sz w:val="24"/>
          <w:szCs w:val="24"/>
          <w:lang w:val="en-US"/>
        </w:rPr>
        <w:t xml:space="preserve"> there were no significant </w:t>
      </w:r>
      <w:r w:rsidR="41AD0E11" w:rsidRPr="002C3867">
        <w:rPr>
          <w:sz w:val="24"/>
          <w:szCs w:val="24"/>
          <w:lang w:val="en-US"/>
        </w:rPr>
        <w:t>differences among</w:t>
      </w:r>
      <w:r w:rsidRPr="002C3867">
        <w:rPr>
          <w:sz w:val="24"/>
          <w:szCs w:val="24"/>
          <w:lang w:val="en-US"/>
        </w:rPr>
        <w:t xml:space="preserve"> soil amendment treatments from the 2023 </w:t>
      </w:r>
      <w:r w:rsidR="7426BCDF" w:rsidRPr="002C3867">
        <w:rPr>
          <w:sz w:val="24"/>
          <w:szCs w:val="24"/>
          <w:lang w:val="en-US"/>
        </w:rPr>
        <w:t xml:space="preserve">botanical </w:t>
      </w:r>
      <w:r w:rsidRPr="002C3867">
        <w:rPr>
          <w:sz w:val="24"/>
          <w:szCs w:val="24"/>
          <w:lang w:val="en-US"/>
        </w:rPr>
        <w:t>surveys</w:t>
      </w:r>
      <w:r w:rsidR="7EC76632" w:rsidRPr="002C3867">
        <w:rPr>
          <w:sz w:val="24"/>
          <w:szCs w:val="24"/>
          <w:lang w:val="en-US"/>
        </w:rPr>
        <w:t xml:space="preserve">. This </w:t>
      </w:r>
      <w:r w:rsidR="611A0455" w:rsidRPr="002C3867">
        <w:rPr>
          <w:sz w:val="24"/>
          <w:szCs w:val="24"/>
          <w:lang w:val="en-US"/>
        </w:rPr>
        <w:t>suggests</w:t>
      </w:r>
      <w:r w:rsidRPr="002C3867">
        <w:rPr>
          <w:sz w:val="24"/>
          <w:szCs w:val="24"/>
          <w:lang w:val="en-US"/>
        </w:rPr>
        <w:t xml:space="preserve"> </w:t>
      </w:r>
      <w:r w:rsidR="611A0455" w:rsidRPr="002C3867">
        <w:rPr>
          <w:sz w:val="24"/>
          <w:szCs w:val="24"/>
          <w:lang w:val="en-US"/>
        </w:rPr>
        <w:t xml:space="preserve">soil </w:t>
      </w:r>
      <w:r w:rsidRPr="002C3867">
        <w:rPr>
          <w:sz w:val="24"/>
          <w:szCs w:val="24"/>
          <w:lang w:val="en-US"/>
        </w:rPr>
        <w:t xml:space="preserve">amendments </w:t>
      </w:r>
      <w:r w:rsidR="23B7BB4E" w:rsidRPr="002C3867">
        <w:rPr>
          <w:sz w:val="24"/>
          <w:szCs w:val="24"/>
          <w:lang w:val="en-US"/>
        </w:rPr>
        <w:t>had</w:t>
      </w:r>
      <w:r w:rsidRPr="002C3867">
        <w:rPr>
          <w:sz w:val="24"/>
          <w:szCs w:val="24"/>
          <w:lang w:val="en-US"/>
        </w:rPr>
        <w:t xml:space="preserve"> little effect on driving vegetation communities</w:t>
      </w:r>
      <w:r w:rsidR="23B7BB4E" w:rsidRPr="002C3867">
        <w:rPr>
          <w:sz w:val="24"/>
          <w:szCs w:val="24"/>
          <w:lang w:val="en-US"/>
        </w:rPr>
        <w:t xml:space="preserve"> in our study</w:t>
      </w:r>
      <w:r w:rsidR="027DC5AC" w:rsidRPr="002C3867">
        <w:rPr>
          <w:sz w:val="24"/>
          <w:szCs w:val="24"/>
          <w:lang w:val="en-US"/>
        </w:rPr>
        <w:t>,</w:t>
      </w:r>
      <w:r w:rsidR="611A0455" w:rsidRPr="002C3867">
        <w:rPr>
          <w:sz w:val="24"/>
          <w:szCs w:val="24"/>
          <w:lang w:val="en-US"/>
        </w:rPr>
        <w:t xml:space="preserve"> similar to</w:t>
      </w:r>
      <w:r w:rsidRPr="002C3867">
        <w:rPr>
          <w:sz w:val="24"/>
          <w:szCs w:val="24"/>
          <w:lang w:val="en-US"/>
        </w:rPr>
        <w:t xml:space="preserve"> previous research </w:t>
      </w:r>
      <w:r w:rsidR="00895DED" w:rsidRPr="002C3867">
        <w:rPr>
          <w:sz w:val="24"/>
          <w:szCs w:val="24"/>
        </w:rPr>
        <w:fldChar w:fldCharType="begin">
          <w:fldData xml:space="preserve">PEVuZE5vdGU+PENpdGU+PEF1dGhvcj5Eb2Rzb248L0F1dGhvcj48WWVhcj4yMDEwPC9ZZWFyPjxS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=
</w:fldData>
        </w:fldChar>
      </w:r>
      <w:r w:rsidR="00FD157D">
        <w:rPr>
          <w:sz w:val="24"/>
          <w:szCs w:val="24"/>
        </w:rPr>
        <w:instrText xml:space="preserve"> ADDIN EN.CITE </w:instrText>
      </w:r>
      <w:r w:rsidR="00FD157D">
        <w:rPr>
          <w:sz w:val="24"/>
          <w:szCs w:val="24"/>
        </w:rPr>
        <w:fldChar w:fldCharType="begin">
          <w:fldData xml:space="preserve">PEVuZE5vdGU+PENpdGU+PEF1dGhvcj5Eb2Rzb248L0F1dGhvcj48WWVhcj4yMDEwPC9ZZWFyPjxS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=
</w:fldData>
        </w:fldChar>
      </w:r>
      <w:r w:rsidR="00FD157D">
        <w:rPr>
          <w:sz w:val="24"/>
          <w:szCs w:val="24"/>
        </w:rPr>
        <w:instrText xml:space="preserve"> ADDIN EN.CITE.DATA </w:instrText>
      </w:r>
      <w:r w:rsidR="00FD157D">
        <w:rPr>
          <w:sz w:val="24"/>
          <w:szCs w:val="24"/>
        </w:rPr>
      </w:r>
      <w:r w:rsidR="00FD157D">
        <w:rPr>
          <w:sz w:val="24"/>
          <w:szCs w:val="24"/>
        </w:rPr>
        <w:fldChar w:fldCharType="end"/>
      </w:r>
      <w:r w:rsidR="00895DED" w:rsidRPr="002C3867">
        <w:rPr>
          <w:sz w:val="24"/>
          <w:szCs w:val="24"/>
        </w:rPr>
      </w:r>
      <w:r w:rsidR="00895DED" w:rsidRPr="002C3867">
        <w:rPr>
          <w:sz w:val="24"/>
          <w:szCs w:val="24"/>
        </w:rPr>
        <w:fldChar w:fldCharType="separate"/>
      </w:r>
      <w:r w:rsidR="00FD157D">
        <w:rPr>
          <w:noProof/>
          <w:sz w:val="24"/>
          <w:szCs w:val="24"/>
        </w:rPr>
        <w:t>(</w:t>
      </w:r>
      <w:hyperlink w:anchor="_ENREF_33" w:tooltip="Dodson, 2010 #359" w:history="1">
        <w:r w:rsidR="001860FD" w:rsidRPr="001860FD">
          <w:rPr>
            <w:rStyle w:val="Hyperlink"/>
          </w:rPr>
          <w:t>Dodson and Peterson, 2010</w:t>
        </w:r>
      </w:hyperlink>
      <w:r w:rsidR="00FD157D">
        <w:rPr>
          <w:noProof/>
          <w:sz w:val="24"/>
          <w:szCs w:val="24"/>
        </w:rPr>
        <w:t xml:space="preserve">; </w:t>
      </w:r>
      <w:hyperlink w:anchor="_ENREF_42" w:tooltip="Fornwalt, 2017 #310" w:history="1">
        <w:r w:rsidR="001860FD" w:rsidRPr="001860FD">
          <w:rPr>
            <w:rStyle w:val="Hyperlink"/>
          </w:rPr>
          <w:t>Fornwalt et al., 2017</w:t>
        </w:r>
      </w:hyperlink>
      <w:r w:rsidR="00FD157D">
        <w:rPr>
          <w:noProof/>
          <w:sz w:val="24"/>
          <w:szCs w:val="24"/>
        </w:rPr>
        <w:t xml:space="preserve">; </w:t>
      </w:r>
      <w:hyperlink w:anchor="_ENREF_62" w:tooltip="Jonas, 2019 #316" w:history="1">
        <w:r w:rsidR="001860FD" w:rsidRPr="001860FD">
          <w:rPr>
            <w:rStyle w:val="Hyperlink"/>
          </w:rPr>
          <w:t>Jonas et al., 2019</w:t>
        </w:r>
      </w:hyperlink>
      <w:r w:rsidR="00FD157D">
        <w:rPr>
          <w:noProof/>
          <w:sz w:val="24"/>
          <w:szCs w:val="24"/>
        </w:rPr>
        <w:t xml:space="preserve">; </w:t>
      </w:r>
      <w:hyperlink w:anchor="_ENREF_120" w:tooltip="Santana, 2014 #331" w:history="1">
        <w:r w:rsidR="001860FD" w:rsidRPr="001860FD">
          <w:rPr>
            <w:rStyle w:val="Hyperlink"/>
          </w:rPr>
          <w:t>Santana et al., 2014</w:t>
        </w:r>
      </w:hyperlink>
      <w:r w:rsidR="00FD157D">
        <w:rPr>
          <w:noProof/>
          <w:sz w:val="24"/>
          <w:szCs w:val="24"/>
        </w:rPr>
        <w:t>)</w:t>
      </w:r>
      <w:r w:rsidR="00895DED" w:rsidRPr="002C3867">
        <w:rPr>
          <w:sz w:val="24"/>
          <w:szCs w:val="24"/>
        </w:rPr>
        <w:fldChar w:fldCharType="end"/>
      </w:r>
      <w:r w:rsidR="16636879" w:rsidRPr="002C3867">
        <w:rPr>
          <w:sz w:val="24"/>
          <w:szCs w:val="24"/>
          <w:lang w:val="en-US"/>
        </w:rPr>
        <w:t>.</w:t>
      </w:r>
    </w:p>
    <w:p w14:paraId="2DE19F99" w14:textId="6B97B87D" w:rsidR="00A4687F" w:rsidRPr="002C3867" w:rsidRDefault="419586F5" w:rsidP="00743F14">
      <w:pPr>
        <w:spacing w:before="240" w:after="240" w:line="360" w:lineRule="auto"/>
        <w:rPr>
          <w:sz w:val="24"/>
          <w:szCs w:val="24"/>
          <w:lang w:val="en-US"/>
        </w:rPr>
      </w:pPr>
      <w:r w:rsidRPr="002C3867">
        <w:rPr>
          <w:sz w:val="24"/>
          <w:szCs w:val="24"/>
          <w:lang w:val="en-US"/>
        </w:rPr>
        <w:t>The limited forest regeneration in our study area has led to the emergence of novel vegetation communities, primarily dominated by understory species, which raises qu</w:t>
      </w:r>
      <w:r w:rsidR="518DFD7B" w:rsidRPr="002C3867">
        <w:rPr>
          <w:sz w:val="24"/>
          <w:szCs w:val="24"/>
          <w:lang w:val="en-US"/>
        </w:rPr>
        <w:t xml:space="preserve">estions about </w:t>
      </w:r>
      <w:r w:rsidR="39F4B39D" w:rsidRPr="002C3867">
        <w:rPr>
          <w:sz w:val="24"/>
          <w:szCs w:val="24"/>
          <w:lang w:val="en-US"/>
        </w:rPr>
        <w:t>long-term dynamics</w:t>
      </w:r>
      <w:r w:rsidR="518DFD7B" w:rsidRPr="002C3867">
        <w:rPr>
          <w:sz w:val="24"/>
          <w:szCs w:val="24"/>
          <w:lang w:val="en-US"/>
        </w:rPr>
        <w:t xml:space="preserve"> and potential management strategies</w:t>
      </w:r>
      <w:r w:rsidR="3412E328" w:rsidRPr="002C3867">
        <w:rPr>
          <w:sz w:val="24"/>
          <w:szCs w:val="24"/>
          <w:lang w:val="en-US"/>
        </w:rPr>
        <w:t xml:space="preserve"> </w:t>
      </w:r>
      <w:r w:rsidR="009E0D5E" w:rsidRPr="002C3867">
        <w:rPr>
          <w:sz w:val="24"/>
          <w:szCs w:val="24"/>
        </w:rPr>
        <w:fldChar w:fldCharType="begin">
          <w:fldData xml:space="preserve">PEVuZE5vdGU+PENpdGU+PEF1dGhvcj5Sb2NjYWZvcnRlPC9BdXRob3I+PFllYXI+MjAxMjwvWWVh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</w:fldData>
        </w:fldChar>
      </w:r>
      <w:r w:rsidR="00FD157D">
        <w:rPr>
          <w:sz w:val="24"/>
          <w:szCs w:val="24"/>
        </w:rPr>
        <w:instrText xml:space="preserve"> ADDIN EN.CITE </w:instrText>
      </w:r>
      <w:r w:rsidR="00FD157D">
        <w:rPr>
          <w:sz w:val="24"/>
          <w:szCs w:val="24"/>
        </w:rPr>
        <w:fldChar w:fldCharType="begin">
          <w:fldData xml:space="preserve">PEVuZE5vdGU+PENpdGU+PEF1dGhvcj5Sb2NjYWZvcnRlPC9BdXRob3I+PFllYXI+MjAxMjwvWWVh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</w:fldData>
        </w:fldChar>
      </w:r>
      <w:r w:rsidR="00FD157D">
        <w:rPr>
          <w:sz w:val="24"/>
          <w:szCs w:val="24"/>
        </w:rPr>
        <w:instrText xml:space="preserve"> ADDIN EN.CITE.DATA </w:instrText>
      </w:r>
      <w:r w:rsidR="00FD157D">
        <w:rPr>
          <w:sz w:val="24"/>
          <w:szCs w:val="24"/>
        </w:rPr>
      </w:r>
      <w:r w:rsidR="00FD157D">
        <w:rPr>
          <w:sz w:val="24"/>
          <w:szCs w:val="24"/>
        </w:rPr>
        <w:fldChar w:fldCharType="end"/>
      </w:r>
      <w:r w:rsidR="009E0D5E" w:rsidRPr="002C3867">
        <w:rPr>
          <w:sz w:val="24"/>
          <w:szCs w:val="24"/>
        </w:rPr>
      </w:r>
      <w:r w:rsidR="009E0D5E" w:rsidRPr="002C3867">
        <w:rPr>
          <w:sz w:val="24"/>
          <w:szCs w:val="24"/>
        </w:rPr>
        <w:fldChar w:fldCharType="separate"/>
      </w:r>
      <w:r w:rsidR="00FD157D">
        <w:rPr>
          <w:noProof/>
          <w:sz w:val="24"/>
          <w:szCs w:val="24"/>
        </w:rPr>
        <w:t>(</w:t>
      </w:r>
      <w:hyperlink w:anchor="_ENREF_37" w:tooltip="Edwards, 2015 #360" w:history="1">
        <w:r w:rsidR="001860FD" w:rsidRPr="001860FD">
          <w:rPr>
            <w:rStyle w:val="Hyperlink"/>
          </w:rPr>
          <w:t>Edwards et al., 2015</w:t>
        </w:r>
      </w:hyperlink>
      <w:r w:rsidR="00FD157D">
        <w:rPr>
          <w:noProof/>
          <w:sz w:val="24"/>
          <w:szCs w:val="24"/>
        </w:rPr>
        <w:t xml:space="preserve">; </w:t>
      </w:r>
      <w:hyperlink w:anchor="_ENREF_116" w:tooltip="Roccaforte, 2012 #290" w:history="1">
        <w:r w:rsidR="001860FD" w:rsidRPr="001860FD">
          <w:rPr>
            <w:rStyle w:val="Hyperlink"/>
          </w:rPr>
          <w:t>Roccaforte et al., 2012</w:t>
        </w:r>
      </w:hyperlink>
      <w:r w:rsidR="00FD157D">
        <w:rPr>
          <w:noProof/>
          <w:sz w:val="24"/>
          <w:szCs w:val="24"/>
        </w:rPr>
        <w:t xml:space="preserve">; </w:t>
      </w:r>
      <w:hyperlink w:anchor="_ENREF_135" w:tooltip="Wang, 2005 #361" w:history="1">
        <w:r w:rsidR="001860FD" w:rsidRPr="001860FD">
          <w:rPr>
            <w:rStyle w:val="Hyperlink"/>
          </w:rPr>
          <w:t>Wang and Kemball, 2005</w:t>
        </w:r>
      </w:hyperlink>
      <w:r w:rsidR="00FD157D">
        <w:rPr>
          <w:noProof/>
          <w:sz w:val="24"/>
          <w:szCs w:val="24"/>
        </w:rPr>
        <w:t>)</w:t>
      </w:r>
      <w:r w:rsidR="009E0D5E" w:rsidRPr="002C3867">
        <w:rPr>
          <w:sz w:val="24"/>
          <w:szCs w:val="24"/>
        </w:rPr>
        <w:fldChar w:fldCharType="end"/>
      </w:r>
      <w:r w:rsidR="518DFD7B" w:rsidRPr="002C3867">
        <w:rPr>
          <w:sz w:val="24"/>
          <w:szCs w:val="24"/>
          <w:lang w:val="en-US"/>
        </w:rPr>
        <w:t xml:space="preserve">. </w:t>
      </w:r>
      <w:r w:rsidR="3A89255A" w:rsidRPr="002C3867">
        <w:rPr>
          <w:sz w:val="24"/>
          <w:szCs w:val="24"/>
          <w:lang w:val="en-US"/>
        </w:rPr>
        <w:t>These new communities are not well understood, but it</w:t>
      </w:r>
      <w:r w:rsidR="3412E328" w:rsidRPr="002C3867">
        <w:rPr>
          <w:sz w:val="24"/>
          <w:szCs w:val="24"/>
          <w:lang w:val="en-US"/>
        </w:rPr>
        <w:t xml:space="preserve"> </w:t>
      </w:r>
      <w:r w:rsidR="61006B9B" w:rsidRPr="002C3867">
        <w:rPr>
          <w:sz w:val="24"/>
          <w:szCs w:val="24"/>
          <w:lang w:val="en-US"/>
        </w:rPr>
        <w:t>has been shown</w:t>
      </w:r>
      <w:r w:rsidR="3412E328" w:rsidRPr="002C3867">
        <w:rPr>
          <w:sz w:val="24"/>
          <w:szCs w:val="24"/>
          <w:lang w:val="en-US"/>
        </w:rPr>
        <w:t xml:space="preserve"> that </w:t>
      </w:r>
      <w:r w:rsidR="6C40E4E6" w:rsidRPr="002C3867">
        <w:rPr>
          <w:sz w:val="24"/>
          <w:szCs w:val="24"/>
          <w:lang w:val="en-US"/>
        </w:rPr>
        <w:t xml:space="preserve">understory species </w:t>
      </w:r>
      <w:r w:rsidR="7CD55C9E" w:rsidRPr="002C3867">
        <w:rPr>
          <w:sz w:val="24"/>
          <w:szCs w:val="24"/>
          <w:lang w:val="en-US"/>
        </w:rPr>
        <w:t xml:space="preserve">can accelerate the recovery of overstory species, suggesting that management </w:t>
      </w:r>
      <w:r w:rsidR="477CE64D" w:rsidRPr="002C3867">
        <w:rPr>
          <w:sz w:val="24"/>
          <w:szCs w:val="24"/>
          <w:lang w:val="en-US"/>
        </w:rPr>
        <w:t>actions may be warranted to promote the development</w:t>
      </w:r>
      <w:r w:rsidR="3B38900A" w:rsidRPr="002C3867">
        <w:rPr>
          <w:sz w:val="24"/>
          <w:szCs w:val="24"/>
          <w:lang w:val="en-US"/>
        </w:rPr>
        <w:t xml:space="preserve"> and functional resilience</w:t>
      </w:r>
      <w:r w:rsidR="477CE64D" w:rsidRPr="002C3867">
        <w:rPr>
          <w:sz w:val="24"/>
          <w:szCs w:val="24"/>
          <w:lang w:val="en-US"/>
        </w:rPr>
        <w:t xml:space="preserve"> of specific communities.</w:t>
      </w:r>
      <w:r w:rsidR="1931DB12" w:rsidRPr="002C3867">
        <w:rPr>
          <w:sz w:val="24"/>
          <w:szCs w:val="24"/>
          <w:lang w:val="en-US"/>
        </w:rPr>
        <w:t xml:space="preserve"> For example, </w:t>
      </w:r>
      <w:r w:rsidR="1931DB12" w:rsidRPr="002C3867">
        <w:rPr>
          <w:i/>
          <w:iCs/>
          <w:sz w:val="24"/>
          <w:szCs w:val="24"/>
          <w:lang w:val="en-US"/>
        </w:rPr>
        <w:t>V. scoparium</w:t>
      </w:r>
      <w:r w:rsidR="37C90F8F" w:rsidRPr="002C3867">
        <w:rPr>
          <w:sz w:val="24"/>
          <w:szCs w:val="24"/>
          <w:lang w:val="en-US"/>
        </w:rPr>
        <w:t>, whose cover increases with biochar application</w:t>
      </w:r>
      <w:r w:rsidR="55756E61" w:rsidRPr="002C3867">
        <w:rPr>
          <w:sz w:val="24"/>
          <w:szCs w:val="24"/>
          <w:lang w:val="en-US"/>
        </w:rPr>
        <w:t xml:space="preserve"> (</w:t>
      </w:r>
      <w:r w:rsidR="55756E61" w:rsidRPr="002C3867">
        <w:rPr>
          <w:b/>
          <w:bCs/>
          <w:sz w:val="24"/>
          <w:szCs w:val="24"/>
          <w:lang w:val="en-US"/>
        </w:rPr>
        <w:t>Fig. S1</w:t>
      </w:r>
      <w:r w:rsidR="55756E61" w:rsidRPr="002C3867">
        <w:rPr>
          <w:sz w:val="24"/>
          <w:szCs w:val="24"/>
          <w:lang w:val="en-US"/>
        </w:rPr>
        <w:t>)</w:t>
      </w:r>
      <w:r w:rsidR="37C90F8F" w:rsidRPr="002C3867">
        <w:rPr>
          <w:sz w:val="24"/>
          <w:szCs w:val="24"/>
          <w:lang w:val="en-US"/>
        </w:rPr>
        <w:t>,</w:t>
      </w:r>
      <w:r w:rsidR="1931DB12" w:rsidRPr="002C3867">
        <w:rPr>
          <w:sz w:val="24"/>
          <w:szCs w:val="24"/>
          <w:lang w:val="en-US"/>
        </w:rPr>
        <w:t xml:space="preserve"> </w:t>
      </w:r>
      <w:r w:rsidR="477CE64D" w:rsidRPr="002C3867">
        <w:rPr>
          <w:sz w:val="24"/>
          <w:szCs w:val="24"/>
          <w:lang w:val="en-US"/>
        </w:rPr>
        <w:t>can</w:t>
      </w:r>
      <w:r w:rsidR="76974F29" w:rsidRPr="002C3867">
        <w:rPr>
          <w:sz w:val="24"/>
          <w:szCs w:val="24"/>
          <w:lang w:val="en-US"/>
        </w:rPr>
        <w:t xml:space="preserve"> promote post-fire</w:t>
      </w:r>
      <w:r w:rsidR="1931DB12" w:rsidRPr="002C3867">
        <w:rPr>
          <w:sz w:val="24"/>
          <w:szCs w:val="24"/>
          <w:lang w:val="en-US"/>
        </w:rPr>
        <w:t xml:space="preserve"> seedling regeneration </w:t>
      </w:r>
      <w:r w:rsidR="477CE64D" w:rsidRPr="002C3867">
        <w:rPr>
          <w:sz w:val="24"/>
          <w:szCs w:val="24"/>
          <w:lang w:val="en-US"/>
        </w:rPr>
        <w:t>in</w:t>
      </w:r>
      <w:r w:rsidR="1931DB12" w:rsidRPr="002C3867">
        <w:rPr>
          <w:sz w:val="24"/>
          <w:szCs w:val="24"/>
          <w:lang w:val="en-US"/>
        </w:rPr>
        <w:t xml:space="preserve"> </w:t>
      </w:r>
      <w:r w:rsidR="16DBED21" w:rsidRPr="002C3867">
        <w:rPr>
          <w:sz w:val="24"/>
          <w:szCs w:val="24"/>
          <w:lang w:val="en-US"/>
        </w:rPr>
        <w:t>w</w:t>
      </w:r>
      <w:r w:rsidR="1931DB12" w:rsidRPr="002C3867">
        <w:rPr>
          <w:sz w:val="24"/>
          <w:szCs w:val="24"/>
          <w:lang w:val="en-US"/>
        </w:rPr>
        <w:t xml:space="preserve">hitebark </w:t>
      </w:r>
      <w:r w:rsidR="16DBED21" w:rsidRPr="002C3867">
        <w:rPr>
          <w:sz w:val="24"/>
          <w:szCs w:val="24"/>
          <w:lang w:val="en-US"/>
        </w:rPr>
        <w:t>p</w:t>
      </w:r>
      <w:r w:rsidR="1931DB12" w:rsidRPr="002C3867">
        <w:rPr>
          <w:sz w:val="24"/>
          <w:szCs w:val="24"/>
          <w:lang w:val="en-US"/>
        </w:rPr>
        <w:t>ine (</w:t>
      </w:r>
      <w:r w:rsidR="1931DB12" w:rsidRPr="002C3867">
        <w:rPr>
          <w:i/>
          <w:iCs/>
          <w:sz w:val="24"/>
          <w:szCs w:val="24"/>
          <w:lang w:val="en-US"/>
        </w:rPr>
        <w:t>Pinus albicaulis</w:t>
      </w:r>
      <w:r w:rsidR="1931DB12" w:rsidRPr="002C3867">
        <w:rPr>
          <w:sz w:val="24"/>
          <w:szCs w:val="24"/>
          <w:lang w:val="en-US"/>
        </w:rPr>
        <w:t xml:space="preserve">) </w:t>
      </w:r>
      <w:r w:rsidR="76974F29" w:rsidRPr="002C3867">
        <w:rPr>
          <w:sz w:val="24"/>
          <w:szCs w:val="24"/>
          <w:lang w:val="en-US"/>
        </w:rPr>
        <w:t xml:space="preserve">by fostering </w:t>
      </w:r>
      <w:r w:rsidR="1931DB12" w:rsidRPr="002C3867">
        <w:rPr>
          <w:sz w:val="24"/>
          <w:szCs w:val="24"/>
          <w:lang w:val="en-US"/>
        </w:rPr>
        <w:t>microbial mutualism</w:t>
      </w:r>
      <w:r w:rsidR="4DE58F7C" w:rsidRPr="002C3867">
        <w:rPr>
          <w:sz w:val="24"/>
          <w:szCs w:val="24"/>
          <w:lang w:val="en-US"/>
        </w:rPr>
        <w:t xml:space="preserve"> </w:t>
      </w:r>
      <w:r w:rsidR="00BC128B" w:rsidRPr="002C3867">
        <w:rPr>
          <w:sz w:val="24"/>
          <w:szCs w:val="24"/>
        </w:rPr>
        <w:fldChar w:fldCharType="begin"/>
      </w:r>
      <w:r w:rsidR="00BC128B" w:rsidRPr="002C3867">
        <w:rPr>
          <w:sz w:val="24"/>
          <w:szCs w:val="24"/>
        </w:rPr>
        <w:instrText xml:space="preserve"> ADDIN EN.CITE &lt;EndNote&gt;&lt;Cite&gt;&lt;Author&gt;Perkins&lt;/Author&gt;&lt;Year&gt;2015&lt;/Year&gt;&lt;RecNum&gt;362&lt;/RecNum&gt;&lt;DisplayText&gt;(Perkins, 2015)&lt;/DisplayText&gt;&lt;record&gt;&lt;rec-number&gt;362&lt;/rec-number&gt;&lt;foreign-keys&gt;&lt;key app="EN" db-id="psp5wa0pi9f5weevsxkxzdekszp2z090pt9e" timestamp="1733427327"&gt;362&lt;/key&gt;&lt;/foreign-keys&gt;&lt;ref-type name="Journal Article"&gt;17&lt;/ref-type&gt;&lt;contributors&gt;&lt;authors&gt;&lt;author&gt;Perkins, Judy L&lt;/author&gt;&lt;/authors&gt;&lt;/contributors&gt;&lt;titles&gt;&lt;title&gt;Facilitation of Pinus albicaulis seedling regeneration by Vaccinium scoparium&lt;/title&gt;&lt;secondary-title&gt;Forest Ecology and Management&lt;/secondary-title&gt;&lt;/titles&gt;&lt;periodical&gt;&lt;full-title&gt;Forest Ecology and Management&lt;/full-title&gt;&lt;/periodical&gt;&lt;pages&gt;55-65&lt;/pages&gt;&lt;volume&gt;349&lt;/volume&gt;&lt;dates&gt;&lt;year&gt;2015&lt;/year&gt;&lt;/dates&gt;&lt;isbn&gt;0378-1127&lt;/isbn&gt;&lt;urls&gt;&lt;/urls&gt;&lt;/record&gt;&lt;/Cite&gt;&lt;/EndNote&gt;</w:instrText>
      </w:r>
      <w:r w:rsidR="00BC128B" w:rsidRPr="002C3867">
        <w:rPr>
          <w:sz w:val="24"/>
          <w:szCs w:val="24"/>
        </w:rPr>
        <w:fldChar w:fldCharType="separate"/>
      </w:r>
      <w:r w:rsidR="4DE58F7C" w:rsidRPr="002C3867">
        <w:rPr>
          <w:noProof/>
          <w:sz w:val="24"/>
          <w:szCs w:val="24"/>
          <w:lang w:val="en-US"/>
        </w:rPr>
        <w:t>(</w:t>
      </w:r>
      <w:hyperlink w:anchor="_ENREF_97" w:tooltip="Perkins, 2015 #362" w:history="1">
        <w:r w:rsidR="001860FD" w:rsidRPr="001860FD">
          <w:rPr>
            <w:rStyle w:val="Hyperlink"/>
          </w:rPr>
          <w:t>Perkins, 2015</w:t>
        </w:r>
      </w:hyperlink>
      <w:r w:rsidR="4DE58F7C" w:rsidRPr="002C3867">
        <w:rPr>
          <w:noProof/>
          <w:sz w:val="24"/>
          <w:szCs w:val="24"/>
          <w:lang w:val="en-US"/>
        </w:rPr>
        <w:t>)</w:t>
      </w:r>
      <w:r w:rsidR="00BC128B" w:rsidRPr="002C3867">
        <w:rPr>
          <w:sz w:val="24"/>
          <w:szCs w:val="24"/>
        </w:rPr>
        <w:fldChar w:fldCharType="end"/>
      </w:r>
      <w:r w:rsidR="1931DB12" w:rsidRPr="002C3867">
        <w:rPr>
          <w:sz w:val="24"/>
          <w:szCs w:val="24"/>
          <w:lang w:val="en-US"/>
        </w:rPr>
        <w:t>.</w:t>
      </w:r>
      <w:r w:rsidR="53781D66" w:rsidRPr="002C3867">
        <w:rPr>
          <w:sz w:val="24"/>
          <w:szCs w:val="24"/>
          <w:lang w:val="en-US"/>
        </w:rPr>
        <w:t xml:space="preserve"> Additionally, </w:t>
      </w:r>
      <w:r w:rsidR="53781D66" w:rsidRPr="002C3867">
        <w:rPr>
          <w:i/>
          <w:iCs/>
          <w:sz w:val="24"/>
          <w:szCs w:val="24"/>
          <w:lang w:val="en-US"/>
        </w:rPr>
        <w:t>V. scoparium</w:t>
      </w:r>
      <w:r w:rsidR="53781D66" w:rsidRPr="002C3867">
        <w:rPr>
          <w:b/>
          <w:bCs/>
          <w:i/>
          <w:iCs/>
          <w:sz w:val="24"/>
          <w:szCs w:val="24"/>
          <w:lang w:val="en-US"/>
        </w:rPr>
        <w:t xml:space="preserve"> </w:t>
      </w:r>
      <w:r w:rsidR="53781D66" w:rsidRPr="002C3867">
        <w:rPr>
          <w:sz w:val="24"/>
          <w:szCs w:val="24"/>
          <w:lang w:val="en-US"/>
        </w:rPr>
        <w:t xml:space="preserve">cover may be higher </w:t>
      </w:r>
      <w:r w:rsidR="6B5FE34C" w:rsidRPr="002C3867">
        <w:rPr>
          <w:sz w:val="24"/>
          <w:szCs w:val="24"/>
          <w:lang w:val="en-US"/>
        </w:rPr>
        <w:t>pre-fire</w:t>
      </w:r>
      <w:r w:rsidR="61006B9B" w:rsidRPr="002C3867">
        <w:rPr>
          <w:sz w:val="24"/>
          <w:szCs w:val="24"/>
          <w:lang w:val="en-US"/>
        </w:rPr>
        <w:t>,</w:t>
      </w:r>
      <w:r w:rsidR="6B5FE34C" w:rsidRPr="002C3867">
        <w:rPr>
          <w:sz w:val="24"/>
          <w:szCs w:val="24"/>
          <w:lang w:val="en-US"/>
        </w:rPr>
        <w:t xml:space="preserve"> and recover better </w:t>
      </w:r>
      <w:r w:rsidR="44C130ED" w:rsidRPr="002C3867">
        <w:rPr>
          <w:sz w:val="24"/>
          <w:szCs w:val="24"/>
          <w:lang w:val="en-US"/>
        </w:rPr>
        <w:t>post-</w:t>
      </w:r>
      <w:r w:rsidR="53781D66" w:rsidRPr="002C3867">
        <w:rPr>
          <w:sz w:val="24"/>
          <w:szCs w:val="24"/>
          <w:lang w:val="en-US"/>
        </w:rPr>
        <w:t>fire</w:t>
      </w:r>
      <w:r w:rsidR="44C130ED" w:rsidRPr="002C3867">
        <w:rPr>
          <w:sz w:val="24"/>
          <w:szCs w:val="24"/>
          <w:lang w:val="en-US"/>
        </w:rPr>
        <w:t>,</w:t>
      </w:r>
      <w:r w:rsidR="53781D66" w:rsidRPr="002C3867">
        <w:rPr>
          <w:sz w:val="24"/>
          <w:szCs w:val="24"/>
          <w:lang w:val="en-US"/>
        </w:rPr>
        <w:t xml:space="preserve"> in areas that experienced substantial canopy loss due to bark beetles </w:t>
      </w:r>
      <w:r w:rsidR="00A63867" w:rsidRPr="002C3867">
        <w:rPr>
          <w:sz w:val="24"/>
          <w:szCs w:val="24"/>
        </w:rPr>
        <w:fldChar w:fldCharType="begin"/>
      </w:r>
      <w:r w:rsidR="00FD157D">
        <w:rPr>
          <w:sz w:val="24"/>
          <w:szCs w:val="24"/>
        </w:rPr>
        <w:instrText xml:space="preserve"> ADDIN EN.CITE &lt;EndNote&gt;&lt;Cite&gt;&lt;Author&gt;Carter&lt;/Author&gt;&lt;Year&gt;2022&lt;/Year&gt;&lt;RecNum&gt;367&lt;/RecNum&gt;&lt;DisplayText&gt;(Carter et al., 2022)&lt;/DisplayText&gt;&lt;record&gt;&lt;rec-number&gt;367&lt;/rec-number&gt;&lt;foreign-keys&gt;&lt;key app="EN" db-id="psp5wa0pi9f5weevsxkxzdekszp2z090pt9e" timestamp="1733427533"&gt;367&lt;/key&gt;&lt;/foreign-keys&gt;&lt;ref-type name="Journal Article"&gt;17&lt;/ref-type&gt;&lt;contributors&gt;&lt;authors&gt;&lt;author&gt;Carter, Trevor A&lt;/author&gt;&lt;author&gt;Fornwalt, Paula J&lt;/author&gt;&lt;author&gt;Dwire, Kathleen A&lt;/author&gt;&lt;author&gt;Laughlin, Daniel C&lt;/author&gt;&lt;/authors&gt;&lt;/contributors&gt;&lt;titles&gt;&lt;title&gt;Understory plant community responses to widespread spruce mortality in a subalpine forest&lt;/title&gt;&lt;secondary-title&gt;Journal of Vegetation Science&lt;/secondary-title&gt;&lt;/titles&gt;&lt;periodical&gt;&lt;full-title&gt;Journal of vegetation science&lt;/full-title&gt;&lt;/periodical&gt;&lt;pages&gt;e13109&lt;/pages&gt;&lt;volume&gt;33&lt;/volume&gt;&lt;number&gt;1&lt;/number&gt;&lt;dates&gt;&lt;year&gt;2022&lt;/year&gt;&lt;/dates&gt;&lt;isbn&gt;1100-9233&lt;/isbn&gt;&lt;urls&gt;&lt;/urls&gt;&lt;/record&gt;&lt;/Cite&gt;&lt;/EndNote&gt;</w:instrText>
      </w:r>
      <w:r w:rsidR="00A63867" w:rsidRPr="002C3867">
        <w:rPr>
          <w:sz w:val="24"/>
          <w:szCs w:val="24"/>
        </w:rPr>
        <w:fldChar w:fldCharType="separate"/>
      </w:r>
      <w:r w:rsidR="00FD157D">
        <w:rPr>
          <w:noProof/>
          <w:sz w:val="24"/>
          <w:szCs w:val="24"/>
        </w:rPr>
        <w:t>(</w:t>
      </w:r>
      <w:hyperlink w:anchor="_ENREF_25" w:tooltip="Carter, 2022 #367" w:history="1">
        <w:r w:rsidR="001860FD" w:rsidRPr="001860FD">
          <w:rPr>
            <w:rStyle w:val="Hyperlink"/>
          </w:rPr>
          <w:t>Carter et al., 2022</w:t>
        </w:r>
      </w:hyperlink>
      <w:r w:rsidR="00FD157D">
        <w:rPr>
          <w:noProof/>
          <w:sz w:val="24"/>
          <w:szCs w:val="24"/>
        </w:rPr>
        <w:t>)</w:t>
      </w:r>
      <w:r w:rsidR="00A63867" w:rsidRPr="002C3867">
        <w:rPr>
          <w:sz w:val="24"/>
          <w:szCs w:val="24"/>
        </w:rPr>
        <w:fldChar w:fldCharType="end"/>
      </w:r>
      <w:r w:rsidR="1BC479E2" w:rsidRPr="002C3867">
        <w:rPr>
          <w:sz w:val="24"/>
          <w:szCs w:val="24"/>
        </w:rPr>
        <w:t>. Increased resource access</w:t>
      </w:r>
      <w:r w:rsidR="44C130ED" w:rsidRPr="002C3867">
        <w:rPr>
          <w:sz w:val="24"/>
          <w:szCs w:val="24"/>
        </w:rPr>
        <w:t xml:space="preserve"> due to overstory loss</w:t>
      </w:r>
      <w:r w:rsidR="1BC479E2" w:rsidRPr="002C3867">
        <w:rPr>
          <w:sz w:val="24"/>
          <w:szCs w:val="24"/>
        </w:rPr>
        <w:t xml:space="preserve"> can </w:t>
      </w:r>
      <w:r w:rsidR="1C1405C6" w:rsidRPr="002C3867">
        <w:rPr>
          <w:sz w:val="24"/>
          <w:szCs w:val="24"/>
        </w:rPr>
        <w:t xml:space="preserve">further </w:t>
      </w:r>
      <w:r w:rsidR="312B750C" w:rsidRPr="002C3867">
        <w:rPr>
          <w:sz w:val="24"/>
          <w:szCs w:val="24"/>
        </w:rPr>
        <w:t>promot</w:t>
      </w:r>
      <w:r w:rsidR="1C1405C6" w:rsidRPr="002C3867">
        <w:rPr>
          <w:sz w:val="24"/>
          <w:szCs w:val="24"/>
        </w:rPr>
        <w:t>e</w:t>
      </w:r>
      <w:r w:rsidR="312B750C" w:rsidRPr="002C3867">
        <w:rPr>
          <w:sz w:val="24"/>
          <w:szCs w:val="24"/>
        </w:rPr>
        <w:t xml:space="preserve"> fruit production</w:t>
      </w:r>
      <w:r w:rsidR="1C1405C6" w:rsidRPr="002C3867">
        <w:rPr>
          <w:sz w:val="24"/>
          <w:szCs w:val="24"/>
        </w:rPr>
        <w:t>, with possible be</w:t>
      </w:r>
      <w:r w:rsidR="312B750C" w:rsidRPr="002C3867">
        <w:rPr>
          <w:sz w:val="24"/>
          <w:szCs w:val="24"/>
        </w:rPr>
        <w:t>nefit</w:t>
      </w:r>
      <w:r w:rsidR="1C1405C6" w:rsidRPr="002C3867">
        <w:rPr>
          <w:sz w:val="24"/>
          <w:szCs w:val="24"/>
        </w:rPr>
        <w:t>s</w:t>
      </w:r>
      <w:r w:rsidR="312B750C" w:rsidRPr="002C3867">
        <w:rPr>
          <w:sz w:val="24"/>
          <w:szCs w:val="24"/>
        </w:rPr>
        <w:t xml:space="preserve"> </w:t>
      </w:r>
      <w:r w:rsidR="1C1405C6" w:rsidRPr="002C3867">
        <w:rPr>
          <w:sz w:val="24"/>
          <w:szCs w:val="24"/>
        </w:rPr>
        <w:t xml:space="preserve">to </w:t>
      </w:r>
      <w:r w:rsidR="312B750C" w:rsidRPr="002C3867">
        <w:rPr>
          <w:sz w:val="24"/>
          <w:szCs w:val="24"/>
        </w:rPr>
        <w:t>wildlife</w:t>
      </w:r>
      <w:r w:rsidR="312B750C" w:rsidRPr="002C3867">
        <w:rPr>
          <w:sz w:val="24"/>
          <w:szCs w:val="24"/>
          <w:lang w:val="en-US"/>
        </w:rPr>
        <w:t xml:space="preserve"> </w:t>
      </w:r>
      <w:r w:rsidR="007906D1" w:rsidRPr="002C3867">
        <w:rPr>
          <w:sz w:val="24"/>
          <w:szCs w:val="24"/>
        </w:rPr>
        <w:fldChar w:fldCharType="begin"/>
      </w:r>
      <w:r w:rsidR="007906D1" w:rsidRPr="002C3867">
        <w:rPr>
          <w:sz w:val="24"/>
          <w:szCs w:val="24"/>
        </w:rPr>
        <w:instrText xml:space="preserve"> ADDIN EN.CITE &lt;EndNote&gt;&lt;Cite&gt;&lt;Author&gt;Pengelly&lt;/Author&gt;&lt;Year&gt;2014&lt;/Year&gt;&lt;RecNum&gt;363&lt;/RecNum&gt;&lt;DisplayText&gt;(Pengelly and Hamer, 2014)&lt;/DisplayText&gt;&lt;record&gt;&lt;rec-number&gt;363&lt;/rec-number&gt;&lt;foreign-keys&gt;&lt;key app="EN" db-id="psp5wa0pi9f5weevsxkxzdekszp2z090pt9e" timestamp="1733427382"&gt;363&lt;/key&gt;&lt;/foreign-keys&gt;&lt;ref-type name="Journal Article"&gt;17&lt;/ref-type&gt;&lt;contributors&gt;&lt;authors&gt;&lt;author&gt;Pengelly, Ian&lt;/author&gt;&lt;author&gt;Hamer, David&lt;/author&gt;&lt;/authors&gt;&lt;/contributors&gt;&lt;titles&gt;&lt;title&gt;Grouseberry (Vaccinium scoparium Leiberg ex Coville) fruit production in forest openings in Banff National Park, Alberta&lt;/title&gt;&lt;secondary-title&gt;The Canadian Field-Naturalist&lt;/secondary-title&gt;&lt;/titles&gt;&lt;periodical&gt;&lt;full-title&gt;The Canadian Field-Naturalist&lt;/full-title&gt;&lt;/periodical&gt;&lt;pages&gt;400-407&lt;/pages&gt;&lt;volume&gt;128&lt;/volume&gt;&lt;number&gt;4&lt;/number&gt;&lt;dates&gt;&lt;year&gt;2014&lt;/year&gt;&lt;/dates&gt;&lt;isbn&gt;0008-3550&lt;/isbn&gt;&lt;urls&gt;&lt;/urls&gt;&lt;/record&gt;&lt;/Cite&gt;&lt;/EndNote&gt;</w:instrText>
      </w:r>
      <w:r w:rsidR="007906D1" w:rsidRPr="002C3867">
        <w:rPr>
          <w:sz w:val="24"/>
          <w:szCs w:val="24"/>
        </w:rPr>
        <w:fldChar w:fldCharType="separate"/>
      </w:r>
      <w:r w:rsidR="312B750C" w:rsidRPr="002C3867">
        <w:rPr>
          <w:noProof/>
          <w:sz w:val="24"/>
          <w:szCs w:val="24"/>
          <w:lang w:val="en-US"/>
        </w:rPr>
        <w:t>(</w:t>
      </w:r>
      <w:hyperlink w:anchor="_ENREF_95" w:tooltip="Pengelly, 2014 #363" w:history="1">
        <w:r w:rsidR="001860FD" w:rsidRPr="001860FD">
          <w:rPr>
            <w:rStyle w:val="Hyperlink"/>
          </w:rPr>
          <w:t>Pengelly and Hamer, 2014</w:t>
        </w:r>
      </w:hyperlink>
      <w:r w:rsidR="312B750C" w:rsidRPr="002C3867">
        <w:rPr>
          <w:noProof/>
          <w:sz w:val="24"/>
          <w:szCs w:val="24"/>
          <w:lang w:val="en-US"/>
        </w:rPr>
        <w:t>)</w:t>
      </w:r>
      <w:r w:rsidR="007906D1" w:rsidRPr="002C3867">
        <w:rPr>
          <w:sz w:val="24"/>
          <w:szCs w:val="24"/>
        </w:rPr>
        <w:fldChar w:fldCharType="end"/>
      </w:r>
      <w:r w:rsidR="2E1DDFE1" w:rsidRPr="002C3867">
        <w:rPr>
          <w:sz w:val="24"/>
          <w:szCs w:val="24"/>
        </w:rPr>
        <w:t>. However,</w:t>
      </w:r>
      <w:r w:rsidR="20CCCB20" w:rsidRPr="002C3867">
        <w:rPr>
          <w:sz w:val="24"/>
          <w:szCs w:val="24"/>
        </w:rPr>
        <w:t xml:space="preserve"> other research has shown</w:t>
      </w:r>
      <w:r w:rsidR="23B1D1CA" w:rsidRPr="002C3867">
        <w:rPr>
          <w:sz w:val="24"/>
          <w:szCs w:val="24"/>
        </w:rPr>
        <w:t xml:space="preserve"> that higher solar radiation in burn areas without overstory regeneration may not support long-term persistence of </w:t>
      </w:r>
      <w:r w:rsidR="2E1DDFE1" w:rsidRPr="002C3867">
        <w:rPr>
          <w:i/>
          <w:iCs/>
          <w:sz w:val="24"/>
          <w:szCs w:val="24"/>
        </w:rPr>
        <w:t>V. scoparium</w:t>
      </w:r>
      <w:r w:rsidR="2E1DDFE1" w:rsidRPr="002C3867">
        <w:rPr>
          <w:sz w:val="24"/>
          <w:szCs w:val="24"/>
        </w:rPr>
        <w:t xml:space="preserve"> </w:t>
      </w:r>
      <w:r w:rsidR="00E03A2B" w:rsidRPr="002C3867">
        <w:rPr>
          <w:i/>
          <w:iCs/>
          <w:sz w:val="24"/>
          <w:szCs w:val="24"/>
          <w:lang w:val="en-US"/>
        </w:rPr>
        <w:fldChar w:fldCharType="begin"/>
      </w:r>
      <w:r w:rsidR="00FD157D">
        <w:rPr>
          <w:i/>
          <w:iCs/>
          <w:sz w:val="24"/>
          <w:szCs w:val="24"/>
          <w:lang w:val="en-US"/>
        </w:rPr>
        <w:instrText xml:space="preserve"> ADDIN EN.CITE &lt;EndNote&gt;&lt;Cite&gt;&lt;Author&gt;Fornwalt&lt;/Author&gt;&lt;Year&gt;2024&lt;/Year&gt;&lt;RecNum&gt;497&lt;/RecNum&gt;&lt;DisplayText&gt;(Fornwalt et al., 2024)&lt;/DisplayText&gt;&lt;record&gt;&lt;rec-number&gt;497&lt;/rec-number&gt;&lt;foreign-keys&gt;&lt;key app="EN" db-id="psp5wa0pi9f5weevsxkxzdekszp2z090pt9e" timestamp="1736712796"&gt;497&lt;/key&gt;&lt;/foreign-keys&gt;&lt;ref-type name="Book Section"&gt;5&lt;/ref-type&gt;&lt;contributors&gt;&lt;authors&gt;&lt;author&gt;Fornwalt, PJ&lt;/author&gt;&lt;author&gt;Wion, AP&lt;/author&gt;&lt;author&gt;Schoettle, AW&lt;/author&gt;&lt;author&gt;Redmond, MD&lt;/author&gt;&lt;author&gt;Alton, SK&lt;/author&gt;&lt;author&gt;Mercado, JE,&lt;/author&gt;&lt;author&gt;Hanberry, BB&lt;/author&gt;&lt;author&gt;Negron, JF&lt;/author&gt;&lt;/authors&gt;&lt;secondary-authors&gt;&lt;author&gt;Hanberry, BB&lt;/author&gt;&lt;/secondary-authors&gt;&lt;/contributors&gt;&lt;titles&gt;&lt;title&gt;Chapter 5: Vulnerability of Major Colorado Front Range Tree Species to Climate Change&lt;/title&gt;&lt;secondary-title&gt;Colorado Front Range Climate Change Vulnerability Assessment for National Forests. General Technical Report RMRS-GTR-438&lt;/secondary-title&gt;&lt;/titles&gt;&lt;dates&gt;&lt;year&gt;2024&lt;/year&gt;&lt;/dates&gt;&lt;pub-location&gt;Rocky Mountain Research Station, Fort Collins, CO&lt;/pub-location&gt;&lt;publisher&gt;US Department of Agriculture, Forest Service&lt;/publisher&gt;&lt;urls&gt;&lt;/urls&gt;&lt;electronic-resource-num&gt;https://doi.org/10.2737/RMRSGTR-438&lt;/electronic-resource-num&gt;&lt;/record&gt;&lt;/Cite&gt;&lt;/EndNote&gt;</w:instrText>
      </w:r>
      <w:r w:rsidR="00E03A2B" w:rsidRPr="002C3867">
        <w:rPr>
          <w:i/>
          <w:iCs/>
          <w:sz w:val="24"/>
          <w:szCs w:val="24"/>
          <w:lang w:val="en-US"/>
        </w:rPr>
        <w:fldChar w:fldCharType="separate"/>
      </w:r>
      <w:r w:rsidR="00FD157D">
        <w:rPr>
          <w:i/>
          <w:iCs/>
          <w:noProof/>
          <w:sz w:val="24"/>
          <w:szCs w:val="24"/>
          <w:lang w:val="en-US"/>
        </w:rPr>
        <w:t>(</w:t>
      </w:r>
      <w:hyperlink w:anchor="_ENREF_40" w:tooltip="Fornwalt, 2024 #497" w:history="1">
        <w:r w:rsidR="001860FD" w:rsidRPr="001860FD">
          <w:rPr>
            <w:rStyle w:val="Hyperlink"/>
          </w:rPr>
          <w:t>Fornwalt et al., 2024</w:t>
        </w:r>
      </w:hyperlink>
      <w:r w:rsidR="00FD157D">
        <w:rPr>
          <w:i/>
          <w:iCs/>
          <w:noProof/>
          <w:sz w:val="24"/>
          <w:szCs w:val="24"/>
          <w:lang w:val="en-US"/>
        </w:rPr>
        <w:t>)</w:t>
      </w:r>
      <w:r w:rsidR="00E03A2B" w:rsidRPr="002C3867">
        <w:rPr>
          <w:i/>
          <w:iCs/>
          <w:sz w:val="24"/>
          <w:szCs w:val="24"/>
          <w:lang w:val="en-US"/>
        </w:rPr>
        <w:fldChar w:fldCharType="end"/>
      </w:r>
      <w:r w:rsidR="25D00D50" w:rsidRPr="002C3867">
        <w:rPr>
          <w:sz w:val="24"/>
          <w:szCs w:val="24"/>
          <w:lang w:val="en-US"/>
        </w:rPr>
        <w:t xml:space="preserve">. </w:t>
      </w:r>
      <w:r w:rsidR="53328BBC" w:rsidRPr="002C3867">
        <w:rPr>
          <w:sz w:val="24"/>
          <w:szCs w:val="24"/>
          <w:lang w:val="en-US"/>
        </w:rPr>
        <w:t xml:space="preserve">These impacts </w:t>
      </w:r>
      <w:r w:rsidR="10447365" w:rsidRPr="002C3867">
        <w:rPr>
          <w:sz w:val="24"/>
          <w:szCs w:val="24"/>
          <w:lang w:val="en-US"/>
        </w:rPr>
        <w:t>could</w:t>
      </w:r>
      <w:r w:rsidR="53328BBC" w:rsidRPr="002C3867">
        <w:rPr>
          <w:sz w:val="24"/>
          <w:szCs w:val="24"/>
          <w:lang w:val="en-US"/>
        </w:rPr>
        <w:t xml:space="preserve"> be </w:t>
      </w:r>
      <w:r w:rsidR="44B45E88" w:rsidRPr="002C3867">
        <w:rPr>
          <w:sz w:val="24"/>
          <w:szCs w:val="24"/>
          <w:lang w:val="en-US"/>
        </w:rPr>
        <w:t>especially pronounced</w:t>
      </w:r>
      <w:r w:rsidR="10447365" w:rsidRPr="002C3867">
        <w:rPr>
          <w:sz w:val="24"/>
          <w:szCs w:val="24"/>
          <w:lang w:val="en-US"/>
        </w:rPr>
        <w:t xml:space="preserve"> </w:t>
      </w:r>
      <w:r w:rsidR="53328BBC" w:rsidRPr="002C3867">
        <w:rPr>
          <w:sz w:val="24"/>
          <w:szCs w:val="24"/>
          <w:lang w:val="en-US"/>
        </w:rPr>
        <w:t>in areas where bark beetle mortality pre-fire impede</w:t>
      </w:r>
      <w:r w:rsidR="10447365" w:rsidRPr="002C3867">
        <w:rPr>
          <w:sz w:val="24"/>
          <w:szCs w:val="24"/>
          <w:lang w:val="en-US"/>
        </w:rPr>
        <w:t>s</w:t>
      </w:r>
      <w:r w:rsidR="53328BBC" w:rsidRPr="002C3867">
        <w:rPr>
          <w:sz w:val="24"/>
          <w:szCs w:val="24"/>
          <w:lang w:val="en-US"/>
        </w:rPr>
        <w:t xml:space="preserve"> forest recovery </w:t>
      </w:r>
      <w:r w:rsidR="00E03A2B" w:rsidRPr="002C3867">
        <w:rPr>
          <w:sz w:val="24"/>
          <w:szCs w:val="24"/>
        </w:rPr>
        <w:fldChar w:fldCharType="begin">
          <w:fldData xml:space="preserve">PEVuZE5vdGU+PENpdGU+PEF1dGhvcj5TdGV2ZW5zLVJ1bWFubjwvQXV0aG9yPjxZZWFyPjIwMTU8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==
</w:fldData>
        </w:fldChar>
      </w:r>
      <w:r w:rsidR="00FD157D">
        <w:rPr>
          <w:sz w:val="24"/>
          <w:szCs w:val="24"/>
        </w:rPr>
        <w:instrText xml:space="preserve"> ADDIN EN.CITE </w:instrText>
      </w:r>
      <w:r w:rsidR="00FD157D">
        <w:rPr>
          <w:sz w:val="24"/>
          <w:szCs w:val="24"/>
        </w:rPr>
        <w:fldChar w:fldCharType="begin">
          <w:fldData xml:space="preserve">PEVuZE5vdGU+PENpdGU+PEF1dGhvcj5TdGV2ZW5zLVJ1bWFubjwvQXV0aG9yPjxZZWFyPjIwMTU8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==
</w:fldData>
        </w:fldChar>
      </w:r>
      <w:r w:rsidR="00FD157D">
        <w:rPr>
          <w:sz w:val="24"/>
          <w:szCs w:val="24"/>
        </w:rPr>
        <w:instrText xml:space="preserve"> ADDIN EN.CITE.DATA </w:instrText>
      </w:r>
      <w:r w:rsidR="00FD157D">
        <w:rPr>
          <w:sz w:val="24"/>
          <w:szCs w:val="24"/>
        </w:rPr>
      </w:r>
      <w:r w:rsidR="00FD157D">
        <w:rPr>
          <w:sz w:val="24"/>
          <w:szCs w:val="24"/>
        </w:rPr>
        <w:fldChar w:fldCharType="end"/>
      </w:r>
      <w:r w:rsidR="00E03A2B" w:rsidRPr="002C3867">
        <w:rPr>
          <w:sz w:val="24"/>
          <w:szCs w:val="24"/>
        </w:rPr>
      </w:r>
      <w:r w:rsidR="00E03A2B" w:rsidRPr="002C3867">
        <w:rPr>
          <w:sz w:val="24"/>
          <w:szCs w:val="24"/>
        </w:rPr>
        <w:fldChar w:fldCharType="separate"/>
      </w:r>
      <w:r w:rsidR="00FD157D">
        <w:rPr>
          <w:noProof/>
          <w:sz w:val="24"/>
          <w:szCs w:val="24"/>
        </w:rPr>
        <w:t>(</w:t>
      </w:r>
      <w:hyperlink w:anchor="_ENREF_7" w:tooltip="Andrus, 2020 #365" w:history="1">
        <w:r w:rsidR="001860FD" w:rsidRPr="001860FD">
          <w:rPr>
            <w:rStyle w:val="Hyperlink"/>
          </w:rPr>
          <w:t>Andrus et al., 2020</w:t>
        </w:r>
      </w:hyperlink>
      <w:r w:rsidR="00FD157D">
        <w:rPr>
          <w:noProof/>
          <w:sz w:val="24"/>
          <w:szCs w:val="24"/>
        </w:rPr>
        <w:t xml:space="preserve">; </w:t>
      </w:r>
      <w:hyperlink w:anchor="_ENREF_117" w:tooltip="Rodman, 2022 #366" w:history="1">
        <w:r w:rsidR="001860FD" w:rsidRPr="001860FD">
          <w:rPr>
            <w:rStyle w:val="Hyperlink"/>
          </w:rPr>
          <w:t>Rodman et al., 2022</w:t>
        </w:r>
      </w:hyperlink>
      <w:r w:rsidR="00FD157D">
        <w:rPr>
          <w:noProof/>
          <w:sz w:val="24"/>
          <w:szCs w:val="24"/>
        </w:rPr>
        <w:t xml:space="preserve">; </w:t>
      </w:r>
      <w:hyperlink w:anchor="_ENREF_126" w:tooltip="Stevens-Rumann, 2015 #364" w:history="1">
        <w:r w:rsidR="001860FD" w:rsidRPr="001860FD">
          <w:rPr>
            <w:rStyle w:val="Hyperlink"/>
          </w:rPr>
          <w:t>Stevens-Rumann et al., 2015</w:t>
        </w:r>
      </w:hyperlink>
      <w:r w:rsidR="00FD157D">
        <w:rPr>
          <w:noProof/>
          <w:sz w:val="24"/>
          <w:szCs w:val="24"/>
        </w:rPr>
        <w:t>)</w:t>
      </w:r>
      <w:r w:rsidR="00E03A2B" w:rsidRPr="002C3867">
        <w:rPr>
          <w:sz w:val="24"/>
          <w:szCs w:val="24"/>
        </w:rPr>
        <w:fldChar w:fldCharType="end"/>
      </w:r>
      <w:r w:rsidR="53328BBC" w:rsidRPr="002C3867">
        <w:rPr>
          <w:sz w:val="24"/>
          <w:szCs w:val="24"/>
          <w:lang w:val="en-US"/>
        </w:rPr>
        <w:t xml:space="preserve">. </w:t>
      </w:r>
      <w:r w:rsidR="67F261EC" w:rsidRPr="002C3867">
        <w:rPr>
          <w:sz w:val="24"/>
          <w:szCs w:val="24"/>
          <w:lang w:val="en-US"/>
        </w:rPr>
        <w:t xml:space="preserve">Given </w:t>
      </w:r>
      <w:r w:rsidR="3B38900A" w:rsidRPr="002C3867">
        <w:rPr>
          <w:sz w:val="24"/>
          <w:szCs w:val="24"/>
          <w:lang w:val="en-US"/>
        </w:rPr>
        <w:t>these contradictory findings</w:t>
      </w:r>
      <w:r w:rsidR="67F261EC" w:rsidRPr="002C3867">
        <w:rPr>
          <w:sz w:val="24"/>
          <w:szCs w:val="24"/>
          <w:lang w:val="en-US"/>
        </w:rPr>
        <w:t>,</w:t>
      </w:r>
      <w:r w:rsidR="3B38900A" w:rsidRPr="002C3867">
        <w:rPr>
          <w:sz w:val="24"/>
          <w:szCs w:val="24"/>
          <w:lang w:val="en-US"/>
        </w:rPr>
        <w:t xml:space="preserve"> future research</w:t>
      </w:r>
      <w:r w:rsidR="28006FA6" w:rsidRPr="002C3867">
        <w:rPr>
          <w:sz w:val="24"/>
          <w:szCs w:val="24"/>
          <w:lang w:val="en-US"/>
        </w:rPr>
        <w:t xml:space="preserve"> should focus on uncertainties to better understand </w:t>
      </w:r>
      <w:r w:rsidR="308496A8" w:rsidRPr="002C3867">
        <w:rPr>
          <w:sz w:val="24"/>
          <w:szCs w:val="24"/>
          <w:lang w:val="en-US"/>
        </w:rPr>
        <w:t>long-term dynamics and</w:t>
      </w:r>
      <w:r w:rsidR="28006FA6" w:rsidRPr="002C3867">
        <w:rPr>
          <w:sz w:val="24"/>
          <w:szCs w:val="24"/>
          <w:lang w:val="en-US"/>
        </w:rPr>
        <w:t xml:space="preserve"> improve predictions of western forest resilience to compound disturbances</w:t>
      </w:r>
      <w:r w:rsidR="29AF2FD1" w:rsidRPr="002C3867">
        <w:rPr>
          <w:sz w:val="24"/>
          <w:szCs w:val="24"/>
          <w:lang w:val="en-US"/>
        </w:rPr>
        <w:t>.</w:t>
      </w:r>
      <w:r w:rsidR="67F261EC" w:rsidRPr="002C3867">
        <w:rPr>
          <w:sz w:val="24"/>
          <w:szCs w:val="24"/>
          <w:lang w:val="en-US"/>
        </w:rPr>
        <w:t xml:space="preserve"> </w:t>
      </w:r>
    </w:p>
    <w:p w14:paraId="2DE19F9A" w14:textId="284B3E31" w:rsidR="00A4687F" w:rsidRPr="002C3867" w:rsidRDefault="009D0AF7" w:rsidP="001D5D55">
      <w:pPr>
        <w:pStyle w:val="Heading2"/>
        <w:rPr>
          <w:rFonts w:ascii="Arial" w:hAnsi="Arial"/>
        </w:rPr>
      </w:pPr>
      <w:r w:rsidRPr="002C3867">
        <w:rPr>
          <w:rFonts w:ascii="Arial" w:hAnsi="Arial"/>
        </w:rPr>
        <w:lastRenderedPageBreak/>
        <w:t xml:space="preserve">4.2. </w:t>
      </w:r>
      <w:r w:rsidR="00E45E33" w:rsidRPr="002C3867">
        <w:rPr>
          <w:rFonts w:ascii="Arial" w:hAnsi="Arial"/>
        </w:rPr>
        <w:t>Treatment effects on soil nutrients, chemistry, and microbes</w:t>
      </w:r>
      <w:bookmarkStart w:id="246" w:name="_jmp6jjviea0k" w:colFirst="0" w:colLast="0"/>
      <w:bookmarkEnd w:id="246"/>
    </w:p>
    <w:p w14:paraId="2DE19F9B" w14:textId="0483DE9A" w:rsidR="00A4687F" w:rsidRPr="002C3867" w:rsidRDefault="68B93D6D" w:rsidP="5459D6A1">
      <w:pPr>
        <w:spacing w:after="240" w:line="360" w:lineRule="auto"/>
        <w:rPr>
          <w:sz w:val="24"/>
          <w:szCs w:val="24"/>
          <w:lang w:val="en-US"/>
        </w:rPr>
      </w:pPr>
      <w:r w:rsidRPr="002C3867">
        <w:rPr>
          <w:sz w:val="24"/>
          <w:szCs w:val="24"/>
          <w:lang w:val="en-US"/>
        </w:rPr>
        <w:t xml:space="preserve">Soil amendment treatments had significant </w:t>
      </w:r>
      <w:r w:rsidR="6283C49E" w:rsidRPr="002C3867">
        <w:rPr>
          <w:sz w:val="24"/>
          <w:szCs w:val="24"/>
          <w:lang w:val="en-US"/>
        </w:rPr>
        <w:t xml:space="preserve">direct </w:t>
      </w:r>
      <w:r w:rsidRPr="002C3867">
        <w:rPr>
          <w:sz w:val="24"/>
          <w:szCs w:val="24"/>
          <w:lang w:val="en-US"/>
        </w:rPr>
        <w:t xml:space="preserve">effects on soil physical, chemical, and microbial properties, and plant cover in the Church’s Park burn area </w:t>
      </w:r>
      <w:r w:rsidR="5459D6A1" w:rsidRPr="002C3867">
        <w:rPr>
          <w:sz w:val="24"/>
          <w:szCs w:val="24"/>
        </w:rPr>
        <w:fldChar w:fldCharType="begin"/>
      </w:r>
      <w:r w:rsidR="00FD157D">
        <w:rPr>
          <w:sz w:val="24"/>
          <w:szCs w:val="24"/>
        </w:rPr>
        <w:instrText xml:space="preserve"> ADDIN EN.CITE &lt;EndNote&gt;&lt;Cite&gt;&lt;Author&gt;Kaiser&lt;/Author&gt;&lt;Year&gt;2025&lt;/Year&gt;&lt;RecNum&gt;309&lt;/RecNum&gt;&lt;DisplayText&gt;(Kaiser et al., 2025)&lt;/DisplayText&gt;&lt;record&gt;&lt;rec-number&gt;309&lt;/rec-number&gt;&lt;foreign-keys&gt;&lt;key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Cite&gt;&lt;Author&gt;Kaiser&lt;/Author&gt;&lt;Year&gt;2025&lt;/Year&gt;&lt;RecNum&gt;309&lt;/RecNum&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Management&lt;/full-title&gt;&lt;/periodical&gt;&lt;pages&gt;122359&lt;/pages&gt;&lt;volume&gt;575&lt;/volume&gt;&lt;dates&gt;&lt;year&gt;2025&lt;/year&gt;&lt;/dates&gt;&lt;isbn&gt;0378-1127&lt;/isbn&gt;&lt;urls&gt;&lt;/urls&gt;&lt;/record&gt;&lt;/Cite&gt;&lt;/EndNote&gt;</w:instrText>
      </w:r>
      <w:r w:rsidR="5459D6A1" w:rsidRPr="002C3867">
        <w:rPr>
          <w:sz w:val="24"/>
          <w:szCs w:val="24"/>
        </w:rPr>
        <w:fldChar w:fldCharType="separate"/>
      </w:r>
      <w:r w:rsidR="00FD157D">
        <w:rPr>
          <w:noProof/>
          <w:sz w:val="24"/>
          <w:szCs w:val="24"/>
        </w:rPr>
        <w:t>(</w:t>
      </w:r>
      <w:hyperlink w:anchor="_ENREF_65" w:tooltip="Kaiser, 2025 #309" w:history="1">
        <w:r w:rsidR="001860FD" w:rsidRPr="001860FD">
          <w:rPr>
            <w:rStyle w:val="Hyperlink"/>
          </w:rPr>
          <w:t>Kaiser et al., 2025</w:t>
        </w:r>
      </w:hyperlink>
      <w:r w:rsidR="00FD157D">
        <w:rPr>
          <w:noProof/>
          <w:sz w:val="24"/>
          <w:szCs w:val="24"/>
        </w:rPr>
        <w:t>)</w:t>
      </w:r>
      <w:r w:rsidR="5459D6A1" w:rsidRPr="002C3867">
        <w:rPr>
          <w:sz w:val="24"/>
          <w:szCs w:val="24"/>
        </w:rPr>
        <w:fldChar w:fldCharType="end"/>
      </w:r>
      <w:r w:rsidRPr="002C3867">
        <w:rPr>
          <w:sz w:val="24"/>
          <w:szCs w:val="24"/>
          <w:lang w:val="en-US"/>
        </w:rPr>
        <w:t>. Overall, the</w:t>
      </w:r>
      <w:r w:rsidR="667706FD" w:rsidRPr="002C3867">
        <w:rPr>
          <w:sz w:val="24"/>
          <w:szCs w:val="24"/>
          <w:lang w:val="en-US"/>
        </w:rPr>
        <w:t xml:space="preserve"> most pronounced</w:t>
      </w:r>
      <w:r w:rsidRPr="002C3867">
        <w:rPr>
          <w:sz w:val="24"/>
          <w:szCs w:val="24"/>
          <w:lang w:val="en-US"/>
        </w:rPr>
        <w:t xml:space="preserve"> effects of mulch treatments were increases in soil moisture and </w:t>
      </w:r>
      <w:r w:rsidR="47BF2585" w:rsidRPr="002C3867">
        <w:rPr>
          <w:sz w:val="24"/>
          <w:szCs w:val="24"/>
          <w:lang w:val="en-US"/>
        </w:rPr>
        <w:t>a</w:t>
      </w:r>
      <w:r w:rsidRPr="002C3867">
        <w:rPr>
          <w:sz w:val="24"/>
          <w:szCs w:val="24"/>
          <w:lang w:val="en-US"/>
        </w:rPr>
        <w:t xml:space="preserve"> reduction in cover of </w:t>
      </w:r>
      <w:r w:rsidR="137CCB76" w:rsidRPr="002C3867">
        <w:rPr>
          <w:i/>
          <w:iCs/>
          <w:sz w:val="24"/>
          <w:szCs w:val="24"/>
          <w:lang w:val="en-US"/>
        </w:rPr>
        <w:t>O. parryi</w:t>
      </w:r>
      <w:r w:rsidR="137CCB76" w:rsidRPr="002C3867">
        <w:rPr>
          <w:sz w:val="24"/>
          <w:szCs w:val="24"/>
          <w:lang w:val="en-US"/>
        </w:rPr>
        <w:t xml:space="preserve"> </w:t>
      </w:r>
      <w:r w:rsidRPr="002C3867">
        <w:rPr>
          <w:sz w:val="24"/>
          <w:szCs w:val="24"/>
          <w:lang w:val="en-US"/>
        </w:rPr>
        <w:t>(</w:t>
      </w:r>
      <w:r w:rsidR="137CCB76" w:rsidRPr="002C3867">
        <w:rPr>
          <w:b/>
          <w:bCs/>
          <w:sz w:val="24"/>
          <w:szCs w:val="24"/>
          <w:lang w:val="en-US"/>
        </w:rPr>
        <w:t>Figs. S1</w:t>
      </w:r>
      <w:r w:rsidR="0674978B" w:rsidRPr="002C3867">
        <w:rPr>
          <w:b/>
          <w:bCs/>
          <w:sz w:val="24"/>
          <w:szCs w:val="24"/>
          <w:lang w:val="en-US"/>
        </w:rPr>
        <w:t>, S3</w:t>
      </w:r>
      <w:r w:rsidR="0674978B" w:rsidRPr="002C3867">
        <w:rPr>
          <w:sz w:val="24"/>
          <w:szCs w:val="24"/>
          <w:lang w:val="en-US"/>
        </w:rPr>
        <w:t>)</w:t>
      </w:r>
      <w:r w:rsidRPr="002C3867">
        <w:rPr>
          <w:sz w:val="24"/>
          <w:szCs w:val="24"/>
          <w:lang w:val="en-US"/>
        </w:rPr>
        <w:t xml:space="preserve">. On the other hand, biochar increased total soil C, DOC, the </w:t>
      </w:r>
      <w:proofErr w:type="gramStart"/>
      <w:r w:rsidRPr="002C3867">
        <w:rPr>
          <w:sz w:val="24"/>
          <w:szCs w:val="24"/>
          <w:lang w:val="en-US"/>
        </w:rPr>
        <w:t>C:N</w:t>
      </w:r>
      <w:proofErr w:type="gramEnd"/>
      <w:r w:rsidRPr="002C3867">
        <w:rPr>
          <w:sz w:val="24"/>
          <w:szCs w:val="24"/>
          <w:lang w:val="en-US"/>
        </w:rPr>
        <w:t>, and reduced net nitrification. The combined treatments (mulch + biochar) had unique soil and plant responses, enhancing the richness and evenness of soil bacterial and archaeal communities compared to control plots (</w:t>
      </w:r>
      <w:r w:rsidRPr="002C3867">
        <w:rPr>
          <w:b/>
          <w:bCs/>
          <w:sz w:val="24"/>
          <w:szCs w:val="24"/>
          <w:lang w:val="en-US"/>
        </w:rPr>
        <w:t>Fig</w:t>
      </w:r>
      <w:r w:rsidR="0674978B" w:rsidRPr="002C3867">
        <w:rPr>
          <w:b/>
          <w:bCs/>
          <w:sz w:val="24"/>
          <w:szCs w:val="24"/>
          <w:lang w:val="en-US"/>
        </w:rPr>
        <w:t>.</w:t>
      </w:r>
      <w:r w:rsidRPr="002C3867">
        <w:rPr>
          <w:b/>
          <w:bCs/>
          <w:sz w:val="24"/>
          <w:szCs w:val="24"/>
          <w:lang w:val="en-US"/>
        </w:rPr>
        <w:t xml:space="preserve"> </w:t>
      </w:r>
      <w:r w:rsidR="0674978B" w:rsidRPr="002C3867">
        <w:rPr>
          <w:b/>
          <w:bCs/>
          <w:sz w:val="24"/>
          <w:szCs w:val="24"/>
          <w:lang w:val="en-US"/>
        </w:rPr>
        <w:t>2</w:t>
      </w:r>
      <w:r w:rsidRPr="002C3867">
        <w:rPr>
          <w:sz w:val="24"/>
          <w:szCs w:val="24"/>
          <w:lang w:val="en-US"/>
        </w:rPr>
        <w:t xml:space="preserve">). This increased microbial diversity is linked to improved nutrient cycling, crucial for plant recovery after fires </w:t>
      </w:r>
      <w:r w:rsidR="5459D6A1" w:rsidRPr="002C3867">
        <w:rPr>
          <w:sz w:val="24"/>
          <w:szCs w:val="24"/>
        </w:rPr>
        <w:fldChar w:fldCharType="begin"/>
      </w:r>
      <w:r w:rsidR="00FD157D">
        <w:rPr>
          <w:sz w:val="24"/>
          <w:szCs w:val="24"/>
        </w:rPr>
        <w:instrText xml:space="preserve"> ADDIN EN.CITE &lt;EndNote&gt;&lt;Cite&gt;&lt;Author&gt;Bouskill&lt;/Author&gt;&lt;Year&gt;2022&lt;/Year&gt;&lt;RecNum&gt;368&lt;/RecNum&gt;&lt;DisplayText&gt;(Bouskill et al., 2022)&lt;/DisplayText&gt;&lt;record&gt;&lt;rec-number&gt;368&lt;/rec-number&gt;&lt;foreign-keys&gt;&lt;key app="EN" db-id="psp5wa0pi9f5weevsxkxzdekszp2z090pt9e" timestamp="1733427637"&gt;368&lt;/key&gt;&lt;/foreign-keys&gt;&lt;ref-type name="Journal Article"&gt;17&lt;/ref-type&gt;&lt;contributors&gt;&lt;authors&gt;&lt;author&gt;Bouskill, Nicholas J&lt;/author&gt;&lt;author&gt;Mekonnen, Zelalem&lt;/author&gt;&lt;author&gt;Zhu, Qing&lt;/author&gt;&lt;author&gt;Grant, Robert&lt;/author&gt;&lt;author&gt;Riley, William J&lt;/author&gt;&lt;/authors&gt;&lt;/contributors&gt;&lt;titles&gt;&lt;title&gt;Microbial contribution to post-fire tundra ecosystem recovery over the 21st century&lt;/title&gt;&lt;secondary-title&gt;Communications Earth &amp;amp; Environment&lt;/secondary-title&gt;&lt;/titles&gt;&lt;periodical&gt;&lt;full-title&gt;Communications Earth &amp;amp; Environment&lt;/full-title&gt;&lt;/periodical&gt;&lt;pages&gt;26&lt;/pages&gt;&lt;volume&gt;3&lt;/volume&gt;&lt;number&gt;1&lt;/number&gt;&lt;dates&gt;&lt;year&gt;2022&lt;/year&gt;&lt;/dates&gt;&lt;isbn&gt;2662-4435&lt;/isbn&gt;&lt;urls&gt;&lt;/urls&gt;&lt;/record&gt;&lt;/Cite&gt;&lt;/EndNote&gt;</w:instrText>
      </w:r>
      <w:r w:rsidR="5459D6A1" w:rsidRPr="002C3867">
        <w:rPr>
          <w:sz w:val="24"/>
          <w:szCs w:val="24"/>
        </w:rPr>
        <w:fldChar w:fldCharType="separate"/>
      </w:r>
      <w:r w:rsidR="00FD157D">
        <w:rPr>
          <w:noProof/>
          <w:sz w:val="24"/>
          <w:szCs w:val="24"/>
        </w:rPr>
        <w:t>(</w:t>
      </w:r>
      <w:hyperlink w:anchor="_ENREF_19" w:tooltip="Bouskill, 2022 #368" w:history="1">
        <w:r w:rsidR="001860FD" w:rsidRPr="001860FD">
          <w:rPr>
            <w:rStyle w:val="Hyperlink"/>
          </w:rPr>
          <w:t>Bouskill et al., 2022</w:t>
        </w:r>
      </w:hyperlink>
      <w:r w:rsidR="00FD157D">
        <w:rPr>
          <w:noProof/>
          <w:sz w:val="24"/>
          <w:szCs w:val="24"/>
        </w:rPr>
        <w:t>)</w:t>
      </w:r>
      <w:r w:rsidR="5459D6A1" w:rsidRPr="002C3867">
        <w:rPr>
          <w:sz w:val="24"/>
          <w:szCs w:val="24"/>
        </w:rPr>
        <w:fldChar w:fldCharType="end"/>
      </w:r>
      <w:r w:rsidRPr="002C3867">
        <w:rPr>
          <w:sz w:val="24"/>
          <w:szCs w:val="24"/>
          <w:lang w:val="en-US"/>
        </w:rPr>
        <w:t xml:space="preserve">, and especially shallowly rooted </w:t>
      </w:r>
      <w:r w:rsidR="554E31B8" w:rsidRPr="002C3867">
        <w:rPr>
          <w:sz w:val="24"/>
          <w:szCs w:val="24"/>
          <w:lang w:val="en-US"/>
        </w:rPr>
        <w:t xml:space="preserve">keystone </w:t>
      </w:r>
      <w:r w:rsidRPr="002C3867">
        <w:rPr>
          <w:sz w:val="24"/>
          <w:szCs w:val="24"/>
          <w:lang w:val="en-US"/>
        </w:rPr>
        <w:t xml:space="preserve">species </w:t>
      </w:r>
      <w:r w:rsidR="554E31B8" w:rsidRPr="002C3867">
        <w:rPr>
          <w:sz w:val="24"/>
          <w:szCs w:val="24"/>
          <w:lang w:val="en-US"/>
        </w:rPr>
        <w:t>like</w:t>
      </w:r>
      <w:r w:rsidRPr="002C3867">
        <w:rPr>
          <w:sz w:val="24"/>
          <w:szCs w:val="24"/>
          <w:lang w:val="en-US"/>
        </w:rPr>
        <w:t xml:space="preserve"> </w:t>
      </w:r>
      <w:r w:rsidRPr="002C3867">
        <w:rPr>
          <w:i/>
          <w:iCs/>
          <w:sz w:val="24"/>
          <w:szCs w:val="24"/>
          <w:lang w:val="en-US"/>
        </w:rPr>
        <w:t>V. scoparium</w:t>
      </w:r>
      <w:r w:rsidRPr="002C3867">
        <w:rPr>
          <w:sz w:val="24"/>
          <w:szCs w:val="24"/>
          <w:lang w:val="en-US"/>
        </w:rPr>
        <w:t>. Additionally, the higher soil carbon concentrations from the mulch and biochar treatment likely fostered beneficial microbial activity</w:t>
      </w:r>
      <w:r w:rsidR="038BA2BD" w:rsidRPr="002C3867">
        <w:rPr>
          <w:sz w:val="24"/>
          <w:szCs w:val="24"/>
          <w:lang w:val="en-US"/>
        </w:rPr>
        <w:t xml:space="preserve"> including increased bacterial diversity and relative abundance of nitrifiers (</w:t>
      </w:r>
      <w:r w:rsidR="038BA2BD" w:rsidRPr="002C3867">
        <w:rPr>
          <w:b/>
          <w:bCs/>
          <w:sz w:val="24"/>
          <w:szCs w:val="24"/>
          <w:lang w:val="en-US"/>
        </w:rPr>
        <w:t>Fig. 5</w:t>
      </w:r>
      <w:r w:rsidR="038BA2BD" w:rsidRPr="002C3867">
        <w:rPr>
          <w:sz w:val="24"/>
          <w:szCs w:val="24"/>
          <w:lang w:val="en-US"/>
        </w:rPr>
        <w:t xml:space="preserve">). </w:t>
      </w:r>
      <w:r w:rsidR="39CAE4F6" w:rsidRPr="002C3867">
        <w:rPr>
          <w:sz w:val="24"/>
          <w:szCs w:val="24"/>
          <w:lang w:val="en-US"/>
        </w:rPr>
        <w:t xml:space="preserve">These are likely </w:t>
      </w:r>
      <w:r w:rsidR="4BDAFAC0" w:rsidRPr="002C3867">
        <w:rPr>
          <w:sz w:val="24"/>
          <w:szCs w:val="24"/>
          <w:lang w:val="en-US"/>
        </w:rPr>
        <w:t>indirect effect</w:t>
      </w:r>
      <w:r w:rsidR="39CAE4F6" w:rsidRPr="002C3867">
        <w:rPr>
          <w:sz w:val="24"/>
          <w:szCs w:val="24"/>
          <w:lang w:val="en-US"/>
        </w:rPr>
        <w:t xml:space="preserve">s for the nitrifiers </w:t>
      </w:r>
      <w:r w:rsidR="2F308F64" w:rsidRPr="002C3867">
        <w:rPr>
          <w:sz w:val="24"/>
          <w:szCs w:val="24"/>
          <w:lang w:val="en-US"/>
        </w:rPr>
        <w:t>given their likely autotrophic metabolism</w:t>
      </w:r>
      <w:r w:rsidRPr="002C3867">
        <w:rPr>
          <w:sz w:val="24"/>
          <w:szCs w:val="24"/>
          <w:lang w:val="en-US"/>
        </w:rPr>
        <w:t xml:space="preserve">. </w:t>
      </w:r>
      <w:r w:rsidR="2E8EE716" w:rsidRPr="002C3867">
        <w:rPr>
          <w:sz w:val="24"/>
          <w:szCs w:val="24"/>
          <w:lang w:val="en-US"/>
        </w:rPr>
        <w:t>Regardless</w:t>
      </w:r>
      <w:r w:rsidR="3F62FE6F" w:rsidRPr="002C3867">
        <w:rPr>
          <w:sz w:val="24"/>
          <w:szCs w:val="24"/>
          <w:lang w:val="en-US"/>
        </w:rPr>
        <w:t xml:space="preserve">, soil amendments play an important role </w:t>
      </w:r>
      <w:r w:rsidRPr="002C3867">
        <w:rPr>
          <w:sz w:val="24"/>
          <w:szCs w:val="24"/>
          <w:lang w:val="en-US"/>
        </w:rPr>
        <w:t xml:space="preserve">in post-fire soil rehabilitation, making them valuable tools for managers dealing with frequent and severe disturbances in forest and shrubland systems </w:t>
      </w:r>
      <w:r w:rsidR="5459D6A1" w:rsidRPr="002C3867">
        <w:rPr>
          <w:sz w:val="24"/>
          <w:szCs w:val="24"/>
        </w:rPr>
        <w:fldChar w:fldCharType="begin"/>
      </w:r>
      <w:r w:rsidR="00FD157D">
        <w:rPr>
          <w:sz w:val="24"/>
          <w:szCs w:val="24"/>
        </w:rPr>
        <w:instrText xml:space="preserve"> ADDIN EN.CITE &lt;EndNote&gt;&lt;Cite&gt;&lt;Author&gt;Rhoades&lt;/Author&gt;&lt;Year&gt;2017&lt;/Year&gt;&lt;RecNum&gt;308&lt;/RecNum&gt;&lt;DisplayText&gt;(Rhoades et al., 2017; Schuler, 2021)&lt;/DisplayText&gt;&lt;record&gt;&lt;rec-number&gt;308&lt;/rec-number&gt;&lt;foreign-keys&gt;&lt;key app="EN" db-id="psp5wa0pi9f5weevsxkxzdekszp2z090pt9e" timestamp="1733423712"&gt;308&lt;/key&gt;&lt;/foreign-keys&gt;&lt;ref-type name="Journal Article"&gt;17&lt;/ref-type&gt;&lt;contributors&gt;&lt;authors&gt;&lt;author&gt;Rhoades, Charles C&lt;/author&gt;&lt;author&gt;Minatre, Kerri L&lt;/author&gt;&lt;author&gt;Pierson, Derek N&lt;/author&gt;&lt;author&gt;Fegel, Timothy S&lt;/author&gt;&lt;author&gt;Cotrufo, M Francesca&lt;/author&gt;&lt;author&gt;Kelly, Eugene F&lt;/author&gt;&lt;/authors&gt;&lt;/contributors&gt;&lt;titles&gt;&lt;title&gt;Examining the Potential of Forest Residue</w:instrText>
      </w:r>
      <w:r w:rsidR="00FD157D">
        <w:rPr>
          <w:rFonts w:ascii="Cambria Math" w:hAnsi="Cambria Math" w:cs="Cambria Math"/>
          <w:sz w:val="24"/>
          <w:szCs w:val="24"/>
        </w:rPr>
        <w:instrText>‐</w:instrText>
      </w:r>
      <w:r w:rsidR="00FD157D">
        <w:rPr>
          <w:sz w:val="24"/>
          <w:szCs w:val="24"/>
        </w:rPr>
        <w:instrText>Based Amendments for Post</w:instrText>
      </w:r>
      <w:r w:rsidR="00FD157D">
        <w:rPr>
          <w:rFonts w:ascii="Cambria Math" w:hAnsi="Cambria Math" w:cs="Cambria Math"/>
          <w:sz w:val="24"/>
          <w:szCs w:val="24"/>
        </w:rPr>
        <w:instrText>‐</w:instrText>
      </w:r>
      <w:r w:rsidR="00FD157D">
        <w:rPr>
          <w:sz w:val="24"/>
          <w:szCs w:val="24"/>
        </w:rPr>
        <w:instrText>Wildfire Rehabilitation in Colorado, USA&lt;/title&gt;&lt;secondary-title&gt;Scientifica&lt;/secondary-title&gt;&lt;/titles&gt;&lt;periodical&gt;&lt;full-title&gt;Scientifica&lt;/full-title&gt;&lt;/periodical&gt;&lt;pages&gt;4758316&lt;/pages&gt;&lt;volume&gt;2017&lt;/volume&gt;&lt;number&gt;1&lt;/number&gt;&lt;dates&gt;&lt;year&gt;2017&lt;/year&gt;&lt;/dates&gt;&lt;isbn&gt;2090-908X&lt;/isbn&gt;&lt;urls&gt;&lt;/urls&gt;&lt;/record&gt;&lt;/Cite&gt;&lt;Cite&gt;&lt;Author&gt;Schuler&lt;/Author&gt;&lt;Year&gt;2021&lt;/Year&gt;&lt;RecNum&gt;407&lt;/RecNum&gt;&lt;record&gt;&lt;rec-number&gt;407&lt;/rec-number&gt;&lt;foreign-keys&gt;&lt;key app="EN" db-id="psp5wa0pi9f5weevsxkxzdekszp2z090pt9e" timestamp="1733692996"&gt;407&lt;/key&gt;&lt;/foreign-keys&gt;&lt;ref-type name="Book"&gt;6&lt;/ref-type&gt;&lt;contributors&gt;&lt;authors&gt;&lt;author&gt;Schuler, Sabrina Marie&lt;/author&gt;&lt;/authors&gt;&lt;/contributors&gt;&lt;titles&gt;&lt;title&gt;Fire Effects on Soil Properties: Amending Post-Fire Soils with Native Microbial Communities and Biochar to Improve Sagebrush Performance&lt;/title&gt;&lt;/titles&gt;&lt;dates&gt;&lt;year&gt;2021&lt;/year&gt;&lt;/dates&gt;&lt;publisher&gt;Boise State University&lt;/publisher&gt;&lt;isbn&gt;9798209881261&lt;/isbn&gt;&lt;urls&gt;&lt;/urls&gt;&lt;/record&gt;&lt;/Cite&gt;&lt;/EndNote&gt;</w:instrText>
      </w:r>
      <w:r w:rsidR="5459D6A1" w:rsidRPr="002C3867">
        <w:rPr>
          <w:sz w:val="24"/>
          <w:szCs w:val="24"/>
        </w:rPr>
        <w:fldChar w:fldCharType="separate"/>
      </w:r>
      <w:r w:rsidR="00FD157D">
        <w:rPr>
          <w:noProof/>
          <w:sz w:val="24"/>
          <w:szCs w:val="24"/>
        </w:rPr>
        <w:t>(</w:t>
      </w:r>
      <w:hyperlink w:anchor="_ENREF_111" w:tooltip="Rhoades, 2017 #308" w:history="1">
        <w:r w:rsidR="001860FD" w:rsidRPr="001860FD">
          <w:rPr>
            <w:rStyle w:val="Hyperlink"/>
          </w:rPr>
          <w:t>Rhoades et al., 2017</w:t>
        </w:r>
      </w:hyperlink>
      <w:r w:rsidR="00FD157D">
        <w:rPr>
          <w:noProof/>
          <w:sz w:val="24"/>
          <w:szCs w:val="24"/>
        </w:rPr>
        <w:t xml:space="preserve">; </w:t>
      </w:r>
      <w:hyperlink w:anchor="_ENREF_123" w:tooltip="Schuler, 2021 #407" w:history="1">
        <w:r w:rsidR="001860FD" w:rsidRPr="001860FD">
          <w:rPr>
            <w:rStyle w:val="Hyperlink"/>
          </w:rPr>
          <w:t>Schuler, 2021</w:t>
        </w:r>
      </w:hyperlink>
      <w:r w:rsidR="00FD157D">
        <w:rPr>
          <w:noProof/>
          <w:sz w:val="24"/>
          <w:szCs w:val="24"/>
        </w:rPr>
        <w:t>)</w:t>
      </w:r>
      <w:r w:rsidR="5459D6A1" w:rsidRPr="002C3867">
        <w:rPr>
          <w:sz w:val="24"/>
          <w:szCs w:val="24"/>
        </w:rPr>
        <w:fldChar w:fldCharType="end"/>
      </w:r>
      <w:r w:rsidRPr="002C3867">
        <w:rPr>
          <w:sz w:val="24"/>
          <w:szCs w:val="24"/>
          <w:lang w:val="en-US"/>
        </w:rPr>
        <w:t>.</w:t>
      </w:r>
    </w:p>
    <w:p w14:paraId="6F921D22" w14:textId="3370FE82" w:rsidR="001769E1" w:rsidRPr="002C3867" w:rsidRDefault="0026022E" w:rsidP="5459D6A1">
      <w:pPr>
        <w:spacing w:after="240" w:line="360" w:lineRule="auto"/>
        <w:rPr>
          <w:sz w:val="24"/>
          <w:szCs w:val="24"/>
          <w:lang w:val="en-US"/>
        </w:rPr>
      </w:pPr>
      <w:r w:rsidRPr="002C3867">
        <w:rPr>
          <w:sz w:val="24"/>
          <w:szCs w:val="24"/>
          <w:lang w:val="en-US"/>
        </w:rPr>
        <w:t xml:space="preserve">Sorting microbial species into functional groups or summarizing their diversity provides valuable insights into </w:t>
      </w:r>
      <w:r w:rsidR="00FC1073" w:rsidRPr="002C3867">
        <w:rPr>
          <w:sz w:val="24"/>
          <w:szCs w:val="24"/>
          <w:lang w:val="en-US"/>
        </w:rPr>
        <w:t xml:space="preserve">the </w:t>
      </w:r>
      <w:r w:rsidR="001769E1" w:rsidRPr="002C3867">
        <w:rPr>
          <w:sz w:val="24"/>
          <w:szCs w:val="24"/>
          <w:lang w:val="en-US"/>
        </w:rPr>
        <w:t xml:space="preserve">direct </w:t>
      </w:r>
      <w:r w:rsidRPr="002C3867">
        <w:rPr>
          <w:sz w:val="24"/>
          <w:szCs w:val="24"/>
          <w:lang w:val="en-US"/>
        </w:rPr>
        <w:t>effects of soil amendment treatments on microbes critical for ecosystem recovery</w:t>
      </w:r>
      <w:r w:rsidR="00984BDC" w:rsidRPr="002C3867">
        <w:rPr>
          <w:sz w:val="24"/>
          <w:szCs w:val="24"/>
          <w:lang w:val="en-US"/>
        </w:rPr>
        <w:t xml:space="preserve"> (</w:t>
      </w:r>
      <w:r w:rsidR="00984BDC" w:rsidRPr="002C3867">
        <w:rPr>
          <w:b/>
          <w:bCs/>
          <w:sz w:val="24"/>
          <w:szCs w:val="24"/>
          <w:lang w:val="en-US"/>
        </w:rPr>
        <w:t>Fig</w:t>
      </w:r>
      <w:r w:rsidR="00D13A07" w:rsidRPr="002C3867">
        <w:rPr>
          <w:b/>
          <w:bCs/>
          <w:sz w:val="24"/>
          <w:szCs w:val="24"/>
          <w:lang w:val="en-US"/>
        </w:rPr>
        <w:t>s</w:t>
      </w:r>
      <w:r w:rsidR="00984BDC" w:rsidRPr="002C3867">
        <w:rPr>
          <w:b/>
          <w:bCs/>
          <w:sz w:val="24"/>
          <w:szCs w:val="24"/>
          <w:lang w:val="en-US"/>
        </w:rPr>
        <w:t>.</w:t>
      </w:r>
      <w:r w:rsidR="00D13A07" w:rsidRPr="002C3867">
        <w:rPr>
          <w:b/>
          <w:bCs/>
          <w:sz w:val="24"/>
          <w:szCs w:val="24"/>
          <w:lang w:val="en-US"/>
        </w:rPr>
        <w:t xml:space="preserve"> 5, 8</w:t>
      </w:r>
      <w:r w:rsidR="00D13A07" w:rsidRPr="002C3867">
        <w:rPr>
          <w:sz w:val="24"/>
          <w:szCs w:val="24"/>
          <w:lang w:val="en-US"/>
        </w:rPr>
        <w:t>)</w:t>
      </w:r>
      <w:r w:rsidRPr="002C3867">
        <w:rPr>
          <w:sz w:val="24"/>
          <w:szCs w:val="24"/>
          <w:lang w:val="en-US"/>
        </w:rPr>
        <w:t xml:space="preserve">. </w:t>
      </w:r>
      <w:r w:rsidR="00131CD1" w:rsidRPr="002C3867">
        <w:rPr>
          <w:sz w:val="24"/>
          <w:szCs w:val="24"/>
          <w:lang w:val="en-US"/>
        </w:rPr>
        <w:t>In fact, o</w:t>
      </w:r>
      <w:r w:rsidRPr="002C3867">
        <w:rPr>
          <w:sz w:val="24"/>
          <w:szCs w:val="24"/>
          <w:lang w:val="en-US"/>
        </w:rPr>
        <w:t>ur analys</w:t>
      </w:r>
      <w:r w:rsidR="00131CD1" w:rsidRPr="002C3867">
        <w:rPr>
          <w:sz w:val="24"/>
          <w:szCs w:val="24"/>
          <w:lang w:val="en-US"/>
        </w:rPr>
        <w:t>e</w:t>
      </w:r>
      <w:r w:rsidRPr="002C3867">
        <w:rPr>
          <w:sz w:val="24"/>
          <w:szCs w:val="24"/>
          <w:lang w:val="en-US"/>
        </w:rPr>
        <w:t xml:space="preserve">s </w:t>
      </w:r>
      <w:r w:rsidR="00131CD1" w:rsidRPr="002C3867">
        <w:rPr>
          <w:sz w:val="24"/>
          <w:szCs w:val="24"/>
          <w:lang w:val="en-US"/>
        </w:rPr>
        <w:t>show</w:t>
      </w:r>
      <w:r w:rsidRPr="002C3867">
        <w:rPr>
          <w:sz w:val="24"/>
          <w:szCs w:val="24"/>
          <w:lang w:val="en-US"/>
        </w:rPr>
        <w:t xml:space="preserve"> that </w:t>
      </w:r>
      <w:r w:rsidR="00B3681E" w:rsidRPr="002C3867">
        <w:rPr>
          <w:sz w:val="24"/>
          <w:szCs w:val="24"/>
          <w:lang w:val="en-US"/>
        </w:rPr>
        <w:t xml:space="preserve">summaries of </w:t>
      </w:r>
      <w:r w:rsidR="009841DF" w:rsidRPr="002C3867">
        <w:rPr>
          <w:sz w:val="24"/>
          <w:szCs w:val="24"/>
          <w:lang w:val="en-US"/>
        </w:rPr>
        <w:t xml:space="preserve">microbial </w:t>
      </w:r>
      <w:r w:rsidRPr="002C3867">
        <w:rPr>
          <w:sz w:val="24"/>
          <w:szCs w:val="24"/>
          <w:lang w:val="en-US"/>
        </w:rPr>
        <w:t xml:space="preserve">diversity </w:t>
      </w:r>
      <w:r w:rsidR="009841DF" w:rsidRPr="002C3867">
        <w:rPr>
          <w:sz w:val="24"/>
          <w:szCs w:val="24"/>
          <w:lang w:val="en-US"/>
        </w:rPr>
        <w:t>or</w:t>
      </w:r>
      <w:r w:rsidRPr="002C3867">
        <w:rPr>
          <w:sz w:val="24"/>
          <w:szCs w:val="24"/>
          <w:lang w:val="en-US"/>
        </w:rPr>
        <w:t xml:space="preserve"> </w:t>
      </w:r>
      <w:r w:rsidR="009841DF" w:rsidRPr="002C3867">
        <w:rPr>
          <w:sz w:val="24"/>
          <w:szCs w:val="24"/>
          <w:lang w:val="en-US"/>
        </w:rPr>
        <w:t xml:space="preserve">relative abundance of key </w:t>
      </w:r>
      <w:r w:rsidRPr="002C3867">
        <w:rPr>
          <w:sz w:val="24"/>
          <w:szCs w:val="24"/>
          <w:lang w:val="en-US"/>
        </w:rPr>
        <w:t xml:space="preserve">functional groups responded more </w:t>
      </w:r>
      <w:r w:rsidR="00AD552E" w:rsidRPr="002C3867">
        <w:rPr>
          <w:sz w:val="24"/>
          <w:szCs w:val="24"/>
          <w:lang w:val="en-US"/>
        </w:rPr>
        <w:t>directly</w:t>
      </w:r>
      <w:r w:rsidR="00D13A07" w:rsidRPr="002C3867">
        <w:rPr>
          <w:sz w:val="24"/>
          <w:szCs w:val="24"/>
          <w:lang w:val="en-US"/>
        </w:rPr>
        <w:t xml:space="preserve"> </w:t>
      </w:r>
      <w:r w:rsidRPr="002C3867">
        <w:rPr>
          <w:sz w:val="24"/>
          <w:szCs w:val="24"/>
          <w:lang w:val="en-US"/>
        </w:rPr>
        <w:t xml:space="preserve">to the treatments </w:t>
      </w:r>
      <w:proofErr w:type="gramStart"/>
      <w:r w:rsidRPr="002C3867">
        <w:rPr>
          <w:sz w:val="24"/>
          <w:szCs w:val="24"/>
          <w:lang w:val="en-US"/>
        </w:rPr>
        <w:t xml:space="preserve">than </w:t>
      </w:r>
      <w:r w:rsidR="00266A95" w:rsidRPr="002C3867">
        <w:rPr>
          <w:sz w:val="24"/>
          <w:szCs w:val="24"/>
          <w:lang w:val="en-US"/>
        </w:rPr>
        <w:t>did</w:t>
      </w:r>
      <w:proofErr w:type="gramEnd"/>
      <w:r w:rsidR="00266A95" w:rsidRPr="002C3867">
        <w:rPr>
          <w:sz w:val="24"/>
          <w:szCs w:val="24"/>
          <w:lang w:val="en-US"/>
        </w:rPr>
        <w:t xml:space="preserve"> </w:t>
      </w:r>
      <w:r w:rsidRPr="002C3867">
        <w:rPr>
          <w:sz w:val="24"/>
          <w:szCs w:val="24"/>
          <w:lang w:val="en-US"/>
        </w:rPr>
        <w:t xml:space="preserve">the microbial </w:t>
      </w:r>
      <w:proofErr w:type="gramStart"/>
      <w:r w:rsidRPr="002C3867">
        <w:rPr>
          <w:sz w:val="24"/>
          <w:szCs w:val="24"/>
          <w:lang w:val="en-US"/>
        </w:rPr>
        <w:t>community as a whole</w:t>
      </w:r>
      <w:proofErr w:type="gramEnd"/>
      <w:r w:rsidRPr="002C3867">
        <w:rPr>
          <w:sz w:val="24"/>
          <w:szCs w:val="24"/>
          <w:lang w:val="en-US"/>
        </w:rPr>
        <w:t xml:space="preserve"> (</w:t>
      </w:r>
      <w:r w:rsidRPr="002C3867">
        <w:rPr>
          <w:b/>
          <w:bCs/>
          <w:sz w:val="24"/>
          <w:szCs w:val="24"/>
          <w:lang w:val="en-US"/>
        </w:rPr>
        <w:t>Fig. 2b</w:t>
      </w:r>
      <w:r w:rsidRPr="002C3867">
        <w:rPr>
          <w:sz w:val="24"/>
          <w:szCs w:val="24"/>
          <w:lang w:val="en-US"/>
        </w:rPr>
        <w:t xml:space="preserve">). </w:t>
      </w:r>
      <w:proofErr w:type="gramStart"/>
      <w:r w:rsidRPr="002C3867">
        <w:rPr>
          <w:sz w:val="24"/>
          <w:szCs w:val="24"/>
          <w:lang w:val="en-US"/>
        </w:rPr>
        <w:t>In particular, biochar</w:t>
      </w:r>
      <w:proofErr w:type="gramEnd"/>
      <w:r w:rsidRPr="002C3867">
        <w:rPr>
          <w:sz w:val="24"/>
          <w:szCs w:val="24"/>
          <w:lang w:val="en-US"/>
        </w:rPr>
        <w:t xml:space="preserve"> was associated with increased nitrifier </w:t>
      </w:r>
      <w:r w:rsidR="003E49F1" w:rsidRPr="002C3867">
        <w:rPr>
          <w:sz w:val="24"/>
          <w:szCs w:val="24"/>
          <w:lang w:val="en-US"/>
        </w:rPr>
        <w:t xml:space="preserve">and EMF </w:t>
      </w:r>
      <w:r w:rsidRPr="002C3867">
        <w:rPr>
          <w:sz w:val="24"/>
          <w:szCs w:val="24"/>
          <w:lang w:val="en-US"/>
        </w:rPr>
        <w:t>relative abundance in both random forest models and SEMs</w:t>
      </w:r>
      <w:r w:rsidR="002F26EF" w:rsidRPr="002C3867">
        <w:rPr>
          <w:sz w:val="24"/>
          <w:szCs w:val="24"/>
          <w:lang w:val="en-US"/>
        </w:rPr>
        <w:t xml:space="preserve"> (</w:t>
      </w:r>
      <w:r w:rsidR="002F26EF" w:rsidRPr="002C3867">
        <w:rPr>
          <w:b/>
          <w:bCs/>
          <w:sz w:val="24"/>
          <w:szCs w:val="24"/>
          <w:lang w:val="en-US"/>
        </w:rPr>
        <w:t>Figs. 5, 8</w:t>
      </w:r>
      <w:r w:rsidR="002F26EF" w:rsidRPr="002C3867">
        <w:rPr>
          <w:sz w:val="24"/>
          <w:szCs w:val="24"/>
          <w:lang w:val="en-US"/>
        </w:rPr>
        <w:t>)</w:t>
      </w:r>
      <w:r w:rsidRPr="002C3867">
        <w:rPr>
          <w:sz w:val="24"/>
          <w:szCs w:val="24"/>
          <w:lang w:val="en-US"/>
        </w:rPr>
        <w:t xml:space="preserve">. </w:t>
      </w:r>
      <w:r w:rsidR="003B037C" w:rsidRPr="002C3867">
        <w:rPr>
          <w:sz w:val="24"/>
          <w:szCs w:val="24"/>
          <w:lang w:val="en-US"/>
        </w:rPr>
        <w:t xml:space="preserve">These findings </w:t>
      </w:r>
      <w:r w:rsidR="00A80E95" w:rsidRPr="002C3867">
        <w:rPr>
          <w:sz w:val="24"/>
          <w:szCs w:val="24"/>
          <w:lang w:val="en-US"/>
        </w:rPr>
        <w:t>supplement</w:t>
      </w:r>
      <w:r w:rsidRPr="002C3867">
        <w:rPr>
          <w:sz w:val="24"/>
          <w:szCs w:val="24"/>
          <w:lang w:val="en-US"/>
        </w:rPr>
        <w:t xml:space="preserve"> previous studies that have documented </w:t>
      </w:r>
      <w:r w:rsidR="00A80E95" w:rsidRPr="002C3867">
        <w:rPr>
          <w:sz w:val="24"/>
          <w:szCs w:val="24"/>
          <w:lang w:val="en-US"/>
        </w:rPr>
        <w:t>contradictory</w:t>
      </w:r>
      <w:r w:rsidRPr="002C3867">
        <w:rPr>
          <w:sz w:val="24"/>
          <w:szCs w:val="24"/>
          <w:lang w:val="en-US"/>
        </w:rPr>
        <w:t xml:space="preserve"> effects of biochar on nitrifier abundance and activity</w:t>
      </w:r>
      <w:r w:rsidR="007A1D75" w:rsidRPr="002C3867">
        <w:rPr>
          <w:sz w:val="24"/>
          <w:szCs w:val="24"/>
          <w:lang w:val="en-US"/>
        </w:rPr>
        <w:t xml:space="preserve"> </w:t>
      </w:r>
      <w:r w:rsidR="007A1D75" w:rsidRPr="002C3867">
        <w:rPr>
          <w:sz w:val="24"/>
          <w:szCs w:val="24"/>
          <w:lang w:val="en-US"/>
        </w:rPr>
        <w:fldChar w:fldCharType="begin">
          <w:fldData xml:space="preserve">PEVuZE5vdGU+PENpdGU+PEF1dGhvcj5SaG9hZGVzPC9BdXRob3I+PFllYXI+MjAxNzwvWWVhcj48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</w:fldData>
        </w:fldChar>
      </w:r>
      <w:r w:rsidR="00FD157D">
        <w:rPr>
          <w:sz w:val="24"/>
          <w:szCs w:val="24"/>
          <w:lang w:val="en-US"/>
        </w:rPr>
        <w:instrText xml:space="preserve"> ADDIN EN.CITE </w:instrText>
      </w:r>
      <w:r w:rsidR="00FD157D">
        <w:rPr>
          <w:sz w:val="24"/>
          <w:szCs w:val="24"/>
          <w:lang w:val="en-US"/>
        </w:rPr>
        <w:fldChar w:fldCharType="begin">
          <w:fldData xml:space="preserve">PEVuZE5vdGU+PENpdGU+PEF1dGhvcj5SaG9hZGVzPC9BdXRob3I+PFllYXI+MjAxNzwvWWVhcj48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</w:fldData>
        </w:fldChar>
      </w:r>
      <w:r w:rsidR="00FD157D">
        <w:rPr>
          <w:sz w:val="24"/>
          <w:szCs w:val="24"/>
          <w:lang w:val="en-US"/>
        </w:rPr>
        <w:instrText xml:space="preserve"> ADDIN EN.CITE.DATA </w:instrText>
      </w:r>
      <w:r w:rsidR="00FD157D">
        <w:rPr>
          <w:sz w:val="24"/>
          <w:szCs w:val="24"/>
          <w:lang w:val="en-US"/>
        </w:rPr>
      </w:r>
      <w:r w:rsidR="00FD157D">
        <w:rPr>
          <w:sz w:val="24"/>
          <w:szCs w:val="24"/>
          <w:lang w:val="en-US"/>
        </w:rPr>
        <w:fldChar w:fldCharType="end"/>
      </w:r>
      <w:r w:rsidR="007A1D75" w:rsidRPr="002C3867">
        <w:rPr>
          <w:sz w:val="24"/>
          <w:szCs w:val="24"/>
          <w:lang w:val="en-US"/>
        </w:rPr>
      </w:r>
      <w:r w:rsidR="007A1D75" w:rsidRPr="002C3867">
        <w:rPr>
          <w:sz w:val="24"/>
          <w:szCs w:val="24"/>
          <w:lang w:val="en-US"/>
        </w:rPr>
        <w:fldChar w:fldCharType="separate"/>
      </w:r>
      <w:r w:rsidR="00FD157D">
        <w:rPr>
          <w:noProof/>
          <w:sz w:val="24"/>
          <w:szCs w:val="24"/>
          <w:lang w:val="en-US"/>
        </w:rPr>
        <w:t>(</w:t>
      </w:r>
      <w:hyperlink w:anchor="_ENREF_72" w:tooltip="Luo, 2016 #408" w:history="1">
        <w:r w:rsidR="001860FD" w:rsidRPr="001860FD">
          <w:rPr>
            <w:rStyle w:val="Hyperlink"/>
          </w:rPr>
          <w:t>Luo et al., 2016</w:t>
        </w:r>
      </w:hyperlink>
      <w:r w:rsidR="00FD157D">
        <w:rPr>
          <w:noProof/>
          <w:sz w:val="24"/>
          <w:szCs w:val="24"/>
          <w:lang w:val="en-US"/>
        </w:rPr>
        <w:t xml:space="preserve">; </w:t>
      </w:r>
      <w:hyperlink w:anchor="_ENREF_111" w:tooltip="Rhoades, 2017 #308" w:history="1">
        <w:r w:rsidR="001860FD" w:rsidRPr="001860FD">
          <w:rPr>
            <w:rStyle w:val="Hyperlink"/>
          </w:rPr>
          <w:t>Rhoades et al., 2017</w:t>
        </w:r>
      </w:hyperlink>
      <w:r w:rsidR="00FD157D">
        <w:rPr>
          <w:noProof/>
          <w:sz w:val="24"/>
          <w:szCs w:val="24"/>
          <w:lang w:val="en-US"/>
        </w:rPr>
        <w:t xml:space="preserve">; </w:t>
      </w:r>
      <w:hyperlink w:anchor="_ENREF_144" w:tooltip="Yu, 2021 #409" w:history="1">
        <w:r w:rsidR="001860FD" w:rsidRPr="001860FD">
          <w:rPr>
            <w:rStyle w:val="Hyperlink"/>
          </w:rPr>
          <w:t>Yu et al., 2021</w:t>
        </w:r>
      </w:hyperlink>
      <w:r w:rsidR="00FD157D">
        <w:rPr>
          <w:noProof/>
          <w:sz w:val="24"/>
          <w:szCs w:val="24"/>
          <w:lang w:val="en-US"/>
        </w:rPr>
        <w:t>)</w:t>
      </w:r>
      <w:r w:rsidR="007A1D75" w:rsidRPr="002C3867">
        <w:rPr>
          <w:sz w:val="24"/>
          <w:szCs w:val="24"/>
          <w:lang w:val="en-US"/>
        </w:rPr>
        <w:fldChar w:fldCharType="end"/>
      </w:r>
      <w:r w:rsidRPr="002C3867">
        <w:rPr>
          <w:sz w:val="24"/>
          <w:szCs w:val="24"/>
          <w:lang w:val="en-US"/>
        </w:rPr>
        <w:t xml:space="preserve">. </w:t>
      </w:r>
      <w:r w:rsidR="009757A3" w:rsidRPr="002C3867">
        <w:rPr>
          <w:sz w:val="24"/>
          <w:szCs w:val="24"/>
          <w:lang w:val="en-US"/>
        </w:rPr>
        <w:t>In our models</w:t>
      </w:r>
      <w:r w:rsidRPr="002C3867">
        <w:rPr>
          <w:sz w:val="24"/>
          <w:szCs w:val="24"/>
          <w:lang w:val="en-US"/>
        </w:rPr>
        <w:t xml:space="preserve">, </w:t>
      </w:r>
      <w:r w:rsidR="009757A3" w:rsidRPr="002C3867">
        <w:rPr>
          <w:sz w:val="24"/>
          <w:szCs w:val="24"/>
          <w:lang w:val="en-US"/>
        </w:rPr>
        <w:t xml:space="preserve">however, </w:t>
      </w:r>
      <w:r w:rsidRPr="002C3867">
        <w:rPr>
          <w:sz w:val="24"/>
          <w:szCs w:val="24"/>
          <w:lang w:val="en-US"/>
        </w:rPr>
        <w:t>biochar did not emerge as a</w:t>
      </w:r>
      <w:r w:rsidR="00F91DF1" w:rsidRPr="002C3867">
        <w:rPr>
          <w:sz w:val="24"/>
          <w:szCs w:val="24"/>
          <w:lang w:val="en-US"/>
        </w:rPr>
        <w:t>n</w:t>
      </w:r>
      <w:r w:rsidRPr="002C3867">
        <w:rPr>
          <w:sz w:val="24"/>
          <w:szCs w:val="24"/>
          <w:lang w:val="en-US"/>
        </w:rPr>
        <w:t xml:space="preserve"> </w:t>
      </w:r>
      <w:r w:rsidR="00CA11AD" w:rsidRPr="002C3867">
        <w:rPr>
          <w:sz w:val="24"/>
          <w:szCs w:val="24"/>
          <w:lang w:val="en-US"/>
        </w:rPr>
        <w:t>important</w:t>
      </w:r>
      <w:r w:rsidRPr="002C3867">
        <w:rPr>
          <w:sz w:val="24"/>
          <w:szCs w:val="24"/>
          <w:lang w:val="en-US"/>
        </w:rPr>
        <w:t xml:space="preserve"> predictor for fungal or bacterial/archaeal diversity,</w:t>
      </w:r>
      <w:r w:rsidR="009A46A4" w:rsidRPr="002C3867">
        <w:rPr>
          <w:sz w:val="24"/>
          <w:szCs w:val="24"/>
          <w:lang w:val="en-US"/>
        </w:rPr>
        <w:t xml:space="preserve"> which </w:t>
      </w:r>
      <w:r w:rsidR="5459D6A1" w:rsidRPr="002C3867">
        <w:rPr>
          <w:sz w:val="24"/>
          <w:szCs w:val="24"/>
          <w:lang w:val="en-US"/>
        </w:rPr>
        <w:t xml:space="preserve">is </w:t>
      </w:r>
      <w:r w:rsidR="009A46A4" w:rsidRPr="002C3867">
        <w:rPr>
          <w:sz w:val="24"/>
          <w:szCs w:val="24"/>
          <w:lang w:val="en-US"/>
        </w:rPr>
        <w:t xml:space="preserve">often affected by wildfire </w:t>
      </w:r>
      <w:r w:rsidR="00B5545E" w:rsidRPr="002C3867">
        <w:rPr>
          <w:sz w:val="24"/>
          <w:szCs w:val="24"/>
          <w:lang w:val="en-US"/>
        </w:rPr>
        <w:fldChar w:fldCharType="begin"/>
      </w:r>
      <w:r w:rsidR="00FD157D">
        <w:rPr>
          <w:sz w:val="24"/>
          <w:szCs w:val="24"/>
          <w:lang w:val="en-US"/>
        </w:rPr>
        <w:instrText xml:space="preserve"> ADDIN EN.CITE &lt;EndNote&gt;&lt;Cite&gt;&lt;Author&gt;Fox&lt;/Author&gt;&lt;Year&gt;2022&lt;/Year&gt;&lt;RecNum&gt;410&lt;/RecNum&gt;&lt;DisplayText&gt;(Fox et al., 2022)&lt;/DisplayText&gt;&lt;record&gt;&lt;rec-number&gt;410&lt;/rec-number&gt;&lt;foreign-keys&gt;&lt;key app="EN" db-id="psp5wa0pi9f5weevsxkxzdekszp2z090pt9e" timestamp="1733693471"&gt;410&lt;/key&gt;&lt;/foreign-keys&gt;&lt;ref-type name="Journal Article"&gt;17&lt;/ref-type&gt;&lt;contributors&gt;&lt;authors&gt;&lt;author&gt;Fox, Sam&lt;/author&gt;&lt;author&gt;Sikes, Benjamin A&lt;/author&gt;&lt;author&gt;Brown, Shawn P&lt;/author&gt;&lt;author&gt;Cripps, Cathy L&lt;/author&gt;&lt;author&gt;Glassman, Sydney I&lt;/author&gt;&lt;author&gt;Hughes, Karen&lt;/author&gt;&lt;author&gt;Semenova-Nelsen, Tatiana&lt;/author&gt;&lt;author&gt;Jumpponen, Ari&lt;/author&gt;&lt;/authors&gt;&lt;/contributors&gt;&lt;titles&gt;&lt;title&gt;Fire as a driver of fungal diversity—A synthesis of current knowledge&lt;/title&gt;&lt;secondary-title&gt;Mycologia&lt;/secondary-title&gt;&lt;/titles&gt;&lt;periodical&gt;&lt;full-title&gt;Mycologia&lt;/full-title&gt;&lt;/periodical&gt;&lt;pages&gt;215-241&lt;/pages&gt;&lt;volume&gt;114&lt;/volume&gt;&lt;number&gt;2&lt;/number&gt;&lt;dates&gt;&lt;year&gt;2022&lt;/year&gt;&lt;/dates&gt;&lt;isbn&gt;0027-5514&lt;/isbn&gt;&lt;urls&gt;&lt;/urls&gt;&lt;/record&gt;&lt;/Cite&gt;&lt;/EndNote&gt;</w:instrText>
      </w:r>
      <w:r w:rsidR="00B5545E" w:rsidRPr="002C3867">
        <w:rPr>
          <w:sz w:val="24"/>
          <w:szCs w:val="24"/>
          <w:lang w:val="en-US"/>
        </w:rPr>
        <w:fldChar w:fldCharType="separate"/>
      </w:r>
      <w:r w:rsidR="00FD157D">
        <w:rPr>
          <w:noProof/>
          <w:sz w:val="24"/>
          <w:szCs w:val="24"/>
          <w:lang w:val="en-US"/>
        </w:rPr>
        <w:t>(</w:t>
      </w:r>
      <w:hyperlink w:anchor="_ENREF_43" w:tooltip="Fox, 2022 #410" w:history="1">
        <w:r w:rsidR="001860FD" w:rsidRPr="001860FD">
          <w:rPr>
            <w:rStyle w:val="Hyperlink"/>
          </w:rPr>
          <w:t>Fox et al., 2022</w:t>
        </w:r>
      </w:hyperlink>
      <w:r w:rsidR="00FD157D">
        <w:rPr>
          <w:noProof/>
          <w:sz w:val="24"/>
          <w:szCs w:val="24"/>
          <w:lang w:val="en-US"/>
        </w:rPr>
        <w:t>)</w:t>
      </w:r>
      <w:r w:rsidR="00B5545E" w:rsidRPr="002C3867">
        <w:rPr>
          <w:sz w:val="24"/>
          <w:szCs w:val="24"/>
          <w:lang w:val="en-US"/>
        </w:rPr>
        <w:fldChar w:fldCharType="end"/>
      </w:r>
      <w:r w:rsidR="00FC3FF6" w:rsidRPr="002C3867">
        <w:rPr>
          <w:sz w:val="24"/>
          <w:szCs w:val="24"/>
          <w:lang w:val="en-US"/>
        </w:rPr>
        <w:t>, but mulch was an important predictor for fungal diversity and nitrifier relative abundance</w:t>
      </w:r>
      <w:r w:rsidR="00A552E0" w:rsidRPr="002C3867">
        <w:rPr>
          <w:sz w:val="24"/>
          <w:szCs w:val="24"/>
          <w:lang w:val="en-US"/>
        </w:rPr>
        <w:t xml:space="preserve">. </w:t>
      </w:r>
      <w:r w:rsidR="00A552E0" w:rsidRPr="002C3867">
        <w:rPr>
          <w:sz w:val="24"/>
          <w:szCs w:val="24"/>
          <w:lang w:val="en-US"/>
        </w:rPr>
        <w:lastRenderedPageBreak/>
        <w:t xml:space="preserve">This </w:t>
      </w:r>
      <w:r w:rsidRPr="002C3867">
        <w:rPr>
          <w:sz w:val="24"/>
          <w:szCs w:val="24"/>
          <w:lang w:val="en-US"/>
        </w:rPr>
        <w:t>suggest</w:t>
      </w:r>
      <w:r w:rsidR="00A552E0" w:rsidRPr="002C3867">
        <w:rPr>
          <w:sz w:val="24"/>
          <w:szCs w:val="24"/>
          <w:lang w:val="en-US"/>
        </w:rPr>
        <w:t>s</w:t>
      </w:r>
      <w:r w:rsidRPr="002C3867">
        <w:rPr>
          <w:sz w:val="24"/>
          <w:szCs w:val="24"/>
          <w:lang w:val="en-US"/>
        </w:rPr>
        <w:t xml:space="preserve"> that </w:t>
      </w:r>
      <w:r w:rsidR="00A552E0" w:rsidRPr="002C3867">
        <w:rPr>
          <w:sz w:val="24"/>
          <w:szCs w:val="24"/>
          <w:lang w:val="en-US"/>
        </w:rPr>
        <w:t>the</w:t>
      </w:r>
      <w:r w:rsidRPr="002C3867">
        <w:rPr>
          <w:sz w:val="24"/>
          <w:szCs w:val="24"/>
          <w:lang w:val="en-US"/>
        </w:rPr>
        <w:t xml:space="preserve"> primary impact </w:t>
      </w:r>
      <w:r w:rsidR="00A552E0" w:rsidRPr="002C3867">
        <w:rPr>
          <w:sz w:val="24"/>
          <w:szCs w:val="24"/>
          <w:lang w:val="en-US"/>
        </w:rPr>
        <w:t xml:space="preserve">of </w:t>
      </w:r>
      <w:r w:rsidR="00D86B2B" w:rsidRPr="002C3867">
        <w:rPr>
          <w:sz w:val="24"/>
          <w:szCs w:val="24"/>
          <w:lang w:val="en-US"/>
        </w:rPr>
        <w:t xml:space="preserve">soil </w:t>
      </w:r>
      <w:r w:rsidR="00915E16" w:rsidRPr="002C3867">
        <w:rPr>
          <w:sz w:val="24"/>
          <w:szCs w:val="24"/>
          <w:lang w:val="en-US"/>
        </w:rPr>
        <w:t>amendments</w:t>
      </w:r>
      <w:r w:rsidR="009B16DC" w:rsidRPr="002C3867">
        <w:rPr>
          <w:sz w:val="24"/>
          <w:szCs w:val="24"/>
          <w:lang w:val="en-US"/>
        </w:rPr>
        <w:t>, especially biochar (</w:t>
      </w:r>
      <w:r w:rsidR="009B16DC" w:rsidRPr="002C3867">
        <w:rPr>
          <w:b/>
          <w:bCs/>
          <w:sz w:val="24"/>
          <w:szCs w:val="24"/>
          <w:lang w:val="en-US"/>
        </w:rPr>
        <w:t xml:space="preserve">Fig. </w:t>
      </w:r>
      <w:r w:rsidR="00C247A7" w:rsidRPr="002C3867">
        <w:rPr>
          <w:b/>
          <w:bCs/>
          <w:sz w:val="24"/>
          <w:szCs w:val="24"/>
          <w:lang w:val="en-US"/>
        </w:rPr>
        <w:t>8</w:t>
      </w:r>
      <w:r w:rsidR="00C247A7" w:rsidRPr="002C3867">
        <w:rPr>
          <w:sz w:val="24"/>
          <w:szCs w:val="24"/>
          <w:lang w:val="en-US"/>
        </w:rPr>
        <w:t>),</w:t>
      </w:r>
      <w:r w:rsidR="00FC3FF6" w:rsidRPr="002C3867">
        <w:rPr>
          <w:sz w:val="24"/>
          <w:szCs w:val="24"/>
          <w:lang w:val="en-US"/>
        </w:rPr>
        <w:t xml:space="preserve"> </w:t>
      </w:r>
      <w:r w:rsidRPr="002C3867">
        <w:rPr>
          <w:sz w:val="24"/>
          <w:szCs w:val="24"/>
          <w:lang w:val="en-US"/>
        </w:rPr>
        <w:t xml:space="preserve">may be on </w:t>
      </w:r>
      <w:r w:rsidR="00BC62B9" w:rsidRPr="002C3867">
        <w:rPr>
          <w:sz w:val="24"/>
          <w:szCs w:val="24"/>
          <w:lang w:val="en-US"/>
        </w:rPr>
        <w:t xml:space="preserve">the abundance of </w:t>
      </w:r>
      <w:r w:rsidRPr="002C3867">
        <w:rPr>
          <w:sz w:val="24"/>
          <w:szCs w:val="24"/>
          <w:lang w:val="en-US"/>
        </w:rPr>
        <w:t xml:space="preserve">specific microbial </w:t>
      </w:r>
      <w:r w:rsidR="00BC62B9" w:rsidRPr="002C3867">
        <w:rPr>
          <w:sz w:val="24"/>
          <w:szCs w:val="24"/>
          <w:lang w:val="en-US"/>
        </w:rPr>
        <w:t>functional groups</w:t>
      </w:r>
      <w:r w:rsidRPr="002C3867">
        <w:rPr>
          <w:sz w:val="24"/>
          <w:szCs w:val="24"/>
          <w:lang w:val="en-US"/>
        </w:rPr>
        <w:t xml:space="preserve"> rather than </w:t>
      </w:r>
      <w:r w:rsidR="00A552E0" w:rsidRPr="002C3867">
        <w:rPr>
          <w:sz w:val="24"/>
          <w:szCs w:val="24"/>
          <w:lang w:val="en-US"/>
        </w:rPr>
        <w:t>on</w:t>
      </w:r>
      <w:r w:rsidRPr="002C3867">
        <w:rPr>
          <w:sz w:val="24"/>
          <w:szCs w:val="24"/>
          <w:lang w:val="en-US"/>
        </w:rPr>
        <w:t xml:space="preserve"> overall community diversity.</w:t>
      </w:r>
      <w:r w:rsidR="00AF45D5" w:rsidRPr="002C3867">
        <w:rPr>
          <w:sz w:val="24"/>
          <w:szCs w:val="24"/>
          <w:lang w:val="en-US"/>
        </w:rPr>
        <w:t xml:space="preserve"> </w:t>
      </w:r>
    </w:p>
    <w:p w14:paraId="2E8FBDE2" w14:textId="19B9EBE7" w:rsidR="0026022E" w:rsidRPr="002C3867" w:rsidRDefault="0B3EF2B4" w:rsidP="007E1523">
      <w:pPr>
        <w:spacing w:after="240" w:line="360" w:lineRule="auto"/>
        <w:rPr>
          <w:sz w:val="24"/>
          <w:szCs w:val="24"/>
          <w:lang w:val="en-US"/>
        </w:rPr>
      </w:pPr>
      <w:r w:rsidRPr="002C3867">
        <w:rPr>
          <w:sz w:val="24"/>
          <w:szCs w:val="24"/>
          <w:lang w:val="en-US"/>
        </w:rPr>
        <w:t>We also observed multiple indirect</w:t>
      </w:r>
      <w:r w:rsidR="202BA147" w:rsidRPr="002C3867">
        <w:rPr>
          <w:sz w:val="24"/>
          <w:szCs w:val="24"/>
          <w:lang w:val="en-US"/>
        </w:rPr>
        <w:t xml:space="preserve"> or interactive</w:t>
      </w:r>
      <w:r w:rsidRPr="002C3867">
        <w:rPr>
          <w:sz w:val="24"/>
          <w:szCs w:val="24"/>
          <w:lang w:val="en-US"/>
        </w:rPr>
        <w:t xml:space="preserve"> effects of soil amendment treatments on </w:t>
      </w:r>
      <w:r w:rsidR="53F9B9BE" w:rsidRPr="002C3867">
        <w:rPr>
          <w:sz w:val="24"/>
          <w:szCs w:val="24"/>
          <w:lang w:val="en-US"/>
        </w:rPr>
        <w:t xml:space="preserve">the microbiome through changes to soil </w:t>
      </w:r>
      <w:r w:rsidR="202BA147" w:rsidRPr="002C3867">
        <w:rPr>
          <w:sz w:val="24"/>
          <w:szCs w:val="24"/>
          <w:lang w:val="en-US"/>
        </w:rPr>
        <w:t>characteristics</w:t>
      </w:r>
      <w:r w:rsidRPr="002C3867">
        <w:rPr>
          <w:sz w:val="24"/>
          <w:szCs w:val="24"/>
          <w:lang w:val="en-US"/>
        </w:rPr>
        <w:t>.</w:t>
      </w:r>
      <w:r w:rsidR="7D82C8AA" w:rsidRPr="002C3867">
        <w:rPr>
          <w:sz w:val="24"/>
          <w:szCs w:val="24"/>
          <w:lang w:val="en-US"/>
        </w:rPr>
        <w:t xml:space="preserve"> </w:t>
      </w:r>
      <w:r w:rsidR="450F0CFC" w:rsidRPr="002C3867">
        <w:rPr>
          <w:sz w:val="24"/>
          <w:szCs w:val="24"/>
          <w:lang w:val="en-US"/>
        </w:rPr>
        <w:t>Mulch</w:t>
      </w:r>
      <w:r w:rsidR="6F2E36BE" w:rsidRPr="002C3867">
        <w:rPr>
          <w:sz w:val="24"/>
          <w:szCs w:val="24"/>
          <w:lang w:val="en-US"/>
        </w:rPr>
        <w:t xml:space="preserve"> and biochar ha</w:t>
      </w:r>
      <w:r w:rsidR="3EA36B0E" w:rsidRPr="002C3867">
        <w:rPr>
          <w:sz w:val="24"/>
          <w:szCs w:val="24"/>
          <w:lang w:val="en-US"/>
        </w:rPr>
        <w:t>d</w:t>
      </w:r>
      <w:r w:rsidR="6F2E36BE" w:rsidRPr="002C3867">
        <w:rPr>
          <w:sz w:val="24"/>
          <w:szCs w:val="24"/>
          <w:lang w:val="en-US"/>
        </w:rPr>
        <w:t xml:space="preserve"> contrasting effects on </w:t>
      </w:r>
      <w:r w:rsidR="450F0CFC" w:rsidRPr="002C3867">
        <w:rPr>
          <w:sz w:val="24"/>
          <w:szCs w:val="24"/>
          <w:lang w:val="en-US"/>
        </w:rPr>
        <w:t>soil pH</w:t>
      </w:r>
      <w:r w:rsidR="00380DCC">
        <w:rPr>
          <w:sz w:val="24"/>
          <w:szCs w:val="24"/>
          <w:lang w:val="en-US"/>
        </w:rPr>
        <w:t>:</w:t>
      </w:r>
      <w:r w:rsidR="6F2E36BE" w:rsidRPr="002C3867">
        <w:rPr>
          <w:sz w:val="24"/>
          <w:szCs w:val="24"/>
          <w:lang w:val="en-US"/>
        </w:rPr>
        <w:t xml:space="preserve"> increasing with the former and decreasing with the latter</w:t>
      </w:r>
      <w:r w:rsidR="6FC8E1CB" w:rsidRPr="002C3867">
        <w:rPr>
          <w:sz w:val="24"/>
          <w:szCs w:val="24"/>
          <w:lang w:val="en-US"/>
        </w:rPr>
        <w:t xml:space="preserve"> (</w:t>
      </w:r>
      <w:r w:rsidR="6FC8E1CB" w:rsidRPr="002C3867">
        <w:rPr>
          <w:b/>
          <w:bCs/>
          <w:sz w:val="24"/>
          <w:szCs w:val="24"/>
          <w:lang w:val="en-US"/>
        </w:rPr>
        <w:t>Fig. S3</w:t>
      </w:r>
      <w:r w:rsidR="6FC8E1CB" w:rsidRPr="002C3867">
        <w:rPr>
          <w:sz w:val="24"/>
          <w:szCs w:val="24"/>
          <w:lang w:val="en-US"/>
        </w:rPr>
        <w:t>)</w:t>
      </w:r>
      <w:r w:rsidR="586C82F4" w:rsidRPr="002C3867">
        <w:rPr>
          <w:sz w:val="24"/>
          <w:szCs w:val="24"/>
          <w:lang w:val="en-US"/>
        </w:rPr>
        <w:t>. Th</w:t>
      </w:r>
      <w:r w:rsidR="6FC8E1CB" w:rsidRPr="002C3867">
        <w:rPr>
          <w:sz w:val="24"/>
          <w:szCs w:val="24"/>
          <w:lang w:val="en-US"/>
        </w:rPr>
        <w:t>is</w:t>
      </w:r>
      <w:r w:rsidR="586C82F4" w:rsidRPr="002C3867">
        <w:rPr>
          <w:sz w:val="24"/>
          <w:szCs w:val="24"/>
          <w:lang w:val="en-US"/>
        </w:rPr>
        <w:t xml:space="preserve"> </w:t>
      </w:r>
      <w:r w:rsidR="450F0CFC" w:rsidRPr="002C3867">
        <w:rPr>
          <w:sz w:val="24"/>
          <w:szCs w:val="24"/>
          <w:lang w:val="en-US"/>
        </w:rPr>
        <w:t xml:space="preserve">can </w:t>
      </w:r>
      <w:r w:rsidR="586C82F4" w:rsidRPr="002C3867">
        <w:rPr>
          <w:sz w:val="24"/>
          <w:szCs w:val="24"/>
          <w:lang w:val="en-US"/>
        </w:rPr>
        <w:t>affect</w:t>
      </w:r>
      <w:r w:rsidR="6C4DC9D0" w:rsidRPr="002C3867">
        <w:rPr>
          <w:sz w:val="24"/>
          <w:szCs w:val="24"/>
          <w:lang w:val="en-US"/>
        </w:rPr>
        <w:t xml:space="preserve"> the availability of </w:t>
      </w:r>
      <w:r w:rsidR="1AC30618" w:rsidRPr="002C3867">
        <w:rPr>
          <w:sz w:val="24"/>
          <w:szCs w:val="24"/>
          <w:lang w:val="en-US"/>
        </w:rPr>
        <w:t xml:space="preserve">N </w:t>
      </w:r>
      <w:r w:rsidR="6C4DC9D0" w:rsidRPr="002C3867">
        <w:rPr>
          <w:sz w:val="24"/>
          <w:szCs w:val="24"/>
          <w:lang w:val="en-US"/>
        </w:rPr>
        <w:t xml:space="preserve">and </w:t>
      </w:r>
      <w:r w:rsidR="1AC30618" w:rsidRPr="002C3867">
        <w:rPr>
          <w:sz w:val="24"/>
          <w:szCs w:val="24"/>
          <w:lang w:val="en-US"/>
        </w:rPr>
        <w:t>P</w:t>
      </w:r>
      <w:r w:rsidR="7E6EF967" w:rsidRPr="002C3867">
        <w:rPr>
          <w:sz w:val="24"/>
          <w:szCs w:val="24"/>
          <w:lang w:val="en-US"/>
        </w:rPr>
        <w:t xml:space="preserve">, both of which were important </w:t>
      </w:r>
      <w:r w:rsidR="4A59B99D" w:rsidRPr="002C3867">
        <w:rPr>
          <w:sz w:val="24"/>
          <w:szCs w:val="24"/>
          <w:lang w:val="en-US"/>
        </w:rPr>
        <w:t>variables</w:t>
      </w:r>
      <w:r w:rsidR="7E6EF967" w:rsidRPr="002C3867">
        <w:rPr>
          <w:sz w:val="24"/>
          <w:szCs w:val="24"/>
          <w:lang w:val="en-US"/>
        </w:rPr>
        <w:t xml:space="preserve"> in </w:t>
      </w:r>
      <w:r w:rsidR="6B9EE2FB" w:rsidRPr="002C3867">
        <w:rPr>
          <w:sz w:val="24"/>
          <w:szCs w:val="24"/>
          <w:lang w:val="en-US"/>
        </w:rPr>
        <w:t xml:space="preserve">our </w:t>
      </w:r>
      <w:r w:rsidR="586C82F4" w:rsidRPr="002C3867">
        <w:rPr>
          <w:sz w:val="24"/>
          <w:szCs w:val="24"/>
          <w:lang w:val="en-US"/>
        </w:rPr>
        <w:t>models predicting microbial relative abundance and diversity</w:t>
      </w:r>
      <w:r w:rsidR="0D3CC07E" w:rsidRPr="002C3867">
        <w:rPr>
          <w:sz w:val="24"/>
          <w:szCs w:val="24"/>
          <w:lang w:val="en-US"/>
        </w:rPr>
        <w:t xml:space="preserve"> (</w:t>
      </w:r>
      <w:r w:rsidR="0D3CC07E" w:rsidRPr="002C3867">
        <w:rPr>
          <w:b/>
          <w:bCs/>
          <w:sz w:val="24"/>
          <w:szCs w:val="24"/>
          <w:lang w:val="en-US"/>
        </w:rPr>
        <w:t>Figs. 5-8</w:t>
      </w:r>
      <w:r w:rsidR="0D3CC07E" w:rsidRPr="002C3867">
        <w:rPr>
          <w:sz w:val="24"/>
          <w:szCs w:val="24"/>
          <w:lang w:val="en-US"/>
        </w:rPr>
        <w:t>)</w:t>
      </w:r>
      <w:r w:rsidR="6B9EE2FB" w:rsidRPr="002C3867">
        <w:rPr>
          <w:sz w:val="24"/>
          <w:szCs w:val="24"/>
          <w:lang w:val="en-US"/>
        </w:rPr>
        <w:t>.</w:t>
      </w:r>
      <w:r w:rsidR="3655D646" w:rsidRPr="002C3867">
        <w:rPr>
          <w:sz w:val="24"/>
          <w:szCs w:val="24"/>
          <w:lang w:val="en-US"/>
        </w:rPr>
        <w:t xml:space="preserve"> </w:t>
      </w:r>
      <w:r w:rsidR="014557C0" w:rsidRPr="002C3867">
        <w:rPr>
          <w:sz w:val="24"/>
          <w:szCs w:val="24"/>
          <w:lang w:val="en-US"/>
        </w:rPr>
        <w:t xml:space="preserve">Mulch and biochar can also increase </w:t>
      </w:r>
      <w:r w:rsidR="0555D1A8" w:rsidRPr="002C3867">
        <w:rPr>
          <w:sz w:val="24"/>
          <w:szCs w:val="24"/>
          <w:lang w:val="en-US"/>
        </w:rPr>
        <w:t>phosphate</w:t>
      </w:r>
      <w:r w:rsidR="7D5F99C6" w:rsidRPr="002C3867">
        <w:rPr>
          <w:sz w:val="24"/>
          <w:szCs w:val="24"/>
          <w:lang w:val="en-US"/>
        </w:rPr>
        <w:t xml:space="preserve">, which we </w:t>
      </w:r>
      <w:r w:rsidR="3E65D4FD" w:rsidRPr="002C3867">
        <w:rPr>
          <w:sz w:val="24"/>
          <w:szCs w:val="24"/>
          <w:lang w:val="en-US"/>
        </w:rPr>
        <w:t>found</w:t>
      </w:r>
      <w:r w:rsidR="7D5F99C6" w:rsidRPr="002C3867">
        <w:rPr>
          <w:sz w:val="24"/>
          <w:szCs w:val="24"/>
          <w:lang w:val="en-US"/>
        </w:rPr>
        <w:t xml:space="preserve"> to be beneficial to </w:t>
      </w:r>
      <w:r w:rsidR="76B2266A" w:rsidRPr="002C3867">
        <w:rPr>
          <w:sz w:val="24"/>
          <w:szCs w:val="24"/>
          <w:lang w:val="en-US"/>
        </w:rPr>
        <w:t>fungal diversity</w:t>
      </w:r>
      <w:r w:rsidR="0B5F4A3F" w:rsidRPr="002C3867">
        <w:rPr>
          <w:sz w:val="24"/>
          <w:szCs w:val="24"/>
          <w:lang w:val="en-US"/>
        </w:rPr>
        <w:t xml:space="preserve"> (</w:t>
      </w:r>
      <w:r w:rsidR="0B5F4A3F" w:rsidRPr="002C3867">
        <w:rPr>
          <w:b/>
          <w:bCs/>
          <w:sz w:val="24"/>
          <w:szCs w:val="24"/>
          <w:lang w:val="en-US"/>
        </w:rPr>
        <w:t>Fig. 5</w:t>
      </w:r>
      <w:r w:rsidR="0B5F4A3F" w:rsidRPr="002C3867">
        <w:rPr>
          <w:sz w:val="24"/>
          <w:szCs w:val="24"/>
          <w:lang w:val="en-US"/>
        </w:rPr>
        <w:t>)</w:t>
      </w:r>
      <w:r w:rsidR="62904AC6" w:rsidRPr="002C3867">
        <w:rPr>
          <w:sz w:val="24"/>
          <w:szCs w:val="24"/>
          <w:lang w:val="en-US"/>
        </w:rPr>
        <w:t xml:space="preserve">. This </w:t>
      </w:r>
      <w:r w:rsidR="3E65D4FD" w:rsidRPr="002C3867">
        <w:rPr>
          <w:sz w:val="24"/>
          <w:szCs w:val="24"/>
          <w:lang w:val="en-US"/>
        </w:rPr>
        <w:t xml:space="preserve">is </w:t>
      </w:r>
      <w:r w:rsidR="76B2266A" w:rsidRPr="002C3867">
        <w:rPr>
          <w:sz w:val="24"/>
          <w:szCs w:val="24"/>
          <w:lang w:val="en-US"/>
        </w:rPr>
        <w:t>c</w:t>
      </w:r>
      <w:r w:rsidR="337F25F8" w:rsidRPr="002C3867">
        <w:rPr>
          <w:sz w:val="24"/>
          <w:szCs w:val="24"/>
          <w:lang w:val="en-US"/>
        </w:rPr>
        <w:t>ontra</w:t>
      </w:r>
      <w:r w:rsidR="3E65D4FD" w:rsidRPr="002C3867">
        <w:rPr>
          <w:sz w:val="24"/>
          <w:szCs w:val="24"/>
          <w:lang w:val="en-US"/>
        </w:rPr>
        <w:t xml:space="preserve">ry to the findings of </w:t>
      </w:r>
      <w:r w:rsidR="120FC43A" w:rsidRPr="002C3867">
        <w:rPr>
          <w:sz w:val="24"/>
          <w:szCs w:val="24"/>
          <w:lang w:val="en-US"/>
        </w:rPr>
        <w:t>a</w:t>
      </w:r>
      <w:r w:rsidR="337F25F8" w:rsidRPr="002C3867">
        <w:rPr>
          <w:sz w:val="24"/>
          <w:szCs w:val="24"/>
          <w:lang w:val="en-US"/>
        </w:rPr>
        <w:t xml:space="preserve"> recent global meta-analysis </w:t>
      </w:r>
      <w:r w:rsidR="278F9F3F" w:rsidRPr="002C3867">
        <w:rPr>
          <w:sz w:val="24"/>
          <w:szCs w:val="24"/>
          <w:lang w:val="en-US"/>
        </w:rPr>
        <w:t xml:space="preserve">showing phosphate to decrease fungal diversity </w:t>
      </w:r>
      <w:r w:rsidR="00AF45D5" w:rsidRPr="002C3867">
        <w:rPr>
          <w:sz w:val="24"/>
          <w:szCs w:val="24"/>
          <w:lang w:val="en-US"/>
        </w:rPr>
        <w:fldChar w:fldCharType="begin"/>
      </w:r>
      <w:r w:rsidR="00FD157D">
        <w:rPr>
          <w:sz w:val="24"/>
          <w:szCs w:val="24"/>
          <w:lang w:val="en-US"/>
        </w:rPr>
        <w:instrText xml:space="preserve"> ADDIN EN.CITE &lt;EndNote&gt;&lt;Cite&gt;&lt;Author&gt;Ma&lt;/Author&gt;&lt;Year&gt;2023&lt;/Year&gt;&lt;RecNum&gt;399&lt;/RecNum&gt;&lt;DisplayText&gt;(Ma et al., 2023)&lt;/DisplayText&gt;&lt;record&gt;&lt;rec-number&gt;399&lt;/rec-number&gt;&lt;foreign-keys&gt;&lt;key app="EN" db-id="psp5wa0pi9f5weevsxkxzdekszp2z090pt9e" timestamp="1733510050"&gt;399&lt;/key&gt;&lt;/foreign-keys&gt;&lt;ref-type name="Journal Article"&gt;17&lt;/ref-type&gt;&lt;contributors&gt;&lt;authors&gt;&lt;author&gt;Ma, Xiaocui&lt;/author&gt;&lt;author&gt;Xu, Xia&lt;/author&gt;&lt;author&gt;Geng, Qinghong&lt;/author&gt;&lt;author&gt;Luo, Yiqi&lt;/author&gt;&lt;author&gt;Ju, Chenghui&lt;/author&gt;&lt;author&gt;Li, Qian&lt;/author&gt;&lt;author&gt;Zhou, Yan&lt;/author&gt;&lt;/authors&gt;&lt;/contributors&gt;&lt;titles&gt;&lt;title&gt;Global arbuscular mycorrhizal fungal diversity and abundance decreases with soil available phosphorus&lt;/title&gt;&lt;secondary-title&gt;Global Ecology and Biogeography&lt;/secondary-title&gt;&lt;/titles&gt;&lt;periodical&gt;&lt;full-title&gt;Global Ecology and Biogeography&lt;/full-title&gt;&lt;/periodical&gt;&lt;pages&gt;1423-1434&lt;/pages&gt;&lt;volume&gt;32&lt;/volume&gt;&lt;number&gt;8&lt;/number&gt;&lt;dates&gt;&lt;year&gt;2023&lt;/year&gt;&lt;/dates&gt;&lt;isbn&gt;1466-822X&lt;/isbn&gt;&lt;urls&gt;&lt;/urls&gt;&lt;/record&gt;&lt;/Cite&gt;&lt;/EndNote&gt;</w:instrText>
      </w:r>
      <w:r w:rsidR="00AF45D5" w:rsidRPr="002C3867">
        <w:rPr>
          <w:sz w:val="24"/>
          <w:szCs w:val="24"/>
          <w:lang w:val="en-US"/>
        </w:rPr>
        <w:fldChar w:fldCharType="separate"/>
      </w:r>
      <w:r w:rsidR="00FD157D">
        <w:rPr>
          <w:noProof/>
          <w:sz w:val="24"/>
          <w:szCs w:val="24"/>
          <w:lang w:val="en-US"/>
        </w:rPr>
        <w:t>(</w:t>
      </w:r>
      <w:hyperlink w:anchor="_ENREF_73" w:tooltip="Ma, 2023 #399" w:history="1">
        <w:r w:rsidR="001860FD" w:rsidRPr="001860FD">
          <w:rPr>
            <w:rStyle w:val="Hyperlink"/>
          </w:rPr>
          <w:t>Ma et al., 2023</w:t>
        </w:r>
      </w:hyperlink>
      <w:r w:rsidR="00FD157D">
        <w:rPr>
          <w:noProof/>
          <w:sz w:val="24"/>
          <w:szCs w:val="24"/>
          <w:lang w:val="en-US"/>
        </w:rPr>
        <w:t>)</w:t>
      </w:r>
      <w:r w:rsidR="00AF45D5" w:rsidRPr="002C3867">
        <w:rPr>
          <w:sz w:val="24"/>
          <w:szCs w:val="24"/>
          <w:lang w:val="en-US"/>
        </w:rPr>
        <w:fldChar w:fldCharType="end"/>
      </w:r>
      <w:r w:rsidR="337F25F8" w:rsidRPr="002C3867">
        <w:rPr>
          <w:sz w:val="24"/>
          <w:szCs w:val="24"/>
          <w:lang w:val="en-US"/>
        </w:rPr>
        <w:t xml:space="preserve">, </w:t>
      </w:r>
      <w:r w:rsidR="0320DA1F" w:rsidRPr="002C3867">
        <w:rPr>
          <w:sz w:val="24"/>
          <w:szCs w:val="24"/>
          <w:lang w:val="en-US"/>
        </w:rPr>
        <w:t xml:space="preserve">although positive associations have been reported elsewhere </w:t>
      </w:r>
      <w:r w:rsidR="002E40D8" w:rsidRPr="002C3867">
        <w:rPr>
          <w:sz w:val="24"/>
          <w:szCs w:val="24"/>
          <w:lang w:val="en-US"/>
        </w:rPr>
        <w:fldChar w:fldCharType="begin"/>
      </w:r>
      <w:r w:rsidR="00472D8D" w:rsidRPr="002C3867">
        <w:rPr>
          <w:sz w:val="24"/>
          <w:szCs w:val="24"/>
          <w:lang w:val="en-US"/>
        </w:rPr>
        <w:instrText xml:space="preserve"> ADDIN EN.CITE &lt;EndNote&gt;&lt;Cite&gt;&lt;Author&gt;Zheng&lt;/Author&gt;&lt;Year&gt;2022&lt;/Year&gt;&lt;RecNum&gt;498&lt;/RecNum&gt;&lt;Prefix&gt;e.g.`, &lt;/Prefix&gt;&lt;DisplayText&gt;(e.g., Zheng and Song, 2022)&lt;/DisplayText&gt;&lt;record&gt;&lt;rec-number&gt;498&lt;/rec-number&gt;&lt;foreign-keys&gt;&lt;key app="EN" db-id="psp5wa0pi9f5weevsxkxzdekszp2z090pt9e" timestamp="1736713679"&gt;498&lt;/key&gt;&lt;/foreign-keys&gt;&lt;ref-type name="Journal Article"&gt;17&lt;/ref-type&gt;&lt;contributors&gt;&lt;authors&gt;&lt;author&gt;Zheng, Lamei&lt;/author&gt;&lt;author&gt;Song, Wenchen&lt;/author&gt;&lt;/authors&gt;&lt;/contributors&gt;&lt;titles&gt;&lt;title&gt;Phosphorus limitation of trees influences forest soil fungal diversity in China&lt;/title&gt;&lt;secondary-title&gt;Forests&lt;/secondary-title&gt;&lt;/titles&gt;&lt;periodical&gt;&lt;full-title&gt;Forests&lt;/full-title&gt;&lt;/periodical&gt;&lt;pages&gt;223&lt;/pages&gt;&lt;volume&gt;13&lt;/volume&gt;&lt;number&gt;2&lt;/number&gt;&lt;dates&gt;&lt;year&gt;2022&lt;/year&gt;&lt;/dates&gt;&lt;isbn&gt;1999-4907&lt;/isbn&gt;&lt;urls&gt;&lt;/urls&gt;&lt;/record&gt;&lt;/Cite&gt;&lt;/EndNote&gt;</w:instrText>
      </w:r>
      <w:r w:rsidR="002E40D8" w:rsidRPr="002C3867">
        <w:rPr>
          <w:sz w:val="24"/>
          <w:szCs w:val="24"/>
          <w:lang w:val="en-US"/>
        </w:rPr>
        <w:fldChar w:fldCharType="separate"/>
      </w:r>
      <w:r w:rsidR="2D57DACF" w:rsidRPr="002C3867">
        <w:rPr>
          <w:noProof/>
          <w:sz w:val="24"/>
          <w:szCs w:val="24"/>
          <w:lang w:val="en-US"/>
        </w:rPr>
        <w:t>(</w:t>
      </w:r>
      <w:hyperlink w:anchor="_ENREF_146" w:tooltip="Zheng, 2022 #498" w:history="1">
        <w:r w:rsidR="001860FD" w:rsidRPr="001860FD">
          <w:rPr>
            <w:rStyle w:val="Hyperlink"/>
          </w:rPr>
          <w:t>e.g., Zheng and Song, 2022</w:t>
        </w:r>
      </w:hyperlink>
      <w:r w:rsidR="2D57DACF" w:rsidRPr="002C3867">
        <w:rPr>
          <w:noProof/>
          <w:sz w:val="24"/>
          <w:szCs w:val="24"/>
          <w:lang w:val="en-US"/>
        </w:rPr>
        <w:t>)</w:t>
      </w:r>
      <w:r w:rsidR="002E40D8" w:rsidRPr="002C3867">
        <w:rPr>
          <w:sz w:val="24"/>
          <w:szCs w:val="24"/>
          <w:lang w:val="en-US"/>
        </w:rPr>
        <w:fldChar w:fldCharType="end"/>
      </w:r>
      <w:r w:rsidR="66F619C3" w:rsidRPr="002C3867">
        <w:rPr>
          <w:sz w:val="24"/>
          <w:szCs w:val="24"/>
          <w:lang w:val="en-US"/>
        </w:rPr>
        <w:t xml:space="preserve">. </w:t>
      </w:r>
      <w:r w:rsidR="061D1A5B" w:rsidRPr="002C3867">
        <w:rPr>
          <w:sz w:val="24"/>
          <w:szCs w:val="24"/>
          <w:lang w:val="en-US"/>
        </w:rPr>
        <w:t xml:space="preserve">Overall, </w:t>
      </w:r>
      <w:r w:rsidR="2140C907" w:rsidRPr="002C3867">
        <w:rPr>
          <w:sz w:val="24"/>
          <w:szCs w:val="24"/>
          <w:lang w:val="en-US"/>
        </w:rPr>
        <w:t>the</w:t>
      </w:r>
      <w:r w:rsidR="061D1A5B" w:rsidRPr="002C3867">
        <w:rPr>
          <w:sz w:val="24"/>
          <w:szCs w:val="24"/>
          <w:lang w:val="en-US"/>
        </w:rPr>
        <w:t xml:space="preserve"> effects</w:t>
      </w:r>
      <w:r w:rsidR="2140C907" w:rsidRPr="002C3867">
        <w:rPr>
          <w:sz w:val="24"/>
          <w:szCs w:val="24"/>
          <w:lang w:val="en-US"/>
        </w:rPr>
        <w:t xml:space="preserve"> of biochar and mulch applications</w:t>
      </w:r>
      <w:r w:rsidR="061D1A5B" w:rsidRPr="002C3867">
        <w:rPr>
          <w:sz w:val="24"/>
          <w:szCs w:val="24"/>
          <w:lang w:val="en-US"/>
        </w:rPr>
        <w:t xml:space="preserve"> have important implications for </w:t>
      </w:r>
      <w:r w:rsidR="1AC30618" w:rsidRPr="002C3867">
        <w:rPr>
          <w:sz w:val="24"/>
          <w:szCs w:val="24"/>
          <w:lang w:val="en-US"/>
        </w:rPr>
        <w:t xml:space="preserve">N </w:t>
      </w:r>
      <w:r w:rsidR="3582064B" w:rsidRPr="002C3867">
        <w:rPr>
          <w:sz w:val="24"/>
          <w:szCs w:val="24"/>
          <w:lang w:val="en-US"/>
        </w:rPr>
        <w:t xml:space="preserve">cycling in forest recovery, particularly through nitrifiers, which may facilitate the supply of inorganic </w:t>
      </w:r>
      <w:r w:rsidR="1AC30618" w:rsidRPr="002C3867">
        <w:rPr>
          <w:sz w:val="24"/>
          <w:szCs w:val="24"/>
          <w:lang w:val="en-US"/>
        </w:rPr>
        <w:t xml:space="preserve">N </w:t>
      </w:r>
      <w:r w:rsidR="3582064B" w:rsidRPr="002C3867">
        <w:rPr>
          <w:sz w:val="24"/>
          <w:szCs w:val="24"/>
          <w:lang w:val="en-US"/>
        </w:rPr>
        <w:t xml:space="preserve">to </w:t>
      </w:r>
      <w:r w:rsidR="2846E2C4" w:rsidRPr="002C3867">
        <w:rPr>
          <w:sz w:val="24"/>
          <w:szCs w:val="24"/>
          <w:lang w:val="en-US"/>
        </w:rPr>
        <w:t>EMF</w:t>
      </w:r>
      <w:r w:rsidR="3582064B" w:rsidRPr="002C3867">
        <w:rPr>
          <w:sz w:val="24"/>
          <w:szCs w:val="24"/>
          <w:lang w:val="en-US"/>
        </w:rPr>
        <w:t xml:space="preserve"> and, subsequently, to above-ground biomass. </w:t>
      </w:r>
      <w:r w:rsidR="36133BD9" w:rsidRPr="002C3867">
        <w:rPr>
          <w:sz w:val="24"/>
          <w:szCs w:val="24"/>
          <w:lang w:val="en-US"/>
        </w:rPr>
        <w:t xml:space="preserve">Mulch has the potential to reduce N losses through leaching immediately after fire </w:t>
      </w:r>
      <w:r w:rsidR="001664EC" w:rsidRPr="002C3867">
        <w:rPr>
          <w:sz w:val="24"/>
          <w:szCs w:val="24"/>
          <w:lang w:val="en-US"/>
        </w:rPr>
        <w:fldChar w:fldCharType="begin"/>
      </w:r>
      <w:r w:rsidR="00FD157D">
        <w:rPr>
          <w:sz w:val="24"/>
          <w:szCs w:val="24"/>
          <w:lang w:val="en-US"/>
        </w:rPr>
        <w:instrText xml:space="preserve"> ADDIN EN.CITE &lt;EndNote&gt;&lt;Cite&gt;&lt;Author&gt;Kaiser&lt;/Author&gt;&lt;Year&gt;2025&lt;/Year&gt;&lt;RecNum&gt;309&lt;/RecNum&gt;&lt;DisplayText&gt;(Kaiser et al., 2025; Rhoades et al., 2012)&lt;/DisplayText&gt;&lt;record&gt;&lt;rec-number&gt;309&lt;/rec-number&gt;&lt;foreign-keys&gt;&lt;key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Cite&gt;&lt;Author&gt;Rhoades&lt;/Author&gt;&lt;Year&gt;2012&lt;/Year&gt;&lt;RecNum&gt;175&lt;/RecNum&gt;&lt;record&gt;&lt;rec-number&gt;175&lt;/rec-number&gt;&lt;foreign-keys&gt;&lt;key app="EN" db-id="psp5wa0pi9f5weevsxkxzdekszp2z090pt9e" timestamp="1663953567"&gt;175&lt;/key&gt;&lt;/foreign-keys&gt;&lt;ref-type name="Journal Article"&gt;17&lt;/ref-type&gt;&lt;contributors&gt;&lt;authors&gt;&lt;author&gt;Rhoades, CC&lt;/author&gt;&lt;author&gt;Battaglia, MA&lt;/author&gt;&lt;author&gt;Rocca, ME&lt;/author&gt;&lt;author&gt;Ryan, MG&lt;/author&gt;&lt;/authors&gt;&lt;/contributors&gt;&lt;titles&gt;&lt;title&gt;Short-and medium-term effects of fuel reduction mulch treatments on soil nitrogen availability in Colorado conifer forests&lt;/title&gt;&lt;secondary-title&gt;Forest Ecology and Management&lt;/secondary-title&gt;&lt;/titles&gt;&lt;periodical&gt;&lt;full-title&gt;Forest Ecology and Management&lt;/full-title&gt;&lt;/periodical&gt;&lt;pages&gt;231-238&lt;/pages&gt;&lt;volume&gt;276&lt;/volume&gt;&lt;dates&gt;&lt;year&gt;2012&lt;/year&gt;&lt;/dates&gt;&lt;isbn&gt;0378-1127&lt;/isbn&gt;&lt;urls&gt;&lt;/urls&gt;&lt;/record&gt;&lt;/Cite&gt;&lt;/EndNote&gt;</w:instrText>
      </w:r>
      <w:r w:rsidR="001664EC" w:rsidRPr="002C3867">
        <w:rPr>
          <w:sz w:val="24"/>
          <w:szCs w:val="24"/>
          <w:lang w:val="en-US"/>
        </w:rPr>
        <w:fldChar w:fldCharType="separate"/>
      </w:r>
      <w:r w:rsidR="00FD157D">
        <w:rPr>
          <w:noProof/>
          <w:sz w:val="24"/>
          <w:szCs w:val="24"/>
          <w:lang w:val="en-US"/>
        </w:rPr>
        <w:t>(</w:t>
      </w:r>
      <w:hyperlink w:anchor="_ENREF_65" w:tooltip="Kaiser, 2025 #309" w:history="1">
        <w:r w:rsidR="001860FD" w:rsidRPr="001860FD">
          <w:rPr>
            <w:rStyle w:val="Hyperlink"/>
          </w:rPr>
          <w:t>Kaiser et al., 2025</w:t>
        </w:r>
      </w:hyperlink>
      <w:r w:rsidR="00FD157D">
        <w:rPr>
          <w:noProof/>
          <w:sz w:val="24"/>
          <w:szCs w:val="24"/>
          <w:lang w:val="en-US"/>
        </w:rPr>
        <w:t xml:space="preserve">; </w:t>
      </w:r>
      <w:hyperlink w:anchor="_ENREF_108" w:tooltip="Rhoades, 2012 #175" w:history="1">
        <w:r w:rsidR="001860FD" w:rsidRPr="001860FD">
          <w:rPr>
            <w:rStyle w:val="Hyperlink"/>
          </w:rPr>
          <w:t>Rhoades et al., 2012</w:t>
        </w:r>
      </w:hyperlink>
      <w:r w:rsidR="00FD157D">
        <w:rPr>
          <w:noProof/>
          <w:sz w:val="24"/>
          <w:szCs w:val="24"/>
          <w:lang w:val="en-US"/>
        </w:rPr>
        <w:t>)</w:t>
      </w:r>
      <w:r w:rsidR="001664EC" w:rsidRPr="002C3867">
        <w:rPr>
          <w:sz w:val="24"/>
          <w:szCs w:val="24"/>
          <w:lang w:val="en-US"/>
        </w:rPr>
        <w:fldChar w:fldCharType="end"/>
      </w:r>
      <w:r w:rsidR="36133BD9" w:rsidRPr="002C3867">
        <w:rPr>
          <w:sz w:val="24"/>
          <w:szCs w:val="24"/>
          <w:lang w:val="en-US"/>
        </w:rPr>
        <w:t xml:space="preserve">. </w:t>
      </w:r>
      <w:r w:rsidR="3582064B" w:rsidRPr="002C3867">
        <w:rPr>
          <w:sz w:val="24"/>
          <w:szCs w:val="24"/>
          <w:lang w:val="en-US"/>
        </w:rPr>
        <w:t xml:space="preserve">Previous research has demonstrated that </w:t>
      </w:r>
      <w:r w:rsidR="3582064B" w:rsidRPr="002C3867">
        <w:rPr>
          <w:rFonts w:eastAsia="Times New Roman"/>
          <w:sz w:val="24"/>
          <w:szCs w:val="24"/>
          <w:lang w:val="en-US"/>
        </w:rPr>
        <w:t>i</w:t>
      </w:r>
      <w:r w:rsidR="68B93D6D" w:rsidRPr="002C3867">
        <w:rPr>
          <w:rFonts w:eastAsia="Times New Roman"/>
          <w:color w:val="000000" w:themeColor="text1"/>
          <w:sz w:val="24"/>
          <w:szCs w:val="24"/>
          <w:lang w:val="en-US"/>
        </w:rPr>
        <w:t xml:space="preserve">ncreased N availability can have a direct, positive effect on mycelial growth if </w:t>
      </w:r>
      <w:r w:rsidR="68B93D6D" w:rsidRPr="002C3867">
        <w:rPr>
          <w:sz w:val="24"/>
          <w:szCs w:val="24"/>
          <w:lang w:val="en-US"/>
        </w:rPr>
        <w:t>EMF</w:t>
      </w:r>
      <w:r w:rsidR="68B93D6D" w:rsidRPr="002C3867">
        <w:rPr>
          <w:rFonts w:eastAsia="Times New Roman"/>
          <w:color w:val="000000" w:themeColor="text1"/>
          <w:sz w:val="24"/>
          <w:szCs w:val="24"/>
          <w:lang w:val="en-US"/>
        </w:rPr>
        <w:t xml:space="preserve"> are N-limited</w:t>
      </w:r>
      <w:r w:rsidR="3568214F" w:rsidRPr="002C3867">
        <w:rPr>
          <w:rFonts w:eastAsia="Times New Roman"/>
          <w:color w:val="000000" w:themeColor="text1"/>
          <w:sz w:val="24"/>
          <w:szCs w:val="24"/>
          <w:lang w:val="en-US"/>
        </w:rPr>
        <w:t xml:space="preserve"> </w:t>
      </w:r>
      <w:r w:rsidR="00163B21" w:rsidRPr="002C3867">
        <w:rPr>
          <w:rFonts w:eastAsia="Times New Roman"/>
          <w:color w:val="000000" w:themeColor="text1"/>
          <w:sz w:val="24"/>
          <w:szCs w:val="24"/>
          <w:lang w:val="en-US"/>
        </w:rPr>
        <w:fldChar w:fldCharType="begin"/>
      </w:r>
      <w:r w:rsidR="00FD157D">
        <w:rPr>
          <w:rFonts w:eastAsia="Times New Roman"/>
          <w:color w:val="000000" w:themeColor="text1"/>
          <w:sz w:val="24"/>
          <w:szCs w:val="24"/>
          <w:lang w:val="en-US"/>
        </w:rPr>
        <w:instrText xml:space="preserve"> ADDIN EN.CITE &lt;EndNote&gt;&lt;Cite&gt;&lt;Author&gt;Jörgensen&lt;/Author&gt;&lt;Year&gt;2024&lt;/Year&gt;&lt;RecNum&gt;496&lt;/RecNum&gt;&lt;DisplayText&gt;(Jörgensen et al., 2024)&lt;/DisplayText&gt;&lt;record&gt;&lt;rec-number&gt;496&lt;/rec-number&gt;&lt;foreign-keys&gt;&lt;key app="EN" db-id="psp5wa0pi9f5weevsxkxzdekszp2z090pt9e" timestamp="1736520380"&gt;496&lt;/key&gt;&lt;/foreign-keys&gt;&lt;ref-type name="Journal Article"&gt;17&lt;/ref-type&gt;&lt;contributors&gt;&lt;authors&gt;&lt;author&gt;Jörgensen, Karolina&lt;/author&gt;&lt;author&gt;Clemmensen, Karina E&lt;/author&gt;&lt;author&gt;Wallander, Håkan&lt;/author&gt;&lt;author&gt;Lindahl, Björn D&lt;/author&gt;&lt;/authors&gt;&lt;/contributors&gt;&lt;titles&gt;&lt;title&gt;Ectomycorrhizal fungi are more sensitive to high soil nitrogen levels in forests exposed to nitrogen deposition&lt;/title&gt;&lt;secondary-title&gt;New Phytologist&lt;/secondary-title&gt;&lt;/titles&gt;&lt;periodical&gt;&lt;full-title&gt;New Phytologist&lt;/full-title&gt;&lt;/periodical&gt;&lt;pages&gt;1725-1738&lt;/pages&gt;&lt;volume&gt;242&lt;/volume&gt;&lt;number&gt;4&lt;/number&gt;&lt;dates&gt;&lt;year&gt;2024&lt;/year&gt;&lt;/dates&gt;&lt;isbn&gt;0028-646X&lt;/isbn&gt;&lt;urls&gt;&lt;/urls&gt;&lt;/record&gt;&lt;/Cite&gt;&lt;/EndNote&gt;</w:instrText>
      </w:r>
      <w:r w:rsidR="00163B21" w:rsidRPr="002C3867">
        <w:rPr>
          <w:rFonts w:eastAsia="Times New Roman"/>
          <w:color w:val="000000" w:themeColor="text1"/>
          <w:sz w:val="24"/>
          <w:szCs w:val="24"/>
          <w:lang w:val="en-US"/>
        </w:rPr>
        <w:fldChar w:fldCharType="separate"/>
      </w:r>
      <w:r w:rsidR="00FD157D">
        <w:rPr>
          <w:rFonts w:eastAsia="Times New Roman"/>
          <w:noProof/>
          <w:color w:val="000000" w:themeColor="text1"/>
          <w:sz w:val="24"/>
          <w:szCs w:val="24"/>
          <w:lang w:val="en-US"/>
        </w:rPr>
        <w:t>(</w:t>
      </w:r>
      <w:hyperlink w:anchor="_ENREF_63" w:tooltip="Jörgensen, 2024 #496" w:history="1">
        <w:r w:rsidR="001860FD" w:rsidRPr="001860FD">
          <w:rPr>
            <w:rStyle w:val="Hyperlink"/>
          </w:rPr>
          <w:t>Jörgensen et al., 2024</w:t>
        </w:r>
      </w:hyperlink>
      <w:r w:rsidR="00FD157D">
        <w:rPr>
          <w:rFonts w:eastAsia="Times New Roman"/>
          <w:noProof/>
          <w:color w:val="000000" w:themeColor="text1"/>
          <w:sz w:val="24"/>
          <w:szCs w:val="24"/>
          <w:lang w:val="en-US"/>
        </w:rPr>
        <w:t>)</w:t>
      </w:r>
      <w:r w:rsidR="00163B21" w:rsidRPr="002C3867">
        <w:rPr>
          <w:rFonts w:eastAsia="Times New Roman"/>
          <w:color w:val="000000" w:themeColor="text1"/>
          <w:sz w:val="24"/>
          <w:szCs w:val="24"/>
          <w:lang w:val="en-US"/>
        </w:rPr>
        <w:fldChar w:fldCharType="end"/>
      </w:r>
      <w:r w:rsidR="68B93D6D" w:rsidRPr="002C3867">
        <w:rPr>
          <w:rFonts w:eastAsia="Times New Roman"/>
          <w:color w:val="000000" w:themeColor="text1"/>
          <w:sz w:val="24"/>
          <w:szCs w:val="24"/>
          <w:lang w:val="en-US"/>
        </w:rPr>
        <w:t xml:space="preserve">. Furthermore, other studies </w:t>
      </w:r>
      <w:r w:rsidR="48331912" w:rsidRPr="002C3867">
        <w:rPr>
          <w:rFonts w:eastAsia="Times New Roman"/>
          <w:color w:val="000000" w:themeColor="text1"/>
          <w:sz w:val="24"/>
          <w:szCs w:val="24"/>
          <w:lang w:val="en-US"/>
        </w:rPr>
        <w:t>have</w:t>
      </w:r>
      <w:r w:rsidR="48331912" w:rsidRPr="002C3867">
        <w:rPr>
          <w:sz w:val="24"/>
          <w:szCs w:val="24"/>
          <w:lang w:val="en-US"/>
        </w:rPr>
        <w:t xml:space="preserve"> </w:t>
      </w:r>
      <w:r w:rsidR="00054BF0">
        <w:rPr>
          <w:sz w:val="24"/>
          <w:szCs w:val="24"/>
          <w:lang w:val="en-US"/>
        </w:rPr>
        <w:t>shown</w:t>
      </w:r>
      <w:r w:rsidR="3582064B" w:rsidRPr="002C3867">
        <w:rPr>
          <w:sz w:val="24"/>
          <w:szCs w:val="24"/>
          <w:lang w:val="en-US"/>
        </w:rPr>
        <w:t xml:space="preserve"> that EMF can directly use </w:t>
      </w:r>
      <w:r w:rsidR="5EA649E4" w:rsidRPr="002C3867">
        <w:rPr>
          <w:sz w:val="24"/>
          <w:szCs w:val="24"/>
        </w:rPr>
        <w:t>NO</w:t>
      </w:r>
      <w:r w:rsidR="5EA649E4" w:rsidRPr="002C3867">
        <w:rPr>
          <w:sz w:val="24"/>
          <w:szCs w:val="24"/>
          <w:vertAlign w:val="subscript"/>
        </w:rPr>
        <w:t>3</w:t>
      </w:r>
      <w:r w:rsidR="5EA649E4" w:rsidRPr="002C3867">
        <w:rPr>
          <w:sz w:val="24"/>
          <w:szCs w:val="24"/>
          <w:vertAlign w:val="superscript"/>
        </w:rPr>
        <w:t>-</w:t>
      </w:r>
      <w:r w:rsidR="3582064B" w:rsidRPr="002C3867">
        <w:rPr>
          <w:sz w:val="24"/>
          <w:szCs w:val="24"/>
          <w:lang w:val="en-US"/>
        </w:rPr>
        <w:t xml:space="preserve"> as an energy source</w:t>
      </w:r>
      <w:r w:rsidR="70090E9A" w:rsidRPr="002C3867">
        <w:rPr>
          <w:sz w:val="24"/>
          <w:szCs w:val="24"/>
          <w:lang w:val="en-US"/>
        </w:rPr>
        <w:t xml:space="preserve"> </w:t>
      </w:r>
      <w:r w:rsidR="007A1D75" w:rsidRPr="002C3867">
        <w:rPr>
          <w:sz w:val="24"/>
          <w:szCs w:val="24"/>
          <w:lang w:val="en-US"/>
        </w:rPr>
        <w:fldChar w:fldCharType="begin">
          <w:fldData xml:space="preserve">PEVuZE5vdGU+PENpdGU+PEF1dGhvcj5GcmFuY2U8L0F1dGhvcj48WWVhcj4xOTgzPC9ZZWFyPjxS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</w:fldData>
        </w:fldChar>
      </w:r>
      <w:r w:rsidR="00FD157D">
        <w:rPr>
          <w:sz w:val="24"/>
          <w:szCs w:val="24"/>
          <w:lang w:val="en-US"/>
        </w:rPr>
        <w:instrText xml:space="preserve"> ADDIN EN.CITE </w:instrText>
      </w:r>
      <w:r w:rsidR="00FD157D">
        <w:rPr>
          <w:sz w:val="24"/>
          <w:szCs w:val="24"/>
          <w:lang w:val="en-US"/>
        </w:rPr>
        <w:fldChar w:fldCharType="begin">
          <w:fldData xml:space="preserve">PEVuZE5vdGU+PENpdGU+PEF1dGhvcj5GcmFuY2U8L0F1dGhvcj48WWVhcj4xOTgzPC9ZZWFyPjxS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</w:fldData>
        </w:fldChar>
      </w:r>
      <w:r w:rsidR="00FD157D">
        <w:rPr>
          <w:sz w:val="24"/>
          <w:szCs w:val="24"/>
          <w:lang w:val="en-US"/>
        </w:rPr>
        <w:instrText xml:space="preserve"> ADDIN EN.CITE.DATA </w:instrText>
      </w:r>
      <w:r w:rsidR="00FD157D">
        <w:rPr>
          <w:sz w:val="24"/>
          <w:szCs w:val="24"/>
          <w:lang w:val="en-US"/>
        </w:rPr>
      </w:r>
      <w:r w:rsidR="00FD157D">
        <w:rPr>
          <w:sz w:val="24"/>
          <w:szCs w:val="24"/>
          <w:lang w:val="en-US"/>
        </w:rPr>
        <w:fldChar w:fldCharType="end"/>
      </w:r>
      <w:r w:rsidR="007A1D75" w:rsidRPr="002C3867">
        <w:rPr>
          <w:sz w:val="24"/>
          <w:szCs w:val="24"/>
          <w:lang w:val="en-US"/>
        </w:rPr>
      </w:r>
      <w:r w:rsidR="007A1D75" w:rsidRPr="002C3867">
        <w:rPr>
          <w:sz w:val="24"/>
          <w:szCs w:val="24"/>
          <w:lang w:val="en-US"/>
        </w:rPr>
        <w:fldChar w:fldCharType="separate"/>
      </w:r>
      <w:r w:rsidR="00FD157D">
        <w:rPr>
          <w:noProof/>
          <w:sz w:val="24"/>
          <w:szCs w:val="24"/>
          <w:lang w:val="en-US"/>
        </w:rPr>
        <w:t>(</w:t>
      </w:r>
      <w:hyperlink w:anchor="_ENREF_44" w:tooltip="France, 1983 #396" w:history="1">
        <w:r w:rsidR="001860FD" w:rsidRPr="001860FD">
          <w:rPr>
            <w:rStyle w:val="Hyperlink"/>
          </w:rPr>
          <w:t>France and Reid, 1983</w:t>
        </w:r>
      </w:hyperlink>
      <w:r w:rsidR="00FD157D">
        <w:rPr>
          <w:noProof/>
          <w:sz w:val="24"/>
          <w:szCs w:val="24"/>
          <w:lang w:val="en-US"/>
        </w:rPr>
        <w:t xml:space="preserve">; </w:t>
      </w:r>
      <w:hyperlink w:anchor="_ENREF_89" w:tooltip="Nygren, 2008 #398" w:history="1">
        <w:r w:rsidR="001860FD" w:rsidRPr="001860FD">
          <w:rPr>
            <w:rStyle w:val="Hyperlink"/>
          </w:rPr>
          <w:t>Nygren et al., 2008</w:t>
        </w:r>
      </w:hyperlink>
      <w:r w:rsidR="00FD157D">
        <w:rPr>
          <w:noProof/>
          <w:sz w:val="24"/>
          <w:szCs w:val="24"/>
          <w:lang w:val="en-US"/>
        </w:rPr>
        <w:t xml:space="preserve">; </w:t>
      </w:r>
      <w:hyperlink w:anchor="_ENREF_99" w:tooltip="Plassard, 1994 #397" w:history="1">
        <w:r w:rsidR="001860FD" w:rsidRPr="001860FD">
          <w:rPr>
            <w:rStyle w:val="Hyperlink"/>
          </w:rPr>
          <w:t>Plassard et al., 1994</w:t>
        </w:r>
      </w:hyperlink>
      <w:r w:rsidR="00FD157D">
        <w:rPr>
          <w:noProof/>
          <w:sz w:val="24"/>
          <w:szCs w:val="24"/>
          <w:lang w:val="en-US"/>
        </w:rPr>
        <w:t>)</w:t>
      </w:r>
      <w:r w:rsidR="007A1D75" w:rsidRPr="002C3867">
        <w:rPr>
          <w:sz w:val="24"/>
          <w:szCs w:val="24"/>
          <w:lang w:val="en-US"/>
        </w:rPr>
        <w:fldChar w:fldCharType="end"/>
      </w:r>
      <w:r w:rsidR="3DCCBF49" w:rsidRPr="002C3867">
        <w:rPr>
          <w:sz w:val="24"/>
          <w:szCs w:val="24"/>
          <w:lang w:val="en-US"/>
        </w:rPr>
        <w:t>.</w:t>
      </w:r>
      <w:r w:rsidR="3AD1C36D" w:rsidRPr="002C3867">
        <w:rPr>
          <w:sz w:val="24"/>
          <w:szCs w:val="24"/>
          <w:lang w:val="en-US"/>
        </w:rPr>
        <w:t xml:space="preserve"> Because mulch assists in retention of N short term</w:t>
      </w:r>
      <w:r w:rsidR="2D6FECAA" w:rsidRPr="002C3867">
        <w:rPr>
          <w:sz w:val="24"/>
          <w:szCs w:val="24"/>
          <w:lang w:val="en-US"/>
        </w:rPr>
        <w:t xml:space="preserve"> </w:t>
      </w:r>
      <w:r w:rsidR="007E1523" w:rsidRPr="002C3867">
        <w:rPr>
          <w:sz w:val="24"/>
          <w:szCs w:val="24"/>
          <w:lang w:val="en-US"/>
        </w:rPr>
        <w:fldChar w:fldCharType="begin"/>
      </w:r>
      <w:r w:rsidR="00FD157D">
        <w:rPr>
          <w:sz w:val="24"/>
          <w:szCs w:val="24"/>
          <w:lang w:val="en-US"/>
        </w:rPr>
        <w:instrText xml:space="preserve"> ADDIN EN.CITE &lt;EndNote&gt;&lt;Cite&gt;&lt;Author&gt;Rhoades&lt;/Author&gt;&lt;Year&gt;2012&lt;/Year&gt;&lt;RecNum&gt;175&lt;/RecNum&gt;&lt;DisplayText&gt;(Rhoades et al., 2012)&lt;/DisplayText&gt;&lt;record&gt;&lt;rec-number&gt;175&lt;/rec-number&gt;&lt;foreign-keys&gt;&lt;key app="EN" db-id="psp5wa0pi9f5weevsxkxzdekszp2z090pt9e" timestamp="1663953567"&gt;175&lt;/key&gt;&lt;/foreign-keys&gt;&lt;ref-type name="Journal Article"&gt;17&lt;/ref-type&gt;&lt;contributors&gt;&lt;authors&gt;&lt;author&gt;Rhoades, CC&lt;/author&gt;&lt;author&gt;Battaglia, MA&lt;/author&gt;&lt;author&gt;Rocca, ME&lt;/author&gt;&lt;author&gt;Ryan, MG&lt;/author&gt;&lt;/authors&gt;&lt;/contributors&gt;&lt;titles&gt;&lt;title&gt;Short-and medium-term effects of fuel reduction mulch treatments on soil nitrogen availability in Colorado conifer forests&lt;/title&gt;&lt;secondary-title&gt;Forest Ecology and Management&lt;/secondary-title&gt;&lt;/titles&gt;&lt;periodical&gt;&lt;full-title&gt;Forest Ecology and Management&lt;/full-title&gt;&lt;/periodical&gt;&lt;pages&gt;231-238&lt;/pages&gt;&lt;volume&gt;276&lt;/volume&gt;&lt;dates&gt;&lt;year&gt;2012&lt;/year&gt;&lt;/dates&gt;&lt;isbn&gt;0378-1127&lt;/isbn&gt;&lt;urls&gt;&lt;/urls&gt;&lt;/record&gt;&lt;/Cite&gt;&lt;/EndNote&gt;</w:instrText>
      </w:r>
      <w:r w:rsidR="007E1523" w:rsidRPr="002C3867">
        <w:rPr>
          <w:sz w:val="24"/>
          <w:szCs w:val="24"/>
          <w:lang w:val="en-US"/>
        </w:rPr>
        <w:fldChar w:fldCharType="separate"/>
      </w:r>
      <w:r w:rsidR="00FD157D">
        <w:rPr>
          <w:noProof/>
          <w:sz w:val="24"/>
          <w:szCs w:val="24"/>
          <w:lang w:val="en-US"/>
        </w:rPr>
        <w:t>(</w:t>
      </w:r>
      <w:hyperlink w:anchor="_ENREF_108" w:tooltip="Rhoades, 2012 #175" w:history="1">
        <w:r w:rsidR="001860FD" w:rsidRPr="001860FD">
          <w:rPr>
            <w:rStyle w:val="Hyperlink"/>
          </w:rPr>
          <w:t>Rhoades et al., 2012</w:t>
        </w:r>
      </w:hyperlink>
      <w:r w:rsidR="00FD157D">
        <w:rPr>
          <w:noProof/>
          <w:sz w:val="24"/>
          <w:szCs w:val="24"/>
          <w:lang w:val="en-US"/>
        </w:rPr>
        <w:t>)</w:t>
      </w:r>
      <w:r w:rsidR="007E1523" w:rsidRPr="002C3867">
        <w:rPr>
          <w:sz w:val="24"/>
          <w:szCs w:val="24"/>
          <w:lang w:val="en-US"/>
        </w:rPr>
        <w:fldChar w:fldCharType="end"/>
      </w:r>
      <w:r w:rsidR="3AD1C36D" w:rsidRPr="002C3867">
        <w:rPr>
          <w:sz w:val="24"/>
          <w:szCs w:val="24"/>
          <w:lang w:val="en-US"/>
        </w:rPr>
        <w:t>, and biochar in the retention long-term</w:t>
      </w:r>
      <w:r w:rsidR="2D6FECAA" w:rsidRPr="002C3867">
        <w:rPr>
          <w:sz w:val="24"/>
          <w:szCs w:val="24"/>
          <w:lang w:val="en-US"/>
        </w:rPr>
        <w:t xml:space="preserve"> </w:t>
      </w:r>
      <w:r w:rsidR="007E1523" w:rsidRPr="002C3867">
        <w:rPr>
          <w:sz w:val="24"/>
          <w:szCs w:val="24"/>
          <w:lang w:val="en-US"/>
        </w:rPr>
        <w:fldChar w:fldCharType="begin"/>
      </w:r>
      <w:r w:rsidR="00FD157D">
        <w:rPr>
          <w:sz w:val="24"/>
          <w:szCs w:val="24"/>
          <w:lang w:val="en-US"/>
        </w:rPr>
        <w:instrText xml:space="preserve"> ADDIN EN.CITE &lt;EndNote&gt;&lt;Cite&gt;&lt;Author&gt;Kaiser&lt;/Author&gt;&lt;Year&gt;2025&lt;/Year&gt;&lt;RecNum&gt;309&lt;/RecNum&gt;&lt;DisplayText&gt;(Kaiser et al., 2025)&lt;/DisplayText&gt;&lt;record&gt;&lt;rec-number&gt;309&lt;/rec-number&gt;&lt;foreign-keys&gt;&lt;key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Management&lt;/full-title&gt;&lt;/periodical&gt;&lt;pages&gt;122359&lt;/pages&gt;&lt;volume&gt;575&lt;/volume&gt;&lt;dates&gt;&lt;year&gt;2025&lt;/year&gt;&lt;/dates&gt;&lt;isbn&gt;0378-1127&lt;/isbn&gt;&lt;urls&gt;&lt;/urls&gt;&lt;/record&gt;&lt;/Cite&gt;&lt;/EndNote&gt;</w:instrText>
      </w:r>
      <w:r w:rsidR="007E1523" w:rsidRPr="002C3867">
        <w:rPr>
          <w:sz w:val="24"/>
          <w:szCs w:val="24"/>
          <w:lang w:val="en-US"/>
        </w:rPr>
        <w:fldChar w:fldCharType="separate"/>
      </w:r>
      <w:r w:rsidR="00FD157D">
        <w:rPr>
          <w:noProof/>
          <w:sz w:val="24"/>
          <w:szCs w:val="24"/>
          <w:lang w:val="en-US"/>
        </w:rPr>
        <w:t>(</w:t>
      </w:r>
      <w:hyperlink w:anchor="_ENREF_65" w:tooltip="Kaiser, 2025 #309" w:history="1">
        <w:r w:rsidR="001860FD" w:rsidRPr="001860FD">
          <w:rPr>
            <w:rStyle w:val="Hyperlink"/>
          </w:rPr>
          <w:t>Kaiser et al., 2025</w:t>
        </w:r>
      </w:hyperlink>
      <w:r w:rsidR="00FD157D">
        <w:rPr>
          <w:noProof/>
          <w:sz w:val="24"/>
          <w:szCs w:val="24"/>
          <w:lang w:val="en-US"/>
        </w:rPr>
        <w:t>)</w:t>
      </w:r>
      <w:r w:rsidR="007E1523" w:rsidRPr="002C3867">
        <w:rPr>
          <w:sz w:val="24"/>
          <w:szCs w:val="24"/>
          <w:lang w:val="en-US"/>
        </w:rPr>
        <w:fldChar w:fldCharType="end"/>
      </w:r>
      <w:r w:rsidR="3AD1C36D" w:rsidRPr="002C3867">
        <w:rPr>
          <w:sz w:val="24"/>
          <w:szCs w:val="24"/>
          <w:lang w:val="en-US"/>
        </w:rPr>
        <w:t>, it is</w:t>
      </w:r>
      <w:r w:rsidR="2B59CD1D" w:rsidRPr="002C3867">
        <w:rPr>
          <w:sz w:val="24"/>
          <w:szCs w:val="24"/>
          <w:lang w:val="en-US"/>
        </w:rPr>
        <w:t xml:space="preserve"> arguable that optimal management approaches would include the combined application </w:t>
      </w:r>
      <w:r w:rsidR="2D6FECAA" w:rsidRPr="002C3867">
        <w:rPr>
          <w:sz w:val="24"/>
          <w:szCs w:val="24"/>
          <w:lang w:val="en-US"/>
        </w:rPr>
        <w:t xml:space="preserve">of both </w:t>
      </w:r>
      <w:r w:rsidR="2B59CD1D" w:rsidRPr="002C3867">
        <w:rPr>
          <w:sz w:val="24"/>
          <w:szCs w:val="24"/>
          <w:lang w:val="en-US"/>
        </w:rPr>
        <w:t>to best benefit EMF and nitrification processes</w:t>
      </w:r>
      <w:r w:rsidR="2D6FECAA" w:rsidRPr="002C3867">
        <w:rPr>
          <w:sz w:val="24"/>
          <w:szCs w:val="24"/>
          <w:lang w:val="en-US"/>
        </w:rPr>
        <w:t>.</w:t>
      </w:r>
    </w:p>
    <w:p w14:paraId="34774B92" w14:textId="45920D26" w:rsidR="000A33BB" w:rsidRPr="002C3867" w:rsidRDefault="3582064B" w:rsidP="5459D6A1">
      <w:pPr>
        <w:spacing w:after="240" w:line="360" w:lineRule="auto"/>
        <w:rPr>
          <w:sz w:val="24"/>
          <w:szCs w:val="24"/>
          <w:lang w:val="en-US"/>
        </w:rPr>
      </w:pPr>
      <w:r w:rsidRPr="002C3867">
        <w:rPr>
          <w:sz w:val="24"/>
          <w:szCs w:val="24"/>
          <w:lang w:val="en-US"/>
        </w:rPr>
        <w:t>Th</w:t>
      </w:r>
      <w:r w:rsidR="1CE247D3" w:rsidRPr="002C3867">
        <w:rPr>
          <w:sz w:val="24"/>
          <w:szCs w:val="24"/>
          <w:lang w:val="en-US"/>
        </w:rPr>
        <w:t xml:space="preserve">is study further </w:t>
      </w:r>
      <w:r w:rsidR="4ED1E086" w:rsidRPr="002C3867">
        <w:rPr>
          <w:sz w:val="24"/>
          <w:szCs w:val="24"/>
          <w:lang w:val="en-US"/>
        </w:rPr>
        <w:t>clarifies the importan</w:t>
      </w:r>
      <w:r w:rsidR="5FB3002E" w:rsidRPr="002C3867">
        <w:rPr>
          <w:sz w:val="24"/>
          <w:szCs w:val="24"/>
          <w:lang w:val="en-US"/>
        </w:rPr>
        <w:t>ce</w:t>
      </w:r>
      <w:r w:rsidR="4ED1E086" w:rsidRPr="002C3867">
        <w:rPr>
          <w:sz w:val="24"/>
          <w:szCs w:val="24"/>
          <w:lang w:val="en-US"/>
        </w:rPr>
        <w:t xml:space="preserve"> </w:t>
      </w:r>
      <w:r w:rsidRPr="002C3867">
        <w:rPr>
          <w:sz w:val="24"/>
          <w:szCs w:val="24"/>
          <w:lang w:val="en-US"/>
        </w:rPr>
        <w:t>of EMF in the resilience of lodgepole pine and other western coniferous forests</w:t>
      </w:r>
      <w:r w:rsidR="5F7054E1" w:rsidRPr="002C3867">
        <w:rPr>
          <w:sz w:val="24"/>
          <w:szCs w:val="24"/>
          <w:lang w:val="en-US"/>
        </w:rPr>
        <w:t>.</w:t>
      </w:r>
      <w:r w:rsidRPr="002C3867">
        <w:rPr>
          <w:sz w:val="24"/>
          <w:szCs w:val="24"/>
          <w:lang w:val="en-US"/>
        </w:rPr>
        <w:t xml:space="preserve"> </w:t>
      </w:r>
      <w:r w:rsidR="5F7054E1" w:rsidRPr="002C3867">
        <w:rPr>
          <w:sz w:val="24"/>
          <w:szCs w:val="24"/>
          <w:lang w:val="en-US"/>
        </w:rPr>
        <w:t>Ectomycorrhizal fungi</w:t>
      </w:r>
      <w:r w:rsidRPr="002C3867">
        <w:rPr>
          <w:sz w:val="24"/>
          <w:szCs w:val="24"/>
          <w:lang w:val="en-US"/>
        </w:rPr>
        <w:t xml:space="preserve"> are critical symbionts for lodgepole pine</w:t>
      </w:r>
      <w:r w:rsidR="3DCCBF49" w:rsidRPr="002C3867">
        <w:rPr>
          <w:sz w:val="24"/>
          <w:szCs w:val="24"/>
          <w:lang w:val="en-US"/>
        </w:rPr>
        <w:t xml:space="preserve"> </w:t>
      </w:r>
      <w:r w:rsidR="009965D4" w:rsidRPr="002C3867">
        <w:rPr>
          <w:sz w:val="24"/>
          <w:szCs w:val="24"/>
          <w:lang w:val="en-US"/>
        </w:rPr>
        <w:fldChar w:fldCharType="begin"/>
      </w:r>
      <w:r w:rsidR="00FD157D">
        <w:rPr>
          <w:sz w:val="24"/>
          <w:szCs w:val="24"/>
          <w:lang w:val="en-US"/>
        </w:rPr>
        <w:instrText xml:space="preserve"> ADDIN EN.CITE &lt;EndNote&gt;&lt;Cite&gt;&lt;Author&gt;Caiafa&lt;/Author&gt;&lt;Year&gt;2023&lt;/Year&gt;&lt;RecNum&gt;293&lt;/RecNum&gt;&lt;DisplayText&gt;(Caiafa et al., 2023)&lt;/DisplayText&gt;&lt;record&gt;&lt;rec-number&gt;293&lt;/rec-number&gt;&lt;foreign-keys&gt;&lt;key app="EN" db-id="psp5wa0pi9f5weevsxkxzdekszp2z090pt9e" timestamp="1733422262"&gt;293&lt;/key&gt;&lt;/foreign-keys&gt;&lt;ref-type name="Journal Article"&gt;17&lt;/ref-type&gt;&lt;contributors&gt;&lt;authors&gt;&lt;author&gt;Caiafa, Marcos V&lt;/author&gt;&lt;author&gt;Nelson, Amelia R&lt;/author&gt;&lt;author&gt;Borch, Thomas&lt;/author&gt;&lt;author&gt;Roth, Holly K&lt;/author&gt;&lt;author&gt;Fegel, Timothy S&lt;/author&gt;&lt;author&gt;Rhoades, Charles C&lt;/author&gt;&lt;author&gt;Wilkins, Michael J&lt;/author&gt;&lt;author&gt;Glassman, Sydney I&lt;/author&gt;&lt;/authors&gt;&lt;/contributors&gt;&lt;titles&gt;&lt;title&gt;Distinct fungal and bacterial responses to fire severity and soil depth across a ten-year wildfire chronosequence in beetle-killed lodgepole pine forests&lt;/title&gt;&lt;secondary-title&gt;Forest Ecology and Management&lt;/secondary-title&gt;&lt;/titles&gt;&lt;periodical&gt;&lt;full-title&gt;Forest Ecology and Management&lt;/full-title&gt;&lt;/periodical&gt;&lt;pages&gt;121160&lt;/pages&gt;&lt;volume&gt;544&lt;/volume&gt;&lt;dates&gt;&lt;year&gt;2023&lt;/year&gt;&lt;/dates&gt;&lt;isbn&gt;0378-1127&lt;/isbn&gt;&lt;urls&gt;&lt;/urls&gt;&lt;/record&gt;&lt;/Cite&gt;&lt;/EndNote&gt;</w:instrText>
      </w:r>
      <w:r w:rsidR="009965D4" w:rsidRPr="002C3867">
        <w:rPr>
          <w:sz w:val="24"/>
          <w:szCs w:val="24"/>
          <w:lang w:val="en-US"/>
        </w:rPr>
        <w:fldChar w:fldCharType="separate"/>
      </w:r>
      <w:r w:rsidR="00FD157D">
        <w:rPr>
          <w:noProof/>
          <w:sz w:val="24"/>
          <w:szCs w:val="24"/>
          <w:lang w:val="en-US"/>
        </w:rPr>
        <w:t>(</w:t>
      </w:r>
      <w:hyperlink w:anchor="_ENREF_23" w:tooltip="Caiafa, 2023 #293" w:history="1">
        <w:r w:rsidR="001860FD" w:rsidRPr="001860FD">
          <w:rPr>
            <w:rStyle w:val="Hyperlink"/>
          </w:rPr>
          <w:t>Caiafa et al., 2023</w:t>
        </w:r>
      </w:hyperlink>
      <w:r w:rsidR="00FD157D">
        <w:rPr>
          <w:noProof/>
          <w:sz w:val="24"/>
          <w:szCs w:val="24"/>
          <w:lang w:val="en-US"/>
        </w:rPr>
        <w:t>)</w:t>
      </w:r>
      <w:r w:rsidR="009965D4" w:rsidRPr="002C3867">
        <w:rPr>
          <w:sz w:val="24"/>
          <w:szCs w:val="24"/>
          <w:lang w:val="en-US"/>
        </w:rPr>
        <w:fldChar w:fldCharType="end"/>
      </w:r>
      <w:r w:rsidRPr="002C3867">
        <w:rPr>
          <w:sz w:val="24"/>
          <w:szCs w:val="24"/>
          <w:lang w:val="en-US"/>
        </w:rPr>
        <w:t xml:space="preserve"> and </w:t>
      </w:r>
      <w:r w:rsidRPr="002C3867">
        <w:rPr>
          <w:i/>
          <w:iCs/>
          <w:sz w:val="24"/>
          <w:szCs w:val="24"/>
          <w:lang w:val="en-US"/>
        </w:rPr>
        <w:t>V. scoparium</w:t>
      </w:r>
      <w:r w:rsidRPr="002C3867">
        <w:rPr>
          <w:sz w:val="24"/>
          <w:szCs w:val="24"/>
          <w:lang w:val="en-US"/>
        </w:rPr>
        <w:t xml:space="preserve"> </w:t>
      </w:r>
      <w:r w:rsidR="009965D4" w:rsidRPr="002C3867">
        <w:rPr>
          <w:sz w:val="24"/>
          <w:szCs w:val="24"/>
          <w:lang w:val="en-US"/>
        </w:rPr>
        <w:fldChar w:fldCharType="begin"/>
      </w:r>
      <w:r w:rsidR="009965D4" w:rsidRPr="002C3867">
        <w:rPr>
          <w:sz w:val="24"/>
          <w:szCs w:val="24"/>
          <w:lang w:val="en-US"/>
        </w:rPr>
        <w:instrText xml:space="preserve"> ADDIN EN.CITE &lt;EndNote&gt;&lt;Cite&gt;&lt;Author&gt;Perkins&lt;/Author&gt;&lt;Year&gt;2015&lt;/Year&gt;&lt;RecNum&gt;362&lt;/RecNum&gt;&lt;DisplayText&gt;(Perkins, 2015)&lt;/DisplayText&gt;&lt;record&gt;&lt;rec-number&gt;362&lt;/rec-number&gt;&lt;foreign-keys&gt;&lt;key app="EN" db-id="psp5wa0pi9f5weevsxkxzdekszp2z090pt9e" timestamp="1733427327"&gt;362&lt;/key&gt;&lt;/foreign-keys&gt;&lt;ref-type name="Journal Article"&gt;17&lt;/ref-type&gt;&lt;contributors&gt;&lt;authors&gt;&lt;author&gt;Perkins, Judy L&lt;/author&gt;&lt;/authors&gt;&lt;/contributors&gt;&lt;titles&gt;&lt;title&gt;Facilitation of Pinus albicaulis seedling regeneration by Vaccinium scoparium&lt;/title&gt;&lt;secondary-title&gt;Forest Ecology and Management&lt;/secondary-title&gt;&lt;/titles&gt;&lt;periodical&gt;&lt;full-title&gt;Forest Ecology and Management&lt;/full-title&gt;&lt;/periodical&gt;&lt;pages&gt;55-65&lt;/pages&gt;&lt;volume&gt;349&lt;/volume&gt;&lt;dates&gt;&lt;year&gt;2015&lt;/year&gt;&lt;/dates&gt;&lt;isbn&gt;0378-1127&lt;/isbn&gt;&lt;urls&gt;&lt;/urls&gt;&lt;/record&gt;&lt;/Cite&gt;&lt;/EndNote&gt;</w:instrText>
      </w:r>
      <w:r w:rsidR="009965D4" w:rsidRPr="002C3867">
        <w:rPr>
          <w:sz w:val="24"/>
          <w:szCs w:val="24"/>
          <w:lang w:val="en-US"/>
        </w:rPr>
        <w:fldChar w:fldCharType="separate"/>
      </w:r>
      <w:r w:rsidR="3DCCBF49" w:rsidRPr="002C3867">
        <w:rPr>
          <w:noProof/>
          <w:sz w:val="24"/>
          <w:szCs w:val="24"/>
          <w:lang w:val="en-US"/>
        </w:rPr>
        <w:t>(</w:t>
      </w:r>
      <w:hyperlink w:anchor="_ENREF_97" w:tooltip="Perkins, 2015 #362" w:history="1">
        <w:r w:rsidR="001860FD" w:rsidRPr="001860FD">
          <w:rPr>
            <w:rStyle w:val="Hyperlink"/>
          </w:rPr>
          <w:t>Perkins, 2015</w:t>
        </w:r>
      </w:hyperlink>
      <w:r w:rsidR="3DCCBF49" w:rsidRPr="002C3867">
        <w:rPr>
          <w:noProof/>
          <w:sz w:val="24"/>
          <w:szCs w:val="24"/>
          <w:lang w:val="en-US"/>
        </w:rPr>
        <w:t>)</w:t>
      </w:r>
      <w:r w:rsidR="009965D4" w:rsidRPr="002C3867">
        <w:rPr>
          <w:sz w:val="24"/>
          <w:szCs w:val="24"/>
          <w:lang w:val="en-US"/>
        </w:rPr>
        <w:fldChar w:fldCharType="end"/>
      </w:r>
      <w:r w:rsidRPr="002C3867">
        <w:rPr>
          <w:sz w:val="24"/>
          <w:szCs w:val="24"/>
          <w:lang w:val="en-US"/>
        </w:rPr>
        <w:t>.</w:t>
      </w:r>
      <w:r w:rsidR="1993728C" w:rsidRPr="002C3867">
        <w:rPr>
          <w:sz w:val="24"/>
          <w:szCs w:val="24"/>
          <w:lang w:val="en-US"/>
        </w:rPr>
        <w:t xml:space="preserve"> Beyond the supply of </w:t>
      </w:r>
      <w:r w:rsidR="1AC30618" w:rsidRPr="002C3867">
        <w:rPr>
          <w:sz w:val="24"/>
          <w:szCs w:val="24"/>
          <w:lang w:val="en-US"/>
        </w:rPr>
        <w:t>N</w:t>
      </w:r>
      <w:r w:rsidR="1993728C" w:rsidRPr="002C3867">
        <w:rPr>
          <w:sz w:val="24"/>
          <w:szCs w:val="24"/>
          <w:lang w:val="en-US"/>
        </w:rPr>
        <w:t xml:space="preserve">, </w:t>
      </w:r>
      <w:r w:rsidR="4B124146" w:rsidRPr="002C3867">
        <w:rPr>
          <w:sz w:val="24"/>
          <w:szCs w:val="24"/>
          <w:lang w:val="en-US"/>
        </w:rPr>
        <w:t xml:space="preserve">mycorrhizal associations can reduce plant drought stress </w:t>
      </w:r>
      <w:r w:rsidR="31EA6C55" w:rsidRPr="002C3867">
        <w:rPr>
          <w:sz w:val="24"/>
          <w:szCs w:val="24"/>
          <w:lang w:val="en-US"/>
        </w:rPr>
        <w:t>through direct water transport to plant roots</w:t>
      </w:r>
      <w:r w:rsidR="61B6FBAC" w:rsidRPr="002C3867">
        <w:rPr>
          <w:sz w:val="24"/>
          <w:szCs w:val="24"/>
          <w:lang w:val="en-US"/>
        </w:rPr>
        <w:t xml:space="preserve"> </w:t>
      </w:r>
      <w:r w:rsidR="00AA366B" w:rsidRPr="002C3867">
        <w:rPr>
          <w:sz w:val="24"/>
          <w:szCs w:val="24"/>
          <w:lang w:val="en-US"/>
        </w:rPr>
        <w:fldChar w:fldCharType="begin"/>
      </w:r>
      <w:r w:rsidR="00FD157D">
        <w:rPr>
          <w:sz w:val="24"/>
          <w:szCs w:val="24"/>
          <w:lang w:val="en-US"/>
        </w:rPr>
        <w:instrText xml:space="preserve"> ADDIN EN.CITE &lt;EndNote&gt;&lt;Cite&gt;&lt;Author&gt;Kakouridis&lt;/Author&gt;&lt;Year&gt;2022&lt;/Year&gt;&lt;RecNum&gt;417&lt;/RecNum&gt;&lt;DisplayText&gt;(Kakouridis et al., 2022)&lt;/DisplayText&gt;&lt;record&gt;&lt;rec-number&gt;417&lt;/rec-number&gt;&lt;foreign-keys&gt;&lt;key app="EN" db-id="psp5wa0pi9f5weevsxkxzdekszp2z090pt9e" timestamp="1733776642"&gt;417&lt;/key&gt;&lt;/foreign-keys&gt;&lt;ref-type name="Journal Article"&gt;17&lt;/ref-type&gt;&lt;contributors&gt;&lt;authors&gt;&lt;author&gt;Kakouridis, Anne&lt;/author&gt;&lt;author&gt;Hagen, John A&lt;/author&gt;&lt;author&gt;Kan, Megan P&lt;/author&gt;&lt;author&gt;Mambelli, Stefania&lt;/author&gt;&lt;author&gt;Feldman, Lewis J&lt;/author&gt;&lt;author&gt;Herman, Donald J&lt;/author&gt;&lt;author&gt;Weber, Peter K&lt;/author&gt;&lt;author&gt;Pett</w:instrText>
      </w:r>
      <w:r w:rsidR="00FD157D">
        <w:rPr>
          <w:rFonts w:ascii="Cambria Math" w:hAnsi="Cambria Math" w:cs="Cambria Math"/>
          <w:sz w:val="24"/>
          <w:szCs w:val="24"/>
          <w:lang w:val="en-US"/>
        </w:rPr>
        <w:instrText>‐</w:instrText>
      </w:r>
      <w:r w:rsidR="00FD157D">
        <w:rPr>
          <w:sz w:val="24"/>
          <w:szCs w:val="24"/>
          <w:lang w:val="en-US"/>
        </w:rPr>
        <w:instrText>Ridge, Jennifer&lt;/author&gt;&lt;author&gt;Firestone, Mary K&lt;/author&gt;&lt;/authors&gt;&lt;/contributors&gt;&lt;titles&gt;&lt;title&gt;Routes to roots: direct evidence of water transport by arbuscular mycorrhizal fungi to host plants&lt;/title&gt;&lt;secondary-title&gt;New Phytologist&lt;/secondary-title&gt;&lt;/titles&gt;&lt;periodical&gt;&lt;full-title&gt;New Phytologist&lt;/full-title&gt;&lt;/periodical&gt;&lt;pages&gt;210-221&lt;/pages&gt;&lt;volume&gt;236&lt;/volume&gt;&lt;number&gt;1&lt;/number&gt;&lt;dates&gt;&lt;year&gt;2022&lt;/year&gt;&lt;/dates&gt;&lt;isbn&gt;0028-646X&lt;/isbn&gt;&lt;urls&gt;&lt;/urls&gt;&lt;/record&gt;&lt;/Cite&gt;&lt;/EndNote&gt;</w:instrText>
      </w:r>
      <w:r w:rsidR="00AA366B" w:rsidRPr="002C3867">
        <w:rPr>
          <w:sz w:val="24"/>
          <w:szCs w:val="24"/>
          <w:lang w:val="en-US"/>
        </w:rPr>
        <w:fldChar w:fldCharType="separate"/>
      </w:r>
      <w:r w:rsidR="00FD157D">
        <w:rPr>
          <w:noProof/>
          <w:sz w:val="24"/>
          <w:szCs w:val="24"/>
          <w:lang w:val="en-US"/>
        </w:rPr>
        <w:t>(</w:t>
      </w:r>
      <w:hyperlink w:anchor="_ENREF_66" w:tooltip="Kakouridis, 2022 #417" w:history="1">
        <w:r w:rsidR="001860FD" w:rsidRPr="001860FD">
          <w:rPr>
            <w:rStyle w:val="Hyperlink"/>
          </w:rPr>
          <w:t>Kakouridis et al., 2022</w:t>
        </w:r>
      </w:hyperlink>
      <w:r w:rsidR="00FD157D">
        <w:rPr>
          <w:noProof/>
          <w:sz w:val="24"/>
          <w:szCs w:val="24"/>
          <w:lang w:val="en-US"/>
        </w:rPr>
        <w:t>)</w:t>
      </w:r>
      <w:r w:rsidR="00AA366B" w:rsidRPr="002C3867">
        <w:rPr>
          <w:sz w:val="24"/>
          <w:szCs w:val="24"/>
          <w:lang w:val="en-US"/>
        </w:rPr>
        <w:fldChar w:fldCharType="end"/>
      </w:r>
      <w:r w:rsidR="54E4F472" w:rsidRPr="002C3867">
        <w:rPr>
          <w:sz w:val="24"/>
          <w:szCs w:val="24"/>
          <w:lang w:val="en-US"/>
        </w:rPr>
        <w:t>. These associations may be especially important after fire</w:t>
      </w:r>
      <w:r w:rsidR="041D675D" w:rsidRPr="002C3867">
        <w:rPr>
          <w:sz w:val="24"/>
          <w:szCs w:val="24"/>
          <w:lang w:val="en-US"/>
        </w:rPr>
        <w:t xml:space="preserve"> when </w:t>
      </w:r>
      <w:r w:rsidR="647422DC" w:rsidRPr="002C3867">
        <w:rPr>
          <w:sz w:val="24"/>
          <w:szCs w:val="24"/>
          <w:lang w:val="en-US"/>
        </w:rPr>
        <w:t xml:space="preserve">decreased surface infiltration can reduce soil moisture </w:t>
      </w:r>
      <w:r w:rsidR="005E4ABF" w:rsidRPr="002C3867">
        <w:rPr>
          <w:sz w:val="24"/>
          <w:szCs w:val="24"/>
          <w:lang w:val="en-US"/>
        </w:rPr>
        <w:fldChar w:fldCharType="begin"/>
      </w:r>
      <w:r w:rsidR="00FD157D">
        <w:rPr>
          <w:sz w:val="24"/>
          <w:szCs w:val="24"/>
          <w:lang w:val="en-US"/>
        </w:rPr>
        <w:instrText xml:space="preserve"> ADDIN EN.CITE &lt;EndNote&gt;&lt;Cite&gt;&lt;Author&gt;Holden&lt;/Author&gt;&lt;Year&gt;2015&lt;/Year&gt;&lt;RecNum&gt;418&lt;/RecNum&gt;&lt;DisplayText&gt;(Holden et al., 2015)&lt;/DisplayText&gt;&lt;record&gt;&lt;rec-number&gt;418&lt;/rec-number&gt;&lt;foreign-keys&gt;&lt;key app="EN" db-id="psp5wa0pi9f5weevsxkxzdekszp2z090pt9e" timestamp="1733777169"&gt;418&lt;/key&gt;&lt;/foreign-keys&gt;&lt;ref-type name="Journal Article"&gt;17&lt;/ref-type&gt;&lt;contributors&gt;&lt;authors&gt;&lt;author&gt;Holden, Sandra R&lt;/author&gt;&lt;author&gt;Berhe, Asmeret Asefaw&lt;/author&gt;&lt;author&gt;Treseder, Kathleen K&lt;/author&gt;&lt;/authors&gt;&lt;/contributors&gt;&lt;titles&gt;&lt;title&gt;Decreases in soil moisture and organic matter quality suppress microbial decomposition following a boreal forest fire&lt;/title&gt;&lt;secondary-title&gt;Soil Biology and Biochemistry&lt;/secondary-title&gt;&lt;/titles&gt;&lt;periodical&gt;&lt;full-title&gt;Soil Biology and Biochemistry&lt;/full-title&gt;&lt;/periodical&gt;&lt;pages&gt;1-9&lt;/pages&gt;&lt;volume&gt;87&lt;/volume&gt;&lt;dates&gt;&lt;year&gt;2015&lt;/year&gt;&lt;/dates&gt;&lt;isbn&gt;0038-0717&lt;/isbn&gt;&lt;urls&gt;&lt;/urls&gt;&lt;/record&gt;&lt;/Cite&gt;&lt;/EndNote&gt;</w:instrText>
      </w:r>
      <w:r w:rsidR="005E4ABF" w:rsidRPr="002C3867">
        <w:rPr>
          <w:sz w:val="24"/>
          <w:szCs w:val="24"/>
          <w:lang w:val="en-US"/>
        </w:rPr>
        <w:fldChar w:fldCharType="separate"/>
      </w:r>
      <w:r w:rsidR="00FD157D">
        <w:rPr>
          <w:noProof/>
          <w:sz w:val="24"/>
          <w:szCs w:val="24"/>
          <w:lang w:val="en-US"/>
        </w:rPr>
        <w:t>(</w:t>
      </w:r>
      <w:hyperlink w:anchor="_ENREF_55" w:tooltip="Holden, 2015 #418" w:history="1">
        <w:r w:rsidR="001860FD" w:rsidRPr="001860FD">
          <w:rPr>
            <w:rStyle w:val="Hyperlink"/>
          </w:rPr>
          <w:t>Holden et al., 2015</w:t>
        </w:r>
      </w:hyperlink>
      <w:r w:rsidR="00FD157D">
        <w:rPr>
          <w:noProof/>
          <w:sz w:val="24"/>
          <w:szCs w:val="24"/>
          <w:lang w:val="en-US"/>
        </w:rPr>
        <w:t>)</w:t>
      </w:r>
      <w:r w:rsidR="005E4ABF" w:rsidRPr="002C3867">
        <w:rPr>
          <w:sz w:val="24"/>
          <w:szCs w:val="24"/>
          <w:lang w:val="en-US"/>
        </w:rPr>
        <w:fldChar w:fldCharType="end"/>
      </w:r>
      <w:r w:rsidR="438E3975" w:rsidRPr="002C3867">
        <w:rPr>
          <w:sz w:val="24"/>
          <w:szCs w:val="24"/>
          <w:lang w:val="en-US"/>
        </w:rPr>
        <w:t>.</w:t>
      </w:r>
      <w:r w:rsidRPr="002C3867">
        <w:rPr>
          <w:sz w:val="24"/>
          <w:szCs w:val="24"/>
          <w:lang w:val="en-US"/>
        </w:rPr>
        <w:t xml:space="preserve"> However, high-severity fire can negatively impact EMF relative abundance </w:t>
      </w:r>
      <w:r w:rsidRPr="002C3867">
        <w:rPr>
          <w:sz w:val="24"/>
          <w:szCs w:val="24"/>
          <w:lang w:val="en-US"/>
        </w:rPr>
        <w:lastRenderedPageBreak/>
        <w:t>and diversity</w:t>
      </w:r>
      <w:r w:rsidR="4ED3A00D" w:rsidRPr="002C3867">
        <w:rPr>
          <w:sz w:val="24"/>
          <w:szCs w:val="24"/>
          <w:lang w:val="en-US"/>
        </w:rPr>
        <w:t xml:space="preserve">, thereby </w:t>
      </w:r>
      <w:r w:rsidR="61B4B485" w:rsidRPr="002C3867">
        <w:rPr>
          <w:sz w:val="24"/>
          <w:szCs w:val="24"/>
          <w:lang w:val="en-US"/>
        </w:rPr>
        <w:t>affecting potential</w:t>
      </w:r>
      <w:r w:rsidR="68B93D6D" w:rsidRPr="002C3867">
        <w:rPr>
          <w:sz w:val="24"/>
          <w:szCs w:val="24"/>
          <w:lang w:val="en-US"/>
        </w:rPr>
        <w:t xml:space="preserve"> interactions with aboveground biomass</w:t>
      </w:r>
      <w:r w:rsidRPr="002C3867">
        <w:rPr>
          <w:sz w:val="24"/>
          <w:szCs w:val="24"/>
          <w:lang w:val="en-US"/>
        </w:rPr>
        <w:t xml:space="preserve"> </w:t>
      </w:r>
      <w:r w:rsidR="009965D4" w:rsidRPr="002C3867">
        <w:rPr>
          <w:sz w:val="24"/>
          <w:szCs w:val="24"/>
          <w:lang w:val="en-US"/>
        </w:rPr>
        <w:fldChar w:fldCharType="begin"/>
      </w:r>
      <w:r w:rsidR="00FD157D">
        <w:rPr>
          <w:sz w:val="24"/>
          <w:szCs w:val="24"/>
          <w:lang w:val="en-US"/>
        </w:rPr>
        <w:instrText xml:space="preserve"> ADDIN EN.CITE &lt;EndNote&gt;&lt;Cite&gt;&lt;Author&gt;Nelson&lt;/Author&gt;&lt;Year&gt;2022&lt;/Year&gt;&lt;RecNum&gt;164&lt;/RecNum&gt;&lt;DisplayText&gt;(Nelson et al., 2022; Nelson et al., 2024)&lt;/DisplayText&gt;&lt;record&gt;&lt;rec-number&gt;164&lt;/rec-number&gt;&lt;foreign-keys&gt;&lt;key app="EN" db-id="psp5wa0pi9f5weevsxkxzdekszp2z090pt9e" timestamp="1663953442"&gt;164&lt;/key&gt;&lt;/foreign-keys&gt;&lt;ref-type name="Journal Article"&gt;17&lt;/ref-type&gt;&lt;contributors&gt;&lt;authors&gt;&lt;author&gt;Nelson, Amelia R&lt;/author&gt;&lt;author&gt;Narrowe, Adrienne B&lt;/author&gt;&lt;author&gt;Rhoades, Charles C&lt;/author&gt;&lt;author&gt;Fegel, Timothy S&lt;/author&gt;&lt;author&gt;Daly, Rebecca A&lt;/author&gt;&lt;author&gt;Roth, Holly K&lt;/author&gt;&lt;author&gt;Chu, Rosalie K&lt;/author&gt;&lt;author&gt;Amundson, Kaela K&lt;/author&gt;&lt;author&gt;Young, Robert B&lt;/author&gt;&lt;author&gt;Steindorff, Andrei S&lt;/author&gt;&lt;/authors&gt;&lt;/contributors&gt;&lt;titles&gt;&lt;title&gt;Wildfire-dependent changes in soil microbiome diversity and function&lt;/title&gt;&lt;secondary-title&gt;Nature microbiology&lt;/secondary-title&gt;&lt;/titles&gt;&lt;periodical&gt;&lt;full-title&gt;Nature microbiology&lt;/full-title&gt;&lt;/periodical&gt;&lt;pages&gt;1-12&lt;/pages&gt;&lt;dates&gt;&lt;year&gt;2022&lt;/year&gt;&lt;/dates&gt;&lt;isbn&gt;2058-5276&lt;/isbn&gt;&lt;urls&gt;&lt;/urls&gt;&lt;/record&gt;&lt;/Cite&gt;&lt;Cite&gt;&lt;Author&gt;Nelson&lt;/Author&gt;&lt;Year&gt;2024&lt;/Year&gt;&lt;RecNum&gt;411&lt;/RecNum&gt;&lt;record&gt;&lt;rec-number&gt;411&lt;/rec-number&gt;&lt;foreign-keys&gt;&lt;key app="EN" db-id="psp5wa0pi9f5weevsxkxzdekszp2z090pt9e" timestamp="1733693816"&gt;411&lt;/key&gt;&lt;/foreign-keys&gt;&lt;ref-type name="Journal Article"&gt;17&lt;/ref-type&gt;&lt;contributors&gt;&lt;authors&gt;&lt;author&gt;Nelson, Amelia R&lt;/author&gt;&lt;author&gt;Rhoades, Charles C&lt;/author&gt;&lt;author&gt;Fegel, Timothy S&lt;/author&gt;&lt;author&gt;Roth, Holly K&lt;/author&gt;&lt;author&gt;Caiafa, Marcos V&lt;/author&gt;&lt;author&gt;Glassman, Sydney I&lt;/author&gt;&lt;author&gt;Borch, Thomas&lt;/author&gt;&lt;author&gt;Wilkins, Michael J&lt;/author&gt;&lt;/authors&gt;&lt;/contributors&gt;&lt;titles&gt;&lt;title&gt;Wildfire impact on soil microbiome life history traits and roles in ecosystem carbon cycling&lt;/title&gt;&lt;secondary-title&gt;ISME Communications&lt;/secondary-title&gt;&lt;/titles&gt;&lt;periodical&gt;&lt;full-title&gt;ISME Communications&lt;/full-title&gt;&lt;/periodical&gt;&lt;pages&gt;ycae108&lt;/pages&gt;&lt;volume&gt;4&lt;/volume&gt;&lt;number&gt;1&lt;/number&gt;&lt;dates&gt;&lt;year&gt;2024&lt;/year&gt;&lt;/dates&gt;&lt;isbn&gt;2730-6151&lt;/isbn&gt;&lt;urls&gt;&lt;/urls&gt;&lt;/record&gt;&lt;/Cite&gt;&lt;/EndNote&gt;</w:instrText>
      </w:r>
      <w:r w:rsidR="009965D4" w:rsidRPr="002C3867">
        <w:rPr>
          <w:sz w:val="24"/>
          <w:szCs w:val="24"/>
          <w:lang w:val="en-US"/>
        </w:rPr>
        <w:fldChar w:fldCharType="separate"/>
      </w:r>
      <w:r w:rsidR="00FD157D">
        <w:rPr>
          <w:noProof/>
          <w:sz w:val="24"/>
          <w:szCs w:val="24"/>
          <w:lang w:val="en-US"/>
        </w:rPr>
        <w:t>(</w:t>
      </w:r>
      <w:hyperlink w:anchor="_ENREF_82" w:tooltip="Nelson, 2022 #164" w:history="1">
        <w:r w:rsidR="001860FD" w:rsidRPr="001860FD">
          <w:rPr>
            <w:rStyle w:val="Hyperlink"/>
          </w:rPr>
          <w:t>Nelson et al., 2022</w:t>
        </w:r>
      </w:hyperlink>
      <w:r w:rsidR="00FD157D">
        <w:rPr>
          <w:noProof/>
          <w:sz w:val="24"/>
          <w:szCs w:val="24"/>
          <w:lang w:val="en-US"/>
        </w:rPr>
        <w:t xml:space="preserve">; </w:t>
      </w:r>
      <w:hyperlink w:anchor="_ENREF_83" w:tooltip="Nelson, 2024 #411" w:history="1">
        <w:r w:rsidR="001860FD" w:rsidRPr="001860FD">
          <w:rPr>
            <w:rStyle w:val="Hyperlink"/>
          </w:rPr>
          <w:t>Nelson et al., 2024</w:t>
        </w:r>
      </w:hyperlink>
      <w:r w:rsidR="00FD157D">
        <w:rPr>
          <w:noProof/>
          <w:sz w:val="24"/>
          <w:szCs w:val="24"/>
          <w:lang w:val="en-US"/>
        </w:rPr>
        <w:t>)</w:t>
      </w:r>
      <w:r w:rsidR="009965D4" w:rsidRPr="002C3867">
        <w:rPr>
          <w:sz w:val="24"/>
          <w:szCs w:val="24"/>
          <w:lang w:val="en-US"/>
        </w:rPr>
        <w:fldChar w:fldCharType="end"/>
      </w:r>
      <w:r w:rsidR="037045C5" w:rsidRPr="002C3867">
        <w:rPr>
          <w:sz w:val="24"/>
          <w:szCs w:val="24"/>
          <w:lang w:val="en-US"/>
        </w:rPr>
        <w:t>.</w:t>
      </w:r>
      <w:r w:rsidR="7871D552" w:rsidRPr="002C3867">
        <w:rPr>
          <w:sz w:val="24"/>
          <w:szCs w:val="24"/>
          <w:lang w:val="en-US"/>
        </w:rPr>
        <w:t xml:space="preserve"> </w:t>
      </w:r>
      <w:r w:rsidRPr="002C3867">
        <w:rPr>
          <w:sz w:val="24"/>
          <w:szCs w:val="24"/>
          <w:lang w:val="en-US"/>
        </w:rPr>
        <w:t>The soil amendments tested in this study could support greater EMF relative abundances</w:t>
      </w:r>
      <w:r w:rsidR="607F4B1E" w:rsidRPr="002C3867">
        <w:rPr>
          <w:sz w:val="24"/>
          <w:szCs w:val="24"/>
          <w:lang w:val="en-US"/>
        </w:rPr>
        <w:t xml:space="preserve"> through </w:t>
      </w:r>
      <w:r w:rsidR="1A9F5AD9" w:rsidRPr="002C3867">
        <w:rPr>
          <w:sz w:val="24"/>
          <w:szCs w:val="24"/>
          <w:lang w:val="en-US"/>
        </w:rPr>
        <w:t xml:space="preserve">retention and addition of </w:t>
      </w:r>
      <w:r w:rsidR="2F86AAC2" w:rsidRPr="002C3867">
        <w:rPr>
          <w:sz w:val="24"/>
          <w:szCs w:val="24"/>
          <w:lang w:val="en-US"/>
        </w:rPr>
        <w:t>N</w:t>
      </w:r>
      <w:r w:rsidR="607F4B1E" w:rsidRPr="002C3867">
        <w:rPr>
          <w:sz w:val="24"/>
          <w:szCs w:val="24"/>
          <w:lang w:val="en-US"/>
        </w:rPr>
        <w:t xml:space="preserve"> </w:t>
      </w:r>
      <w:r w:rsidR="3307D16E" w:rsidRPr="002C3867">
        <w:rPr>
          <w:sz w:val="24"/>
          <w:szCs w:val="24"/>
          <w:lang w:val="en-US"/>
        </w:rPr>
        <w:t>and changes to soil pH</w:t>
      </w:r>
      <w:r w:rsidRPr="002C3867">
        <w:rPr>
          <w:sz w:val="24"/>
          <w:szCs w:val="24"/>
          <w:lang w:val="en-US"/>
        </w:rPr>
        <w:t xml:space="preserve">, which in turn could enhance the mineral nutrition of conifers by promoting greater utilization of organic </w:t>
      </w:r>
      <w:r w:rsidR="1AC30618" w:rsidRPr="002C3867">
        <w:rPr>
          <w:sz w:val="24"/>
          <w:szCs w:val="24"/>
          <w:lang w:val="en-US"/>
        </w:rPr>
        <w:t xml:space="preserve">N </w:t>
      </w:r>
      <w:r w:rsidR="009965D4" w:rsidRPr="002C3867">
        <w:rPr>
          <w:sz w:val="24"/>
          <w:szCs w:val="24"/>
          <w:lang w:val="en-US"/>
        </w:rPr>
        <w:fldChar w:fldCharType="begin"/>
      </w:r>
      <w:r w:rsidR="00FD157D">
        <w:rPr>
          <w:sz w:val="24"/>
          <w:szCs w:val="24"/>
          <w:lang w:val="en-US"/>
        </w:rPr>
        <w:instrText xml:space="preserve"> ADDIN EN.CITE &lt;EndNote&gt;&lt;Cite&gt;&lt;Author&gt;Abuzinadah&lt;/Author&gt;&lt;Year&gt;1986&lt;/Year&gt;&lt;RecNum&gt;372&lt;/RecNum&gt;&lt;DisplayText&gt;(Abuzinadah and Read, 1986; Pelletier et al., 2016)&lt;/DisplayText&gt;&lt;record&gt;&lt;rec-number&gt;372&lt;/rec-number&gt;&lt;foreign-keys&gt;&lt;key app="EN" db-id="psp5wa0pi9f5weevsxkxzdekszp2z090pt9e" timestamp="1733427888"&gt;372&lt;/key&gt;&lt;/foreign-keys&gt;&lt;ref-type name="Journal Article"&gt;17&lt;/ref-type&gt;&lt;contributors&gt;&lt;authors&gt;&lt;author&gt;Abuzinadah, RA&lt;/author&gt;&lt;author&gt;Read, DJ&lt;/author&gt;&lt;/authors&gt;&lt;/contributors&gt;&lt;titles&gt;&lt;title&gt;The role of proteins in the nitrogen nutrition of ectomycorrhizal plants: III. Protein utilization by Betula, Picea and Pinus in mycorrhizal association with Hebeloma crustuliniforme&lt;/title&gt;&lt;secondary-title&gt;New Phytologist&lt;/secondary-title&gt;&lt;/titles&gt;&lt;periodical&gt;&lt;full-title&gt;New Phytologist&lt;/full-title&gt;&lt;/periodical&gt;&lt;pages&gt;507-514&lt;/pages&gt;&lt;volume&gt;103&lt;/volume&gt;&lt;number&gt;3&lt;/number&gt;&lt;dates&gt;&lt;year&gt;1986&lt;/year&gt;&lt;/dates&gt;&lt;isbn&gt;0028-646X&lt;/isbn&gt;&lt;urls&gt;&lt;/urls&gt;&lt;/record&gt;&lt;/Cite&gt;&lt;Cite&gt;&lt;Author&gt;Pelletier&lt;/Author&gt;&lt;Year&gt;2016&lt;/Year&gt;&lt;RecNum&gt;79&lt;/RecNum&gt;&lt;record&gt;&lt;rec-number&gt;79&lt;/rec-number&gt;&lt;foreign-keys&gt;&lt;key app="EN" db-id="psp5wa0pi9f5weevsxkxzdekszp2z090pt9e" timestamp="1631124086"&gt;79&lt;/key&gt;&lt;/foreign-keys&gt;&lt;ref-type name="Journal Article"&gt;17&lt;/ref-type&gt;&lt;contributors&gt;&lt;authors&gt;&lt;author&gt;Pelletier, Jon D&lt;/author&gt;&lt;author&gt;Broxton, Patrick D&lt;/author&gt;&lt;author&gt;Hazenberg, Pieter&lt;/author&gt;&lt;author&gt;Zeng, Xubin&lt;/author&gt;&lt;author&gt;Troch, Peter A&lt;/author&gt;&lt;author&gt;Niu, Guo</w:instrText>
      </w:r>
      <w:r w:rsidR="00FD157D">
        <w:rPr>
          <w:rFonts w:ascii="Cambria Math" w:hAnsi="Cambria Math" w:cs="Cambria Math"/>
          <w:sz w:val="24"/>
          <w:szCs w:val="24"/>
          <w:lang w:val="en-US"/>
        </w:rPr>
        <w:instrText>‐</w:instrText>
      </w:r>
      <w:r w:rsidR="00FD157D">
        <w:rPr>
          <w:sz w:val="24"/>
          <w:szCs w:val="24"/>
          <w:lang w:val="en-US"/>
        </w:rPr>
        <w:instrText>Yue&lt;/author&gt;&lt;author&gt;Williams, Zachary&lt;/author&gt;&lt;author&gt;Brunke, Michael A&lt;/author&gt;&lt;author&gt;Gochis, David&lt;/author&gt;&lt;/authors&gt;&lt;/contributors&gt;&lt;titles&gt;&lt;title&gt;A gridded global data set of soil, intact regolith, and sedimentary deposit thicknesses for regional and global land surface modeling&lt;/title&gt;&lt;secondary-title&gt;Journal of Advances in Modeling Earth Systems&lt;/secondary-title&gt;&lt;/titles&gt;&lt;periodical&gt;&lt;full-title&gt;Journal of Advances in Modeling Earth Systems&lt;/full-title&gt;&lt;/periodical&gt;&lt;pages&gt;41-65&lt;/pages&gt;&lt;volume&gt;8&lt;/volume&gt;&lt;number&gt;1&lt;/number&gt;&lt;dates&gt;&lt;year&gt;2016&lt;/year&gt;&lt;/dates&gt;&lt;isbn&gt;1942-2466&lt;/isbn&gt;&lt;urls&gt;&lt;/urls&gt;&lt;/record&gt;&lt;/Cite&gt;&lt;/EndNote&gt;</w:instrText>
      </w:r>
      <w:r w:rsidR="009965D4" w:rsidRPr="002C3867">
        <w:rPr>
          <w:sz w:val="24"/>
          <w:szCs w:val="24"/>
          <w:lang w:val="en-US"/>
        </w:rPr>
        <w:fldChar w:fldCharType="separate"/>
      </w:r>
      <w:r w:rsidR="00FD157D">
        <w:rPr>
          <w:noProof/>
          <w:sz w:val="24"/>
          <w:szCs w:val="24"/>
          <w:lang w:val="en-US"/>
        </w:rPr>
        <w:t>(</w:t>
      </w:r>
      <w:hyperlink w:anchor="_ENREF_2" w:tooltip="Abuzinadah, 1986 #372" w:history="1">
        <w:r w:rsidR="001860FD" w:rsidRPr="001860FD">
          <w:rPr>
            <w:rStyle w:val="Hyperlink"/>
          </w:rPr>
          <w:t>Abuzinadah and Read, 1986</w:t>
        </w:r>
      </w:hyperlink>
      <w:r w:rsidR="00FD157D">
        <w:rPr>
          <w:noProof/>
          <w:sz w:val="24"/>
          <w:szCs w:val="24"/>
          <w:lang w:val="en-US"/>
        </w:rPr>
        <w:t xml:space="preserve">; </w:t>
      </w:r>
      <w:hyperlink w:anchor="_ENREF_94" w:tooltip="Pelletier, 2016 #79" w:history="1">
        <w:r w:rsidR="001860FD" w:rsidRPr="001860FD">
          <w:rPr>
            <w:rStyle w:val="Hyperlink"/>
          </w:rPr>
          <w:t>Pelletier et al., 2016</w:t>
        </w:r>
      </w:hyperlink>
      <w:r w:rsidR="00FD157D">
        <w:rPr>
          <w:noProof/>
          <w:sz w:val="24"/>
          <w:szCs w:val="24"/>
          <w:lang w:val="en-US"/>
        </w:rPr>
        <w:t>)</w:t>
      </w:r>
      <w:r w:rsidR="009965D4" w:rsidRPr="002C3867">
        <w:rPr>
          <w:sz w:val="24"/>
          <w:szCs w:val="24"/>
          <w:lang w:val="en-US"/>
        </w:rPr>
        <w:fldChar w:fldCharType="end"/>
      </w:r>
      <w:r w:rsidR="3DCCBF49" w:rsidRPr="002C3867">
        <w:rPr>
          <w:sz w:val="24"/>
          <w:szCs w:val="24"/>
          <w:lang w:val="en-US"/>
        </w:rPr>
        <w:t>.</w:t>
      </w:r>
      <w:r w:rsidR="435EFFA6" w:rsidRPr="002C3867">
        <w:rPr>
          <w:sz w:val="24"/>
          <w:szCs w:val="24"/>
          <w:lang w:val="en-US"/>
        </w:rPr>
        <w:t xml:space="preserve"> </w:t>
      </w:r>
      <w:r w:rsidR="516C79C6" w:rsidRPr="002C3867">
        <w:rPr>
          <w:sz w:val="24"/>
          <w:szCs w:val="24"/>
          <w:lang w:val="en-US"/>
        </w:rPr>
        <w:t xml:space="preserve">However, </w:t>
      </w:r>
      <w:r w:rsidR="4141C7A1" w:rsidRPr="002C3867">
        <w:rPr>
          <w:sz w:val="24"/>
          <w:szCs w:val="24"/>
          <w:lang w:val="en-US"/>
        </w:rPr>
        <w:t>mulch, for example,</w:t>
      </w:r>
      <w:r w:rsidR="435EFFA6" w:rsidRPr="002C3867">
        <w:rPr>
          <w:sz w:val="24"/>
          <w:szCs w:val="24"/>
          <w:lang w:val="en-US"/>
        </w:rPr>
        <w:t xml:space="preserve"> may also inhibit EMF</w:t>
      </w:r>
      <w:r w:rsidR="516C79C6" w:rsidRPr="002C3867">
        <w:rPr>
          <w:sz w:val="24"/>
          <w:szCs w:val="24"/>
          <w:lang w:val="en-US"/>
        </w:rPr>
        <w:t xml:space="preserve"> via increases </w:t>
      </w:r>
      <w:proofErr w:type="gramStart"/>
      <w:r w:rsidR="516C79C6" w:rsidRPr="002C3867">
        <w:rPr>
          <w:sz w:val="24"/>
          <w:szCs w:val="24"/>
          <w:lang w:val="en-US"/>
        </w:rPr>
        <w:t>to</w:t>
      </w:r>
      <w:proofErr w:type="gramEnd"/>
      <w:r w:rsidR="516C79C6" w:rsidRPr="002C3867">
        <w:rPr>
          <w:sz w:val="24"/>
          <w:szCs w:val="24"/>
          <w:lang w:val="en-US"/>
        </w:rPr>
        <w:t xml:space="preserve"> soil</w:t>
      </w:r>
      <w:r w:rsidR="4141C7A1" w:rsidRPr="002C3867">
        <w:rPr>
          <w:sz w:val="24"/>
          <w:szCs w:val="24"/>
          <w:lang w:val="en-US"/>
        </w:rPr>
        <w:t xml:space="preserve"> moisture and </w:t>
      </w:r>
      <w:proofErr w:type="gramStart"/>
      <w:r w:rsidR="51F7B3BB" w:rsidRPr="002C3867">
        <w:rPr>
          <w:sz w:val="24"/>
          <w:szCs w:val="24"/>
          <w:lang w:val="en-US"/>
        </w:rPr>
        <w:t>longer term</w:t>
      </w:r>
      <w:proofErr w:type="gramEnd"/>
      <w:r w:rsidR="51F7B3BB" w:rsidRPr="002C3867">
        <w:rPr>
          <w:sz w:val="24"/>
          <w:szCs w:val="24"/>
          <w:lang w:val="en-US"/>
        </w:rPr>
        <w:t xml:space="preserve"> retention of </w:t>
      </w:r>
      <w:r w:rsidR="5EA649E4" w:rsidRPr="002C3867">
        <w:rPr>
          <w:sz w:val="24"/>
          <w:szCs w:val="24"/>
        </w:rPr>
        <w:t>NO</w:t>
      </w:r>
      <w:r w:rsidR="5EA649E4" w:rsidRPr="002C3867">
        <w:rPr>
          <w:sz w:val="24"/>
          <w:szCs w:val="24"/>
          <w:vertAlign w:val="subscript"/>
        </w:rPr>
        <w:t>3</w:t>
      </w:r>
      <w:r w:rsidR="5EA649E4" w:rsidRPr="002C3867">
        <w:rPr>
          <w:sz w:val="24"/>
          <w:szCs w:val="24"/>
          <w:vertAlign w:val="superscript"/>
        </w:rPr>
        <w:t>-</w:t>
      </w:r>
      <w:r w:rsidR="18279CB5" w:rsidRPr="002C3867">
        <w:rPr>
          <w:sz w:val="24"/>
          <w:szCs w:val="24"/>
          <w:vertAlign w:val="superscript"/>
        </w:rPr>
        <w:t xml:space="preserve"> </w:t>
      </w:r>
      <w:r w:rsidR="18279CB5" w:rsidRPr="002C3867">
        <w:rPr>
          <w:sz w:val="24"/>
          <w:szCs w:val="24"/>
        </w:rPr>
        <w:t>(</w:t>
      </w:r>
      <w:r w:rsidR="18279CB5" w:rsidRPr="002C3867">
        <w:rPr>
          <w:b/>
          <w:bCs/>
          <w:sz w:val="24"/>
          <w:szCs w:val="24"/>
        </w:rPr>
        <w:t xml:space="preserve">Fig. </w:t>
      </w:r>
      <w:r w:rsidR="6BCFA56E" w:rsidRPr="002C3867">
        <w:rPr>
          <w:b/>
          <w:bCs/>
          <w:sz w:val="24"/>
          <w:szCs w:val="24"/>
        </w:rPr>
        <w:t>5</w:t>
      </w:r>
      <w:r w:rsidR="6BCFA56E" w:rsidRPr="002C3867">
        <w:rPr>
          <w:sz w:val="24"/>
          <w:szCs w:val="24"/>
        </w:rPr>
        <w:t>)</w:t>
      </w:r>
      <w:r w:rsidR="4141C7A1" w:rsidRPr="002C3867">
        <w:rPr>
          <w:sz w:val="24"/>
          <w:szCs w:val="24"/>
          <w:lang w:val="en-US"/>
        </w:rPr>
        <w:t>. P</w:t>
      </w:r>
      <w:r w:rsidR="08A70B50" w:rsidRPr="002C3867">
        <w:rPr>
          <w:sz w:val="24"/>
          <w:szCs w:val="24"/>
          <w:lang w:val="en-US"/>
        </w:rPr>
        <w:t xml:space="preserve">revious work has shown </w:t>
      </w:r>
      <w:r w:rsidR="4A2B74E8" w:rsidRPr="002C3867">
        <w:rPr>
          <w:sz w:val="24"/>
          <w:szCs w:val="24"/>
          <w:lang w:val="en-US"/>
        </w:rPr>
        <w:t>the relative abundance of mycorrhizal fungi t</w:t>
      </w:r>
      <w:r w:rsidR="76638715" w:rsidRPr="002C3867">
        <w:rPr>
          <w:sz w:val="24"/>
          <w:szCs w:val="24"/>
          <w:lang w:val="en-US"/>
        </w:rPr>
        <w:t>o</w:t>
      </w:r>
      <w:r w:rsidR="2E6ADE07" w:rsidRPr="002C3867">
        <w:rPr>
          <w:sz w:val="24"/>
          <w:szCs w:val="24"/>
          <w:lang w:val="en-US"/>
        </w:rPr>
        <w:t xml:space="preserve"> increase</w:t>
      </w:r>
      <w:r w:rsidR="76638715" w:rsidRPr="002C3867">
        <w:rPr>
          <w:sz w:val="24"/>
          <w:szCs w:val="24"/>
          <w:lang w:val="en-US"/>
        </w:rPr>
        <w:t xml:space="preserve"> </w:t>
      </w:r>
      <w:r w:rsidR="00180A5E">
        <w:rPr>
          <w:sz w:val="24"/>
          <w:szCs w:val="24"/>
          <w:lang w:val="en-US"/>
        </w:rPr>
        <w:t>in drier soils</w:t>
      </w:r>
      <w:r w:rsidR="76638715" w:rsidRPr="002C3867">
        <w:rPr>
          <w:sz w:val="24"/>
          <w:szCs w:val="24"/>
          <w:lang w:val="en-US"/>
        </w:rPr>
        <w:t xml:space="preserve"> </w:t>
      </w:r>
      <w:r w:rsidR="007C742A" w:rsidRPr="002C3867">
        <w:rPr>
          <w:sz w:val="24"/>
          <w:szCs w:val="24"/>
          <w:lang w:val="en-US"/>
        </w:rPr>
        <w:fldChar w:fldCharType="begin"/>
      </w:r>
      <w:r w:rsidR="00FD157D">
        <w:rPr>
          <w:sz w:val="24"/>
          <w:szCs w:val="24"/>
          <w:lang w:val="en-US"/>
        </w:rPr>
        <w:instrText xml:space="preserve"> ADDIN EN.CITE &lt;EndNote&gt;&lt;Cite&gt;&lt;Author&gt;Lozano&lt;/Author&gt;&lt;Year&gt;2021&lt;/Year&gt;&lt;RecNum&gt;414&lt;/RecNum&gt;&lt;DisplayText&gt;(de Vries et al., 2018; Lozano et al., 2021)&lt;/DisplayText&gt;&lt;record&gt;&lt;rec-number&gt;414&lt;/rec-number&gt;&lt;foreign-keys&gt;&lt;key app="EN" db-id="psp5wa0pi9f5weevsxkxzdekszp2z090pt9e" timestamp="1733775841"&gt;414&lt;/key&gt;&lt;/foreign-keys&gt;&lt;ref-type name="Journal Article"&gt;17&lt;/ref-type&gt;&lt;contributors&gt;&lt;authors&gt;&lt;author&gt;Lozano, Yudi M&lt;/author&gt;&lt;author&gt;Aguilar-Trigueros, Carlos A&lt;/author&gt;&lt;author&gt;Roy, Julien&lt;/author&gt;&lt;author&gt;Rillig, Matthias C&lt;/author&gt;&lt;/authors&gt;&lt;/contributors&gt;&lt;titles&gt;&lt;title&gt;Drought induces shifts in soil fungal communities that can be linked to root traits across 24 plant species&lt;/title&gt;&lt;secondary-title&gt;New Phytologist&lt;/secondary-title&gt;&lt;/titles&gt;&lt;periodical&gt;&lt;full-title&gt;New Phytologist&lt;/full-title&gt;&lt;/periodical&gt;&lt;pages&gt;1917-1929&lt;/pages&gt;&lt;volume&gt;232&lt;/volume&gt;&lt;dates&gt;&lt;year&gt;2021&lt;/year&gt;&lt;/dates&gt;&lt;urls&gt;&lt;/urls&gt;&lt;/record&gt;&lt;/Cite&gt;&lt;Cite&gt;&lt;Author&gt;de Vries&lt;/Author&gt;&lt;Year&gt;2018&lt;/Year&gt;&lt;RecNum&gt;415&lt;/RecNum&gt;&lt;record&gt;&lt;rec-number&gt;415&lt;/rec-number&gt;&lt;foreign-keys&gt;&lt;key app="EN" db-id="psp5wa0pi9f5weevsxkxzdekszp2z090pt9e" timestamp="1733775842"&gt;415&lt;/key&gt;&lt;/foreign-keys&gt;&lt;ref-type name="Journal Article"&gt;17&lt;/ref-type&gt;&lt;contributors&gt;&lt;authors&gt;&lt;author&gt;de Vries, Franciska T&lt;/author&gt;&lt;author&gt;Griffiths, Rob I&lt;/author&gt;&lt;author&gt;Bailey, Mark&lt;/author&gt;&lt;author&gt;Craig, Hayley&lt;/author&gt;&lt;author&gt;Girlanda, Mariangela&lt;/author&gt;&lt;author&gt;Gweon, Hyun Soon&lt;/author&gt;&lt;author&gt;Hallin, Sara&lt;/author&gt;&lt;author&gt;Kaisermann, Aurore&lt;/author&gt;&lt;author&gt;Keith, Aidan M&lt;/author&gt;&lt;author&gt;Kretzschmar, Marina&lt;/author&gt;&lt;/authors&gt;&lt;/contributors&gt;&lt;titles&gt;&lt;title&gt;Soil bacterial networks are less stable under drought than fungal networks&lt;/title&gt;&lt;secondary-title&gt;Nature communications&lt;/secondary-title&gt;&lt;/titles&gt;&lt;periodical&gt;&lt;full-title&gt;Nature Communications&lt;/full-title&gt;&lt;/periodical&gt;&lt;pages&gt;3033&lt;/pages&gt;&lt;volume&gt;9&lt;/volume&gt;&lt;number&gt;1&lt;/number&gt;&lt;dates&gt;&lt;year&gt;2018&lt;/year&gt;&lt;/dates&gt;&lt;isbn&gt;2041-1723&lt;/isbn&gt;&lt;urls&gt;&lt;/urls&gt;&lt;/record&gt;&lt;/Cite&gt;&lt;/EndNote&gt;</w:instrText>
      </w:r>
      <w:r w:rsidR="007C742A" w:rsidRPr="002C3867">
        <w:rPr>
          <w:sz w:val="24"/>
          <w:szCs w:val="24"/>
          <w:lang w:val="en-US"/>
        </w:rPr>
        <w:fldChar w:fldCharType="separate"/>
      </w:r>
      <w:r w:rsidR="00FD157D">
        <w:rPr>
          <w:noProof/>
          <w:sz w:val="24"/>
          <w:szCs w:val="24"/>
          <w:lang w:val="en-US"/>
        </w:rPr>
        <w:t>(</w:t>
      </w:r>
      <w:hyperlink w:anchor="_ENREF_31" w:tooltip="de Vries, 2018 #415" w:history="1">
        <w:r w:rsidR="001860FD" w:rsidRPr="001860FD">
          <w:rPr>
            <w:rStyle w:val="Hyperlink"/>
          </w:rPr>
          <w:t>de Vries et al., 2018</w:t>
        </w:r>
      </w:hyperlink>
      <w:r w:rsidR="00FD157D">
        <w:rPr>
          <w:noProof/>
          <w:sz w:val="24"/>
          <w:szCs w:val="24"/>
          <w:lang w:val="en-US"/>
        </w:rPr>
        <w:t xml:space="preserve">; </w:t>
      </w:r>
      <w:hyperlink w:anchor="_ENREF_71" w:tooltip="Lozano, 2021 #414" w:history="1">
        <w:r w:rsidR="001860FD" w:rsidRPr="001860FD">
          <w:rPr>
            <w:rStyle w:val="Hyperlink"/>
          </w:rPr>
          <w:t>Lozano et al., 2021</w:t>
        </w:r>
      </w:hyperlink>
      <w:r w:rsidR="00FD157D">
        <w:rPr>
          <w:noProof/>
          <w:sz w:val="24"/>
          <w:szCs w:val="24"/>
          <w:lang w:val="en-US"/>
        </w:rPr>
        <w:t>)</w:t>
      </w:r>
      <w:r w:rsidR="007C742A" w:rsidRPr="002C3867">
        <w:rPr>
          <w:sz w:val="24"/>
          <w:szCs w:val="24"/>
          <w:lang w:val="en-US"/>
        </w:rPr>
        <w:fldChar w:fldCharType="end"/>
      </w:r>
      <w:r w:rsidR="76638715" w:rsidRPr="002C3867">
        <w:rPr>
          <w:sz w:val="24"/>
          <w:szCs w:val="24"/>
          <w:lang w:val="en-US"/>
        </w:rPr>
        <w:t xml:space="preserve">, </w:t>
      </w:r>
      <w:r w:rsidR="6379256F" w:rsidRPr="002C3867">
        <w:rPr>
          <w:sz w:val="24"/>
          <w:szCs w:val="24"/>
          <w:lang w:val="en-US"/>
        </w:rPr>
        <w:t>which corresponds with negative relationships</w:t>
      </w:r>
      <w:r w:rsidR="15E19880" w:rsidRPr="002C3867">
        <w:rPr>
          <w:sz w:val="24"/>
          <w:szCs w:val="24"/>
          <w:lang w:val="en-US"/>
        </w:rPr>
        <w:t xml:space="preserve"> between EMF </w:t>
      </w:r>
      <w:r w:rsidR="7A46CB14" w:rsidRPr="002C3867">
        <w:rPr>
          <w:sz w:val="24"/>
          <w:szCs w:val="24"/>
          <w:lang w:val="en-US"/>
        </w:rPr>
        <w:t xml:space="preserve">relative abundance </w:t>
      </w:r>
      <w:r w:rsidR="15E19880" w:rsidRPr="002C3867">
        <w:rPr>
          <w:sz w:val="24"/>
          <w:szCs w:val="24"/>
          <w:lang w:val="en-US"/>
        </w:rPr>
        <w:t>and VWC</w:t>
      </w:r>
      <w:r w:rsidR="6379256F" w:rsidRPr="002C3867">
        <w:rPr>
          <w:sz w:val="24"/>
          <w:szCs w:val="24"/>
          <w:lang w:val="en-US"/>
        </w:rPr>
        <w:t xml:space="preserve"> in our </w:t>
      </w:r>
      <w:r w:rsidR="1FADEBC5" w:rsidRPr="002C3867">
        <w:rPr>
          <w:sz w:val="24"/>
          <w:szCs w:val="24"/>
          <w:lang w:val="en-US"/>
        </w:rPr>
        <w:t xml:space="preserve">random forests and </w:t>
      </w:r>
      <w:r w:rsidR="6379256F" w:rsidRPr="002C3867">
        <w:rPr>
          <w:sz w:val="24"/>
          <w:szCs w:val="24"/>
          <w:lang w:val="en-US"/>
        </w:rPr>
        <w:t>SEMs (</w:t>
      </w:r>
      <w:r w:rsidR="6379256F" w:rsidRPr="002C3867">
        <w:rPr>
          <w:b/>
          <w:bCs/>
          <w:sz w:val="24"/>
          <w:szCs w:val="24"/>
          <w:lang w:val="en-US"/>
        </w:rPr>
        <w:t xml:space="preserve">Figs. </w:t>
      </w:r>
      <w:r w:rsidR="6BCFA56E" w:rsidRPr="002C3867">
        <w:rPr>
          <w:b/>
          <w:bCs/>
          <w:sz w:val="24"/>
          <w:szCs w:val="24"/>
          <w:lang w:val="en-US"/>
        </w:rPr>
        <w:t>5</w:t>
      </w:r>
      <w:r w:rsidR="6379256F" w:rsidRPr="002C3867">
        <w:rPr>
          <w:b/>
          <w:bCs/>
          <w:sz w:val="24"/>
          <w:szCs w:val="24"/>
          <w:lang w:val="en-US"/>
        </w:rPr>
        <w:t>-8</w:t>
      </w:r>
      <w:r w:rsidR="6379256F" w:rsidRPr="002C3867">
        <w:rPr>
          <w:sz w:val="24"/>
          <w:szCs w:val="24"/>
          <w:lang w:val="en-US"/>
        </w:rPr>
        <w:t>).</w:t>
      </w:r>
      <w:r w:rsidR="25EF670D" w:rsidRPr="002C3867">
        <w:rPr>
          <w:sz w:val="24"/>
          <w:szCs w:val="24"/>
          <w:lang w:val="en-US"/>
        </w:rPr>
        <w:t xml:space="preserve"> Mulch has also been shown to </w:t>
      </w:r>
      <w:r w:rsidR="72CBFCBB" w:rsidRPr="002C3867">
        <w:rPr>
          <w:sz w:val="24"/>
          <w:szCs w:val="24"/>
          <w:lang w:val="en-US"/>
        </w:rPr>
        <w:t xml:space="preserve">result in </w:t>
      </w:r>
      <w:r w:rsidR="2F20A46B" w:rsidRPr="002C3867">
        <w:rPr>
          <w:sz w:val="24"/>
          <w:szCs w:val="24"/>
          <w:lang w:val="en-US"/>
        </w:rPr>
        <w:t>80% lower</w:t>
      </w:r>
      <w:r w:rsidR="25EF670D" w:rsidRPr="002C3867">
        <w:rPr>
          <w:sz w:val="24"/>
          <w:szCs w:val="24"/>
          <w:lang w:val="en-US"/>
        </w:rPr>
        <w:t xml:space="preserve"> </w:t>
      </w:r>
      <w:r w:rsidR="5EA649E4" w:rsidRPr="002C3867">
        <w:rPr>
          <w:sz w:val="24"/>
          <w:szCs w:val="24"/>
        </w:rPr>
        <w:t>NO</w:t>
      </w:r>
      <w:r w:rsidR="5EA649E4" w:rsidRPr="002C3867">
        <w:rPr>
          <w:sz w:val="24"/>
          <w:szCs w:val="24"/>
          <w:vertAlign w:val="subscript"/>
        </w:rPr>
        <w:t>3</w:t>
      </w:r>
      <w:r w:rsidR="5EA649E4" w:rsidRPr="002C3867">
        <w:rPr>
          <w:sz w:val="24"/>
          <w:szCs w:val="24"/>
          <w:vertAlign w:val="superscript"/>
        </w:rPr>
        <w:t>-</w:t>
      </w:r>
      <w:r w:rsidR="25EF670D" w:rsidRPr="002C3867">
        <w:rPr>
          <w:sz w:val="24"/>
          <w:szCs w:val="24"/>
          <w:lang w:val="en-US"/>
        </w:rPr>
        <w:t xml:space="preserve"> </w:t>
      </w:r>
      <w:r w:rsidR="2F20A46B" w:rsidRPr="002C3867">
        <w:rPr>
          <w:sz w:val="24"/>
          <w:szCs w:val="24"/>
          <w:lang w:val="en-US"/>
        </w:rPr>
        <w:t>c</w:t>
      </w:r>
      <w:r w:rsidR="2AF877AA" w:rsidRPr="002C3867">
        <w:rPr>
          <w:sz w:val="24"/>
          <w:szCs w:val="24"/>
          <w:lang w:val="en-US"/>
        </w:rPr>
        <w:t xml:space="preserve">ompared to untreated soils after fire </w:t>
      </w:r>
      <w:r w:rsidR="001F42B1" w:rsidRPr="002C3867">
        <w:rPr>
          <w:sz w:val="24"/>
          <w:szCs w:val="24"/>
          <w:lang w:val="en-US"/>
        </w:rPr>
        <w:fldChar w:fldCharType="begin"/>
      </w:r>
      <w:r w:rsidR="00FD157D">
        <w:rPr>
          <w:sz w:val="24"/>
          <w:szCs w:val="24"/>
          <w:lang w:val="en-US"/>
        </w:rPr>
        <w:instrText xml:space="preserve"> ADDIN EN.CITE &lt;EndNote&gt;&lt;Cite&gt;&lt;Author&gt;Kaiser&lt;/Author&gt;&lt;Year&gt;2025&lt;/Year&gt;&lt;RecNum&gt;309&lt;/RecNum&gt;&lt;DisplayText&gt;(Kaiser et al., 2025)&lt;/DisplayText&gt;&lt;record&gt;&lt;rec-number&gt;309&lt;/rec-number&gt;&lt;foreign-keys&gt;&lt;key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Management&lt;/full-title&gt;&lt;/periodical&gt;&lt;pages&gt;122359&lt;/pages&gt;&lt;volume&gt;575&lt;/volume&gt;&lt;dates&gt;&lt;year&gt;2025&lt;/year&gt;&lt;/dates&gt;&lt;isbn&gt;0378-1127&lt;/isbn&gt;&lt;urls&gt;&lt;/urls&gt;&lt;/record&gt;&lt;/Cite&gt;&lt;/EndNote&gt;</w:instrText>
      </w:r>
      <w:r w:rsidR="001F42B1" w:rsidRPr="002C3867">
        <w:rPr>
          <w:sz w:val="24"/>
          <w:szCs w:val="24"/>
          <w:lang w:val="en-US"/>
        </w:rPr>
        <w:fldChar w:fldCharType="separate"/>
      </w:r>
      <w:r w:rsidR="00FD157D">
        <w:rPr>
          <w:noProof/>
          <w:sz w:val="24"/>
          <w:szCs w:val="24"/>
          <w:lang w:val="en-US"/>
        </w:rPr>
        <w:t>(</w:t>
      </w:r>
      <w:hyperlink w:anchor="_ENREF_65" w:tooltip="Kaiser, 2025 #309" w:history="1">
        <w:r w:rsidR="001860FD" w:rsidRPr="001860FD">
          <w:rPr>
            <w:rStyle w:val="Hyperlink"/>
          </w:rPr>
          <w:t>Kaiser et al., 2025</w:t>
        </w:r>
      </w:hyperlink>
      <w:r w:rsidR="00FD157D">
        <w:rPr>
          <w:noProof/>
          <w:sz w:val="24"/>
          <w:szCs w:val="24"/>
          <w:lang w:val="en-US"/>
        </w:rPr>
        <w:t>)</w:t>
      </w:r>
      <w:r w:rsidR="001F42B1" w:rsidRPr="002C3867">
        <w:rPr>
          <w:sz w:val="24"/>
          <w:szCs w:val="24"/>
          <w:lang w:val="en-US"/>
        </w:rPr>
        <w:fldChar w:fldCharType="end"/>
      </w:r>
      <w:r w:rsidR="5DF02FC1" w:rsidRPr="002C3867">
        <w:rPr>
          <w:sz w:val="24"/>
          <w:szCs w:val="24"/>
          <w:lang w:val="en-US"/>
        </w:rPr>
        <w:t xml:space="preserve">, potentially limiting an important </w:t>
      </w:r>
      <w:r w:rsidR="559B5356" w:rsidRPr="002C3867">
        <w:rPr>
          <w:sz w:val="24"/>
          <w:szCs w:val="24"/>
          <w:lang w:val="en-US"/>
        </w:rPr>
        <w:t xml:space="preserve">energy source for EMF metabolism </w:t>
      </w:r>
      <w:r w:rsidR="00C13D37" w:rsidRPr="002C3867">
        <w:rPr>
          <w:sz w:val="24"/>
          <w:szCs w:val="24"/>
          <w:lang w:val="en-US"/>
        </w:rPr>
        <w:fldChar w:fldCharType="begin">
          <w:fldData xml:space="preserve">PEVuZE5vdGU+PENpdGU+PEF1dGhvcj5GcmFuY2U8L0F1dGhvcj48WWVhcj4xOTgzPC9ZZWFyPjxS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</w:fldData>
        </w:fldChar>
      </w:r>
      <w:r w:rsidR="00FD157D">
        <w:rPr>
          <w:sz w:val="24"/>
          <w:szCs w:val="24"/>
          <w:lang w:val="en-US"/>
        </w:rPr>
        <w:instrText xml:space="preserve"> ADDIN EN.CITE </w:instrText>
      </w:r>
      <w:r w:rsidR="00FD157D">
        <w:rPr>
          <w:sz w:val="24"/>
          <w:szCs w:val="24"/>
          <w:lang w:val="en-US"/>
        </w:rPr>
        <w:fldChar w:fldCharType="begin">
          <w:fldData xml:space="preserve">PEVuZE5vdGU+PENpdGU+PEF1dGhvcj5GcmFuY2U8L0F1dGhvcj48WWVhcj4xOTgzPC9ZZWFyPjxS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</w:fldData>
        </w:fldChar>
      </w:r>
      <w:r w:rsidR="00FD157D">
        <w:rPr>
          <w:sz w:val="24"/>
          <w:szCs w:val="24"/>
          <w:lang w:val="en-US"/>
        </w:rPr>
        <w:instrText xml:space="preserve"> ADDIN EN.CITE.DATA </w:instrText>
      </w:r>
      <w:r w:rsidR="00FD157D">
        <w:rPr>
          <w:sz w:val="24"/>
          <w:szCs w:val="24"/>
          <w:lang w:val="en-US"/>
        </w:rPr>
      </w:r>
      <w:r w:rsidR="00FD157D">
        <w:rPr>
          <w:sz w:val="24"/>
          <w:szCs w:val="24"/>
          <w:lang w:val="en-US"/>
        </w:rPr>
        <w:fldChar w:fldCharType="end"/>
      </w:r>
      <w:r w:rsidR="00C13D37" w:rsidRPr="002C3867">
        <w:rPr>
          <w:sz w:val="24"/>
          <w:szCs w:val="24"/>
          <w:lang w:val="en-US"/>
        </w:rPr>
      </w:r>
      <w:r w:rsidR="00C13D37" w:rsidRPr="002C3867">
        <w:rPr>
          <w:sz w:val="24"/>
          <w:szCs w:val="24"/>
          <w:lang w:val="en-US"/>
        </w:rPr>
        <w:fldChar w:fldCharType="separate"/>
      </w:r>
      <w:r w:rsidR="00FD157D">
        <w:rPr>
          <w:noProof/>
          <w:sz w:val="24"/>
          <w:szCs w:val="24"/>
          <w:lang w:val="en-US"/>
        </w:rPr>
        <w:t>(</w:t>
      </w:r>
      <w:hyperlink w:anchor="_ENREF_44" w:tooltip="France, 1983 #396" w:history="1">
        <w:r w:rsidR="001860FD" w:rsidRPr="001860FD">
          <w:rPr>
            <w:rStyle w:val="Hyperlink"/>
          </w:rPr>
          <w:t>France and Reid, 1983</w:t>
        </w:r>
      </w:hyperlink>
      <w:r w:rsidR="00FD157D">
        <w:rPr>
          <w:noProof/>
          <w:sz w:val="24"/>
          <w:szCs w:val="24"/>
          <w:lang w:val="en-US"/>
        </w:rPr>
        <w:t xml:space="preserve">; </w:t>
      </w:r>
      <w:hyperlink w:anchor="_ENREF_89" w:tooltip="Nygren, 2008 #398" w:history="1">
        <w:r w:rsidR="001860FD" w:rsidRPr="001860FD">
          <w:rPr>
            <w:rStyle w:val="Hyperlink"/>
          </w:rPr>
          <w:t>Nygren et al., 2008</w:t>
        </w:r>
      </w:hyperlink>
      <w:r w:rsidR="00FD157D">
        <w:rPr>
          <w:noProof/>
          <w:sz w:val="24"/>
          <w:szCs w:val="24"/>
          <w:lang w:val="en-US"/>
        </w:rPr>
        <w:t xml:space="preserve">; </w:t>
      </w:r>
      <w:hyperlink w:anchor="_ENREF_99" w:tooltip="Plassard, 1994 #397" w:history="1">
        <w:r w:rsidR="001860FD" w:rsidRPr="001860FD">
          <w:rPr>
            <w:rStyle w:val="Hyperlink"/>
          </w:rPr>
          <w:t>Plassard et al., 1994</w:t>
        </w:r>
      </w:hyperlink>
      <w:r w:rsidR="00FD157D">
        <w:rPr>
          <w:noProof/>
          <w:sz w:val="24"/>
          <w:szCs w:val="24"/>
          <w:lang w:val="en-US"/>
        </w:rPr>
        <w:t>)</w:t>
      </w:r>
      <w:r w:rsidR="00C13D37" w:rsidRPr="002C3867">
        <w:rPr>
          <w:sz w:val="24"/>
          <w:szCs w:val="24"/>
          <w:lang w:val="en-US"/>
        </w:rPr>
        <w:fldChar w:fldCharType="end"/>
      </w:r>
      <w:r w:rsidR="2AF877AA" w:rsidRPr="002C3867">
        <w:rPr>
          <w:sz w:val="24"/>
          <w:szCs w:val="24"/>
          <w:lang w:val="en-US"/>
        </w:rPr>
        <w:t>.</w:t>
      </w:r>
      <w:r w:rsidR="6379256F" w:rsidRPr="002C3867">
        <w:rPr>
          <w:sz w:val="24"/>
          <w:szCs w:val="24"/>
          <w:lang w:val="en-US"/>
        </w:rPr>
        <w:t xml:space="preserve"> </w:t>
      </w:r>
      <w:r w:rsidR="4F63E9D2" w:rsidRPr="002C3867">
        <w:rPr>
          <w:sz w:val="24"/>
          <w:szCs w:val="24"/>
          <w:lang w:val="en-US"/>
        </w:rPr>
        <w:t xml:space="preserve">Future work would </w:t>
      </w:r>
      <w:proofErr w:type="gramStart"/>
      <w:r w:rsidR="4F63E9D2" w:rsidRPr="002C3867">
        <w:rPr>
          <w:sz w:val="24"/>
          <w:szCs w:val="24"/>
          <w:lang w:val="en-US"/>
        </w:rPr>
        <w:t>benefit from</w:t>
      </w:r>
      <w:proofErr w:type="gramEnd"/>
      <w:r w:rsidR="4F63E9D2" w:rsidRPr="002C3867">
        <w:rPr>
          <w:sz w:val="24"/>
          <w:szCs w:val="24"/>
          <w:lang w:val="en-US"/>
        </w:rPr>
        <w:t xml:space="preserve"> </w:t>
      </w:r>
      <w:r w:rsidR="7F9B498E" w:rsidRPr="002C3867">
        <w:rPr>
          <w:sz w:val="24"/>
          <w:szCs w:val="24"/>
          <w:lang w:val="en-US"/>
        </w:rPr>
        <w:t xml:space="preserve">further </w:t>
      </w:r>
      <w:r w:rsidR="4F63E9D2" w:rsidRPr="002C3867">
        <w:rPr>
          <w:sz w:val="24"/>
          <w:szCs w:val="24"/>
          <w:lang w:val="en-US"/>
        </w:rPr>
        <w:t xml:space="preserve">disentangling </w:t>
      </w:r>
      <w:r w:rsidR="49A91AC1" w:rsidRPr="002C3867">
        <w:rPr>
          <w:sz w:val="24"/>
          <w:szCs w:val="24"/>
          <w:lang w:val="en-US"/>
        </w:rPr>
        <w:t>soil moisture effects from nutrient changes to improve understanding of these complex interactions</w:t>
      </w:r>
      <w:r w:rsidR="1DF53DCA" w:rsidRPr="002C3867">
        <w:rPr>
          <w:sz w:val="24"/>
          <w:szCs w:val="24"/>
          <w:lang w:val="en-US"/>
        </w:rPr>
        <w:t xml:space="preserve"> on key microbial functional groups</w:t>
      </w:r>
      <w:r w:rsidR="49A91AC1" w:rsidRPr="002C3867">
        <w:rPr>
          <w:sz w:val="24"/>
          <w:szCs w:val="24"/>
          <w:lang w:val="en-US"/>
        </w:rPr>
        <w:t>.</w:t>
      </w:r>
    </w:p>
    <w:p w14:paraId="4127C512" w14:textId="5E9CCB9E" w:rsidR="00E45E33" w:rsidRPr="002C3867" w:rsidRDefault="009D0AF7" w:rsidP="001D5D55">
      <w:pPr>
        <w:pStyle w:val="Heading2"/>
        <w:rPr>
          <w:rFonts w:ascii="Arial" w:hAnsi="Arial"/>
        </w:rPr>
      </w:pPr>
      <w:bookmarkStart w:id="247" w:name="_p6lznldsixth" w:colFirst="0" w:colLast="0"/>
      <w:bookmarkEnd w:id="247"/>
      <w:r w:rsidRPr="002C3867">
        <w:rPr>
          <w:rFonts w:ascii="Arial" w:hAnsi="Arial"/>
        </w:rPr>
        <w:t xml:space="preserve">4.3. </w:t>
      </w:r>
      <w:r w:rsidR="00FC62E6" w:rsidRPr="002C3867">
        <w:rPr>
          <w:rFonts w:ascii="Arial" w:hAnsi="Arial"/>
        </w:rPr>
        <w:t>Plant functional traits</w:t>
      </w:r>
      <w:r w:rsidR="00B04E62" w:rsidRPr="002C3867">
        <w:rPr>
          <w:rFonts w:ascii="Arial" w:hAnsi="Arial"/>
        </w:rPr>
        <w:t xml:space="preserve"> respond indirectly to soil amendments</w:t>
      </w:r>
    </w:p>
    <w:p w14:paraId="761BB9C1" w14:textId="44BCE459" w:rsidR="00A929CA" w:rsidRPr="002C3867" w:rsidRDefault="477D3A40" w:rsidP="280DF2BA">
      <w:pPr>
        <w:spacing w:after="240" w:line="360" w:lineRule="auto"/>
        <w:rPr>
          <w:rFonts w:eastAsia="Aptos"/>
          <w:sz w:val="24"/>
          <w:szCs w:val="24"/>
          <w:lang w:val="en-US"/>
        </w:rPr>
      </w:pPr>
      <w:r w:rsidRPr="002C3867">
        <w:rPr>
          <w:rFonts w:eastAsia="Aptos"/>
          <w:sz w:val="24"/>
          <w:szCs w:val="24"/>
          <w:lang w:val="en-US"/>
        </w:rPr>
        <w:t>Plant functional trait responses to soil amendments were comple</w:t>
      </w:r>
      <w:r w:rsidR="0F5E46B7" w:rsidRPr="002C3867">
        <w:rPr>
          <w:rFonts w:eastAsia="Aptos"/>
          <w:sz w:val="24"/>
          <w:szCs w:val="24"/>
          <w:lang w:val="en-US"/>
        </w:rPr>
        <w:t xml:space="preserve">x, interactive, and non-linear, highlighting the importance of </w:t>
      </w:r>
      <w:r w:rsidR="3FB9B9C5" w:rsidRPr="002C3867">
        <w:rPr>
          <w:rFonts w:eastAsia="Aptos"/>
          <w:sz w:val="24"/>
          <w:szCs w:val="24"/>
          <w:lang w:val="en-US"/>
        </w:rPr>
        <w:t>our multifaceted</w:t>
      </w:r>
      <w:r w:rsidR="402C8D16" w:rsidRPr="002C3867">
        <w:rPr>
          <w:rFonts w:eastAsia="Aptos"/>
          <w:sz w:val="24"/>
          <w:szCs w:val="24"/>
          <w:lang w:val="en-US"/>
        </w:rPr>
        <w:t xml:space="preserve"> </w:t>
      </w:r>
      <w:r w:rsidR="642355E3" w:rsidRPr="002C3867">
        <w:rPr>
          <w:rFonts w:eastAsia="Aptos"/>
          <w:sz w:val="24"/>
          <w:szCs w:val="24"/>
          <w:lang w:val="en-US"/>
        </w:rPr>
        <w:t>analytical approach</w:t>
      </w:r>
      <w:r w:rsidR="3FB9B9C5" w:rsidRPr="002C3867">
        <w:rPr>
          <w:rFonts w:eastAsia="Aptos"/>
          <w:sz w:val="24"/>
          <w:szCs w:val="24"/>
          <w:lang w:val="en-US"/>
        </w:rPr>
        <w:t>.</w:t>
      </w:r>
      <w:r w:rsidR="3C495D83" w:rsidRPr="002C3867">
        <w:rPr>
          <w:rFonts w:eastAsia="Aptos"/>
          <w:sz w:val="24"/>
          <w:szCs w:val="24"/>
          <w:lang w:val="en-US"/>
        </w:rPr>
        <w:t xml:space="preserve"> </w:t>
      </w:r>
      <w:r w:rsidR="65DBDBC6" w:rsidRPr="002C3867">
        <w:rPr>
          <w:rFonts w:eastAsia="Aptos"/>
          <w:sz w:val="24"/>
          <w:szCs w:val="24"/>
          <w:lang w:val="en-US"/>
        </w:rPr>
        <w:t>S</w:t>
      </w:r>
      <w:r w:rsidR="1931DB12" w:rsidRPr="002C3867">
        <w:rPr>
          <w:rFonts w:eastAsia="Aptos"/>
          <w:sz w:val="24"/>
          <w:szCs w:val="24"/>
          <w:lang w:val="en-US"/>
        </w:rPr>
        <w:t xml:space="preserve">oil amendments had </w:t>
      </w:r>
      <w:r w:rsidR="441F85A9" w:rsidRPr="002C3867">
        <w:rPr>
          <w:rFonts w:eastAsia="Aptos"/>
          <w:sz w:val="24"/>
          <w:szCs w:val="24"/>
          <w:lang w:val="en-US"/>
        </w:rPr>
        <w:t>limited</w:t>
      </w:r>
      <w:r w:rsidR="1931DB12" w:rsidRPr="002C3867">
        <w:rPr>
          <w:rFonts w:eastAsia="Aptos"/>
          <w:sz w:val="24"/>
          <w:szCs w:val="24"/>
          <w:lang w:val="en-US"/>
        </w:rPr>
        <w:t xml:space="preserve"> </w:t>
      </w:r>
      <w:r w:rsidR="70090E9A" w:rsidRPr="002C3867">
        <w:rPr>
          <w:rFonts w:eastAsia="Aptos"/>
          <w:sz w:val="24"/>
          <w:szCs w:val="24"/>
          <w:lang w:val="en-US"/>
        </w:rPr>
        <w:t xml:space="preserve">direct </w:t>
      </w:r>
      <w:r w:rsidR="1931DB12" w:rsidRPr="002C3867">
        <w:rPr>
          <w:rFonts w:eastAsia="Aptos"/>
          <w:sz w:val="24"/>
          <w:szCs w:val="24"/>
          <w:lang w:val="en-US"/>
        </w:rPr>
        <w:t>effect</w:t>
      </w:r>
      <w:r w:rsidR="70090E9A" w:rsidRPr="002C3867">
        <w:rPr>
          <w:rFonts w:eastAsia="Aptos"/>
          <w:sz w:val="24"/>
          <w:szCs w:val="24"/>
          <w:lang w:val="en-US"/>
        </w:rPr>
        <w:t>s</w:t>
      </w:r>
      <w:r w:rsidR="1931DB12" w:rsidRPr="002C3867">
        <w:rPr>
          <w:rFonts w:eastAsia="Aptos"/>
          <w:sz w:val="24"/>
          <w:szCs w:val="24"/>
          <w:lang w:val="en-US"/>
        </w:rPr>
        <w:t xml:space="preserve"> on plant functional traits </w:t>
      </w:r>
      <w:r w:rsidR="3C495D83" w:rsidRPr="002C3867">
        <w:rPr>
          <w:rFonts w:eastAsia="Aptos"/>
          <w:sz w:val="24"/>
          <w:szCs w:val="24"/>
          <w:lang w:val="en-US"/>
        </w:rPr>
        <w:t xml:space="preserve">using analysis of variance </w:t>
      </w:r>
      <w:r w:rsidR="709AD105" w:rsidRPr="002C3867">
        <w:rPr>
          <w:rFonts w:eastAsia="Aptos"/>
          <w:sz w:val="24"/>
          <w:szCs w:val="24"/>
          <w:lang w:val="en-US"/>
        </w:rPr>
        <w:t>(</w:t>
      </w:r>
      <w:r w:rsidR="709AD105" w:rsidRPr="002C3867">
        <w:rPr>
          <w:rFonts w:eastAsia="Aptos"/>
          <w:b/>
          <w:bCs/>
          <w:sz w:val="24"/>
          <w:szCs w:val="24"/>
          <w:lang w:val="en-US"/>
        </w:rPr>
        <w:t>Fig. 3</w:t>
      </w:r>
      <w:r w:rsidR="7E6BF16E" w:rsidRPr="002C3867">
        <w:rPr>
          <w:rFonts w:eastAsia="Aptos"/>
          <w:sz w:val="24"/>
          <w:szCs w:val="24"/>
          <w:lang w:val="en-US"/>
        </w:rPr>
        <w:t>),</w:t>
      </w:r>
      <w:r w:rsidR="709AD105" w:rsidRPr="002C3867">
        <w:rPr>
          <w:rFonts w:eastAsia="Aptos"/>
          <w:sz w:val="24"/>
          <w:szCs w:val="24"/>
          <w:lang w:val="en-US"/>
        </w:rPr>
        <w:t xml:space="preserve"> </w:t>
      </w:r>
      <w:r w:rsidR="4BABF8A7" w:rsidRPr="002C3867">
        <w:rPr>
          <w:rFonts w:eastAsia="Aptos"/>
          <w:sz w:val="24"/>
          <w:szCs w:val="24"/>
          <w:lang w:val="en-US"/>
        </w:rPr>
        <w:t xml:space="preserve">but we found </w:t>
      </w:r>
      <w:r w:rsidR="2E5693B5" w:rsidRPr="002C3867">
        <w:rPr>
          <w:rFonts w:eastAsia="Aptos"/>
          <w:sz w:val="24"/>
          <w:szCs w:val="24"/>
          <w:lang w:val="en-US"/>
        </w:rPr>
        <w:t>important</w:t>
      </w:r>
      <w:r w:rsidR="6FAEA524" w:rsidRPr="002C3867">
        <w:rPr>
          <w:rFonts w:eastAsia="Aptos"/>
          <w:sz w:val="24"/>
          <w:szCs w:val="24"/>
          <w:lang w:val="en-US"/>
        </w:rPr>
        <w:t xml:space="preserve"> indirect</w:t>
      </w:r>
      <w:r w:rsidR="73E968DA" w:rsidRPr="002C3867">
        <w:rPr>
          <w:rFonts w:eastAsia="Aptos"/>
          <w:sz w:val="24"/>
          <w:szCs w:val="24"/>
          <w:lang w:val="en-US"/>
        </w:rPr>
        <w:t xml:space="preserve"> </w:t>
      </w:r>
      <w:r w:rsidR="13FBDAF5" w:rsidRPr="002C3867">
        <w:rPr>
          <w:rFonts w:eastAsia="Aptos"/>
          <w:sz w:val="24"/>
          <w:szCs w:val="24"/>
          <w:lang w:val="en-US"/>
        </w:rPr>
        <w:t xml:space="preserve">and non-linear </w:t>
      </w:r>
      <w:r w:rsidR="73E968DA" w:rsidRPr="002C3867">
        <w:rPr>
          <w:rFonts w:eastAsia="Aptos"/>
          <w:sz w:val="24"/>
          <w:szCs w:val="24"/>
          <w:lang w:val="en-US"/>
        </w:rPr>
        <w:t>effects</w:t>
      </w:r>
      <w:r w:rsidR="2E5693B5" w:rsidRPr="002C3867">
        <w:rPr>
          <w:rFonts w:eastAsia="Aptos"/>
          <w:sz w:val="24"/>
          <w:szCs w:val="24"/>
          <w:lang w:val="en-US"/>
        </w:rPr>
        <w:t xml:space="preserve"> across treatments</w:t>
      </w:r>
      <w:r w:rsidR="402C8D16" w:rsidRPr="002C3867">
        <w:rPr>
          <w:rFonts w:eastAsia="Aptos"/>
          <w:sz w:val="24"/>
          <w:szCs w:val="24"/>
          <w:lang w:val="en-US"/>
        </w:rPr>
        <w:t xml:space="preserve"> using random forests and SEMs</w:t>
      </w:r>
      <w:r w:rsidR="709AD105" w:rsidRPr="002C3867">
        <w:rPr>
          <w:rFonts w:eastAsia="Aptos"/>
          <w:sz w:val="24"/>
          <w:szCs w:val="24"/>
          <w:lang w:val="en-US"/>
        </w:rPr>
        <w:t xml:space="preserve"> (</w:t>
      </w:r>
      <w:r w:rsidR="709AD105" w:rsidRPr="002C3867">
        <w:rPr>
          <w:rFonts w:eastAsia="Aptos"/>
          <w:b/>
          <w:bCs/>
          <w:sz w:val="24"/>
          <w:szCs w:val="24"/>
          <w:lang w:val="en-US"/>
        </w:rPr>
        <w:t xml:space="preserve">Figs. </w:t>
      </w:r>
      <w:r w:rsidR="13FBDAF5" w:rsidRPr="002C3867">
        <w:rPr>
          <w:rFonts w:eastAsia="Aptos"/>
          <w:b/>
          <w:bCs/>
          <w:sz w:val="24"/>
          <w:szCs w:val="24"/>
          <w:lang w:val="en-US"/>
        </w:rPr>
        <w:t>5-</w:t>
      </w:r>
      <w:r w:rsidR="2F20A46B" w:rsidRPr="002C3867">
        <w:rPr>
          <w:rFonts w:eastAsia="Aptos"/>
          <w:b/>
          <w:bCs/>
          <w:sz w:val="24"/>
          <w:szCs w:val="24"/>
          <w:lang w:val="en-US"/>
        </w:rPr>
        <w:t>7</w:t>
      </w:r>
      <w:r w:rsidR="709AD105" w:rsidRPr="002C3867">
        <w:rPr>
          <w:rFonts w:eastAsia="Aptos"/>
          <w:sz w:val="24"/>
          <w:szCs w:val="24"/>
          <w:lang w:val="en-US"/>
        </w:rPr>
        <w:t>).</w:t>
      </w:r>
      <w:r w:rsidR="355BD22B" w:rsidRPr="002C3867">
        <w:rPr>
          <w:rFonts w:eastAsia="Aptos"/>
          <w:sz w:val="24"/>
          <w:szCs w:val="24"/>
          <w:lang w:val="en-US"/>
        </w:rPr>
        <w:t xml:space="preserve"> </w:t>
      </w:r>
      <w:r w:rsidR="0DB220F1" w:rsidRPr="002C3867">
        <w:rPr>
          <w:rFonts w:eastAsia="Aptos"/>
          <w:sz w:val="24"/>
          <w:szCs w:val="24"/>
          <w:lang w:val="en-US"/>
        </w:rPr>
        <w:t>In terms of interspecific variability</w:t>
      </w:r>
      <w:r w:rsidR="355BD22B" w:rsidRPr="002C3867">
        <w:rPr>
          <w:rFonts w:eastAsia="Aptos"/>
          <w:sz w:val="24"/>
          <w:szCs w:val="24"/>
          <w:lang w:val="en-US"/>
        </w:rPr>
        <w:t xml:space="preserve">, LDMC </w:t>
      </w:r>
      <w:r w:rsidR="60849738" w:rsidRPr="002C3867">
        <w:rPr>
          <w:rFonts w:eastAsia="Aptos"/>
          <w:sz w:val="24"/>
          <w:szCs w:val="24"/>
          <w:lang w:val="en-US"/>
        </w:rPr>
        <w:t xml:space="preserve">was significantly higher in </w:t>
      </w:r>
      <w:r w:rsidR="60849738" w:rsidRPr="002C3867">
        <w:rPr>
          <w:rFonts w:eastAsia="Aptos"/>
          <w:i/>
          <w:iCs/>
          <w:sz w:val="24"/>
          <w:szCs w:val="24"/>
          <w:lang w:val="en-US"/>
        </w:rPr>
        <w:t>V. scoparium</w:t>
      </w:r>
      <w:r w:rsidR="0CDB76F0" w:rsidRPr="002C3867">
        <w:rPr>
          <w:rFonts w:eastAsia="Aptos"/>
          <w:sz w:val="24"/>
          <w:szCs w:val="24"/>
          <w:lang w:val="en-US"/>
        </w:rPr>
        <w:t>,</w:t>
      </w:r>
      <w:r w:rsidR="60849738" w:rsidRPr="002C3867">
        <w:rPr>
          <w:rFonts w:eastAsia="Aptos"/>
          <w:sz w:val="24"/>
          <w:szCs w:val="24"/>
          <w:lang w:val="en-US"/>
        </w:rPr>
        <w:t xml:space="preserve"> indicating functional strategies that favor stronger</w:t>
      </w:r>
      <w:r w:rsidR="6DF19171" w:rsidRPr="002C3867">
        <w:rPr>
          <w:rFonts w:eastAsia="Aptos"/>
          <w:sz w:val="24"/>
          <w:szCs w:val="24"/>
          <w:lang w:val="en-US"/>
        </w:rPr>
        <w:t>, more robust</w:t>
      </w:r>
      <w:r w:rsidR="2EBC3155" w:rsidRPr="002C3867">
        <w:rPr>
          <w:rFonts w:eastAsia="Aptos"/>
          <w:sz w:val="24"/>
          <w:szCs w:val="24"/>
          <w:lang w:val="en-US"/>
        </w:rPr>
        <w:t>,</w:t>
      </w:r>
      <w:r w:rsidR="6DF19171" w:rsidRPr="002C3867">
        <w:rPr>
          <w:rFonts w:eastAsia="Aptos"/>
          <w:sz w:val="24"/>
          <w:szCs w:val="24"/>
          <w:lang w:val="en-US"/>
        </w:rPr>
        <w:t xml:space="preserve"> leaves with a longer life span than </w:t>
      </w:r>
      <w:r w:rsidR="6DF19171" w:rsidRPr="002C3867">
        <w:rPr>
          <w:rFonts w:eastAsia="Aptos"/>
          <w:i/>
          <w:iCs/>
          <w:sz w:val="24"/>
          <w:szCs w:val="24"/>
          <w:lang w:val="en-US"/>
        </w:rPr>
        <w:t>O. parryi</w:t>
      </w:r>
      <w:r w:rsidR="6DF19171" w:rsidRPr="002C3867">
        <w:rPr>
          <w:rFonts w:eastAsia="Aptos"/>
          <w:sz w:val="24"/>
          <w:szCs w:val="24"/>
          <w:lang w:val="en-US"/>
        </w:rPr>
        <w:t>.</w:t>
      </w:r>
      <w:r w:rsidR="0DB220F1" w:rsidRPr="002C3867">
        <w:rPr>
          <w:rFonts w:eastAsia="Aptos"/>
          <w:sz w:val="24"/>
          <w:szCs w:val="24"/>
          <w:lang w:val="en-US"/>
        </w:rPr>
        <w:t xml:space="preserve"> </w:t>
      </w:r>
      <w:r w:rsidR="2D8481F3" w:rsidRPr="002C3867">
        <w:rPr>
          <w:rFonts w:eastAsia="Aptos"/>
          <w:sz w:val="24"/>
          <w:szCs w:val="24"/>
          <w:lang w:val="en-US"/>
        </w:rPr>
        <w:t xml:space="preserve">Among treatments, </w:t>
      </w:r>
      <w:r w:rsidR="2172C37B" w:rsidRPr="002C3867">
        <w:rPr>
          <w:rFonts w:eastAsia="Aptos"/>
          <w:sz w:val="24"/>
          <w:szCs w:val="24"/>
          <w:lang w:val="en-US"/>
        </w:rPr>
        <w:t>SLA in both species was significantly lower in the mulch plots compared to control plot</w:t>
      </w:r>
      <w:r w:rsidR="406A9BE7" w:rsidRPr="002C3867">
        <w:rPr>
          <w:rFonts w:eastAsia="Aptos"/>
          <w:sz w:val="24"/>
          <w:szCs w:val="24"/>
          <w:lang w:val="en-US"/>
        </w:rPr>
        <w:t>s</w:t>
      </w:r>
      <w:r w:rsidR="6B32A99F" w:rsidRPr="002C3867">
        <w:rPr>
          <w:rFonts w:eastAsia="Aptos"/>
          <w:sz w:val="24"/>
          <w:szCs w:val="24"/>
          <w:lang w:val="en-US"/>
        </w:rPr>
        <w:t>, suggesting that a variety of treatments on the landscape may promote greater intraspecific variability and thus species resilience as per our expectations</w:t>
      </w:r>
      <w:r w:rsidR="2172C37B" w:rsidRPr="002C3867">
        <w:rPr>
          <w:rFonts w:eastAsia="Aptos"/>
          <w:sz w:val="24"/>
          <w:szCs w:val="24"/>
          <w:lang w:val="en-US"/>
        </w:rPr>
        <w:t>.</w:t>
      </w:r>
      <w:r w:rsidR="4FB537E9" w:rsidRPr="002C3867">
        <w:rPr>
          <w:rFonts w:eastAsia="Aptos"/>
          <w:sz w:val="24"/>
          <w:szCs w:val="24"/>
          <w:lang w:val="en-US"/>
        </w:rPr>
        <w:t xml:space="preserve"> </w:t>
      </w:r>
      <w:r w:rsidR="21305D7C" w:rsidRPr="002C3867">
        <w:rPr>
          <w:rFonts w:eastAsia="Aptos"/>
          <w:sz w:val="24"/>
          <w:szCs w:val="24"/>
          <w:lang w:val="en-US"/>
        </w:rPr>
        <w:t xml:space="preserve">Given the significantly higher VWC in mulch plots, these results were </w:t>
      </w:r>
      <w:r w:rsidR="0CDB76F0" w:rsidRPr="002C3867">
        <w:rPr>
          <w:rFonts w:eastAsia="Aptos"/>
          <w:sz w:val="24"/>
          <w:szCs w:val="24"/>
          <w:lang w:val="en-US"/>
        </w:rPr>
        <w:t xml:space="preserve">contrary to our initial expectations that treatments with higher VWC would have higher growth rates and SLA. This contradiction might indicate 1) that these species have a drought escape strategy </w:t>
      </w:r>
      <w:r w:rsidR="3416555D" w:rsidRPr="002C3867">
        <w:rPr>
          <w:rFonts w:eastAsia="Aptos"/>
          <w:sz w:val="24"/>
          <w:szCs w:val="24"/>
          <w:lang w:val="en-US"/>
        </w:rPr>
        <w:t xml:space="preserve">where faster growth is aimed at maximizing nutrient uptake </w:t>
      </w:r>
      <w:r w:rsidR="3416555D" w:rsidRPr="002C3867">
        <w:rPr>
          <w:rFonts w:eastAsia="Aptos"/>
          <w:sz w:val="24"/>
          <w:szCs w:val="24"/>
          <w:lang w:val="en-US"/>
        </w:rPr>
        <w:lastRenderedPageBreak/>
        <w:t xml:space="preserve">prior to the onset of summer </w:t>
      </w:r>
      <w:r w:rsidR="636106AB" w:rsidRPr="002C3867">
        <w:rPr>
          <w:rFonts w:eastAsia="Aptos"/>
          <w:sz w:val="24"/>
          <w:szCs w:val="24"/>
          <w:lang w:val="en-US"/>
        </w:rPr>
        <w:t>drought</w:t>
      </w:r>
      <w:r w:rsidR="64FB99A6" w:rsidRPr="002C3867">
        <w:rPr>
          <w:rFonts w:eastAsia="Aptos"/>
          <w:sz w:val="24"/>
          <w:szCs w:val="24"/>
          <w:lang w:val="en-US"/>
        </w:rPr>
        <w:t xml:space="preserve"> </w:t>
      </w:r>
      <w:r w:rsidR="001A498D" w:rsidRPr="002C3867">
        <w:rPr>
          <w:rFonts w:eastAsia="Aptos"/>
          <w:sz w:val="24"/>
          <w:szCs w:val="24"/>
        </w:rPr>
        <w:fldChar w:fldCharType="begin"/>
      </w:r>
      <w:r w:rsidR="001A498D" w:rsidRPr="002C3867">
        <w:rPr>
          <w:rFonts w:eastAsia="Aptos"/>
          <w:sz w:val="24"/>
          <w:szCs w:val="24"/>
        </w:rPr>
        <w:instrText xml:space="preserve"> ADDIN EN.CITE &lt;EndNote&gt;&lt;Cite&gt;&lt;Author&gt;Noy-Meir&lt;/Author&gt;&lt;Year&gt;1973&lt;/Year&gt;&lt;RecNum&gt;38&lt;/RecNum&gt;&lt;DisplayText&gt;(Noy-Meir, 1973; Wolkovich and Cleland, 2014)&lt;/DisplayText&gt;&lt;record&gt;&lt;rec-number&gt;38&lt;/rec-number&gt;&lt;foreign-keys&gt;&lt;key app="EN" db-id="psp5wa0pi9f5weevsxkxzdekszp2z090pt9e" timestamp="1620074606"&gt;38&lt;/key&gt;&lt;/foreign-keys&gt;&lt;ref-type name="Journal Article"&gt;17&lt;/ref-type&gt;&lt;contributors&gt;&lt;authors&gt;&lt;author&gt;Noy-Meir, Imanuel&lt;/author&gt;&lt;/authors&gt;&lt;/contributors&gt;&lt;titles&gt;&lt;title&gt;Desert ecosystems: environment and producers&lt;/title&gt;&lt;secondary-title&gt;Annual review of ecology and systematics&lt;/secondary-title&gt;&lt;/titles&gt;&lt;periodical&gt;&lt;full-title&gt;Annual Review of Ecology and Systematics&lt;/full-title&gt;&lt;/periodical&gt;&lt;pages&gt;25-51&lt;/pages&gt;&lt;volume&gt;4&lt;/volume&gt;&lt;number&gt;1&lt;/number&gt;&lt;dates&gt;&lt;year&gt;1973&lt;/year&gt;&lt;/dates&gt;&lt;isbn&gt;0066-4162&lt;/isbn&gt;&lt;urls&gt;&lt;/urls&gt;&lt;/record&gt;&lt;/Cite&gt;&lt;Cite&gt;&lt;Author&gt;Wolkovich&lt;/Author&gt;&lt;Year&gt;2014&lt;/Year&gt;&lt;RecNum&gt;513&lt;/RecNum&gt;&lt;record&gt;&lt;rec-number&gt;513&lt;/rec-number&gt;&lt;foreign-keys&gt;&lt;key app="EN" db-id="psp5wa0pi9f5weevsxkxzdekszp2z090pt9e" timestamp="1737053227"&gt;513&lt;/key&gt;&lt;/foreign-keys&gt;&lt;ref-type name="Journal Article"&gt;17&lt;/ref-type&gt;&lt;contributors&gt;&lt;authors&gt;&lt;author&gt;Wolkovich, Elizabeth M&lt;/author&gt;&lt;author&gt;Cleland, Elsa E&lt;/author&gt;&lt;/authors&gt;&lt;/contributors&gt;&lt;titles&gt;&lt;title&gt;Phenological niches and the future of invaded ecosystems with climate change&lt;/title&gt;&lt;secondary-title&gt;AoB plants&lt;/secondary-title&gt;&lt;/titles&gt;&lt;periodical&gt;&lt;full-title&gt;AoB plants&lt;/full-title&gt;&lt;/periodical&gt;&lt;pages&gt;plu013&lt;/pages&gt;&lt;volume&gt;6&lt;/volume&gt;&lt;dates&gt;&lt;year&gt;2014&lt;/year&gt;&lt;/dates&gt;&lt;isbn&gt;2041-2851&lt;/isbn&gt;&lt;urls&gt;&lt;/urls&gt;&lt;/record&gt;&lt;/Cite&gt;&lt;/EndNote&gt;</w:instrText>
      </w:r>
      <w:r w:rsidR="001A498D" w:rsidRPr="002C3867">
        <w:rPr>
          <w:rFonts w:eastAsia="Aptos"/>
          <w:sz w:val="24"/>
          <w:szCs w:val="24"/>
        </w:rPr>
        <w:fldChar w:fldCharType="separate"/>
      </w:r>
      <w:r w:rsidR="07A68F48" w:rsidRPr="002C3867">
        <w:rPr>
          <w:rFonts w:eastAsia="Aptos"/>
          <w:noProof/>
          <w:sz w:val="24"/>
          <w:szCs w:val="24"/>
          <w:lang w:val="en-US"/>
        </w:rPr>
        <w:t>(</w:t>
      </w:r>
      <w:hyperlink w:anchor="_ENREF_87" w:tooltip="Noy-Meir, 1973 #38" w:history="1">
        <w:r w:rsidR="001860FD" w:rsidRPr="001860FD">
          <w:rPr>
            <w:rStyle w:val="Hyperlink"/>
          </w:rPr>
          <w:t>Noy-Meir, 1973</w:t>
        </w:r>
      </w:hyperlink>
      <w:r w:rsidR="07A68F48" w:rsidRPr="002C3867">
        <w:rPr>
          <w:rFonts w:eastAsia="Aptos"/>
          <w:noProof/>
          <w:sz w:val="24"/>
          <w:szCs w:val="24"/>
          <w:lang w:val="en-US"/>
        </w:rPr>
        <w:t xml:space="preserve">; </w:t>
      </w:r>
      <w:hyperlink w:anchor="_ENREF_140" w:tooltip="Wolkovich, 2014 #513" w:history="1">
        <w:r w:rsidR="001860FD" w:rsidRPr="001860FD">
          <w:rPr>
            <w:rStyle w:val="Hyperlink"/>
          </w:rPr>
          <w:t>Wolkovich and Cleland, 2014</w:t>
        </w:r>
      </w:hyperlink>
      <w:r w:rsidR="07A68F48" w:rsidRPr="002C3867">
        <w:rPr>
          <w:rFonts w:eastAsia="Aptos"/>
          <w:noProof/>
          <w:sz w:val="24"/>
          <w:szCs w:val="24"/>
          <w:lang w:val="en-US"/>
        </w:rPr>
        <w:t>)</w:t>
      </w:r>
      <w:r w:rsidR="001A498D" w:rsidRPr="002C3867">
        <w:rPr>
          <w:rFonts w:eastAsia="Aptos"/>
          <w:sz w:val="24"/>
          <w:szCs w:val="24"/>
        </w:rPr>
        <w:fldChar w:fldCharType="end"/>
      </w:r>
      <w:r w:rsidR="64FB99A6" w:rsidRPr="002C3867">
        <w:rPr>
          <w:rFonts w:eastAsia="Aptos"/>
          <w:sz w:val="24"/>
          <w:szCs w:val="24"/>
          <w:lang w:val="en-US"/>
        </w:rPr>
        <w:t>,</w:t>
      </w:r>
      <w:r w:rsidR="3416555D" w:rsidRPr="002C3867">
        <w:rPr>
          <w:rFonts w:eastAsia="Aptos"/>
          <w:sz w:val="24"/>
          <w:szCs w:val="24"/>
          <w:lang w:val="en-US"/>
        </w:rPr>
        <w:t xml:space="preserve"> or 2) that soil nutrients, such as N, are a more limiting resource.</w:t>
      </w:r>
      <w:r w:rsidR="6E0F0BC7" w:rsidRPr="002C3867">
        <w:rPr>
          <w:rFonts w:eastAsia="Aptos"/>
          <w:sz w:val="24"/>
          <w:szCs w:val="24"/>
          <w:lang w:val="en-US"/>
        </w:rPr>
        <w:t xml:space="preserve"> </w:t>
      </w:r>
      <w:r w:rsidR="3416555D" w:rsidRPr="002C3867">
        <w:rPr>
          <w:rFonts w:eastAsia="Aptos"/>
          <w:sz w:val="24"/>
          <w:szCs w:val="24"/>
          <w:lang w:val="en-US"/>
        </w:rPr>
        <w:t xml:space="preserve"> </w:t>
      </w:r>
      <w:r w:rsidR="636106AB" w:rsidRPr="002C3867">
        <w:rPr>
          <w:rFonts w:eastAsia="Aptos"/>
          <w:sz w:val="24"/>
          <w:szCs w:val="24"/>
          <w:lang w:val="en-US"/>
        </w:rPr>
        <w:t>Further</w:t>
      </w:r>
      <w:r w:rsidR="5B0F142C" w:rsidRPr="002C3867">
        <w:rPr>
          <w:rFonts w:eastAsia="Aptos"/>
          <w:sz w:val="24"/>
          <w:szCs w:val="24"/>
          <w:lang w:val="en-US"/>
        </w:rPr>
        <w:t xml:space="preserve"> modeling that includes </w:t>
      </w:r>
      <w:r w:rsidR="1AC75D73" w:rsidRPr="002C3867">
        <w:rPr>
          <w:rFonts w:eastAsia="Aptos"/>
          <w:sz w:val="24"/>
          <w:szCs w:val="24"/>
          <w:lang w:val="en-US"/>
        </w:rPr>
        <w:t>site characteristics</w:t>
      </w:r>
      <w:r w:rsidR="76A6804D" w:rsidRPr="002C3867">
        <w:rPr>
          <w:rFonts w:eastAsia="Aptos"/>
          <w:sz w:val="24"/>
          <w:szCs w:val="24"/>
          <w:lang w:val="en-US"/>
        </w:rPr>
        <w:t xml:space="preserve"> and differences in soil </w:t>
      </w:r>
      <w:r w:rsidR="56BFFBAC" w:rsidRPr="002C3867">
        <w:rPr>
          <w:rFonts w:eastAsia="Aptos"/>
          <w:sz w:val="24"/>
          <w:szCs w:val="24"/>
          <w:lang w:val="en-US"/>
        </w:rPr>
        <w:t>chemistry</w:t>
      </w:r>
      <w:r w:rsidR="5AFFB8C9" w:rsidRPr="002C3867">
        <w:rPr>
          <w:rFonts w:eastAsia="Aptos"/>
          <w:sz w:val="24"/>
          <w:szCs w:val="24"/>
          <w:lang w:val="en-US"/>
        </w:rPr>
        <w:t xml:space="preserve"> and microbiome</w:t>
      </w:r>
      <w:r w:rsidR="1AC75D73" w:rsidRPr="002C3867">
        <w:rPr>
          <w:rFonts w:eastAsia="Aptos"/>
          <w:sz w:val="24"/>
          <w:szCs w:val="24"/>
          <w:lang w:val="en-US"/>
        </w:rPr>
        <w:t xml:space="preserve"> that drive long term soil moisture dynamics</w:t>
      </w:r>
      <w:r w:rsidR="636106AB" w:rsidRPr="002C3867">
        <w:rPr>
          <w:rFonts w:eastAsia="Aptos"/>
          <w:sz w:val="24"/>
          <w:szCs w:val="24"/>
          <w:lang w:val="en-US"/>
        </w:rPr>
        <w:t xml:space="preserve"> provides additional insight</w:t>
      </w:r>
      <w:r w:rsidR="5B0F142C" w:rsidRPr="002C3867">
        <w:rPr>
          <w:rFonts w:eastAsia="Aptos"/>
          <w:sz w:val="24"/>
          <w:szCs w:val="24"/>
          <w:lang w:val="en-US"/>
        </w:rPr>
        <w:t>,</w:t>
      </w:r>
      <w:r w:rsidR="5C16766E" w:rsidRPr="002C3867">
        <w:rPr>
          <w:rFonts w:eastAsia="Aptos"/>
          <w:sz w:val="24"/>
          <w:szCs w:val="24"/>
          <w:lang w:val="en-US"/>
        </w:rPr>
        <w:t xml:space="preserve"> which we </w:t>
      </w:r>
      <w:r w:rsidR="515B5534" w:rsidRPr="002C3867">
        <w:rPr>
          <w:rFonts w:eastAsia="Aptos"/>
          <w:sz w:val="24"/>
          <w:szCs w:val="24"/>
          <w:lang w:val="en-US"/>
        </w:rPr>
        <w:t>describe</w:t>
      </w:r>
      <w:r w:rsidR="5C16766E" w:rsidRPr="002C3867">
        <w:rPr>
          <w:rFonts w:eastAsia="Aptos"/>
          <w:sz w:val="24"/>
          <w:szCs w:val="24"/>
          <w:lang w:val="en-US"/>
        </w:rPr>
        <w:t xml:space="preserve"> below</w:t>
      </w:r>
      <w:r w:rsidR="1AC75D73" w:rsidRPr="002C3867">
        <w:rPr>
          <w:rFonts w:eastAsia="Aptos"/>
          <w:sz w:val="24"/>
          <w:szCs w:val="24"/>
          <w:lang w:val="en-US"/>
        </w:rPr>
        <w:t xml:space="preserve">. </w:t>
      </w:r>
      <w:r w:rsidR="4DEA7288" w:rsidRPr="002C3867">
        <w:rPr>
          <w:rFonts w:eastAsia="Aptos"/>
          <w:sz w:val="24"/>
          <w:szCs w:val="24"/>
          <w:lang w:val="en-US"/>
        </w:rPr>
        <w:t xml:space="preserve"> </w:t>
      </w:r>
    </w:p>
    <w:p w14:paraId="051E9374" w14:textId="33EA66C4" w:rsidR="00BC0A10" w:rsidRPr="002C3867" w:rsidRDefault="06B64A14" w:rsidP="00BC0A10">
      <w:pPr>
        <w:spacing w:after="160" w:line="360" w:lineRule="auto"/>
        <w:rPr>
          <w:sz w:val="24"/>
          <w:szCs w:val="24"/>
          <w:lang w:val="en-US"/>
        </w:rPr>
      </w:pPr>
      <w:r w:rsidRPr="002C3867">
        <w:rPr>
          <w:sz w:val="24"/>
          <w:szCs w:val="24"/>
          <w:lang w:val="en-US"/>
        </w:rPr>
        <w:t>There was a consistent preference for N form (NH</w:t>
      </w:r>
      <w:r w:rsidRPr="002C3867">
        <w:rPr>
          <w:sz w:val="24"/>
          <w:szCs w:val="24"/>
          <w:vertAlign w:val="subscript"/>
          <w:lang w:val="en-US"/>
        </w:rPr>
        <w:t>4</w:t>
      </w:r>
      <w:r w:rsidRPr="002C3867">
        <w:rPr>
          <w:sz w:val="24"/>
          <w:szCs w:val="24"/>
          <w:vertAlign w:val="superscript"/>
          <w:lang w:val="en-US"/>
        </w:rPr>
        <w:t>+</w:t>
      </w:r>
      <w:r w:rsidRPr="002C3867">
        <w:rPr>
          <w:sz w:val="24"/>
          <w:szCs w:val="24"/>
          <w:lang w:val="en-US"/>
        </w:rPr>
        <w:t xml:space="preserve"> versus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and microbes (nitrifiers versus EMF), between species in driving plant trait variability (</w:t>
      </w:r>
      <w:r w:rsidRPr="002C3867">
        <w:rPr>
          <w:b/>
          <w:bCs/>
          <w:sz w:val="24"/>
          <w:szCs w:val="24"/>
          <w:lang w:val="en-US"/>
        </w:rPr>
        <w:t>Figs. 4, 6, 7</w:t>
      </w:r>
      <w:r w:rsidRPr="002C3867">
        <w:rPr>
          <w:sz w:val="24"/>
          <w:szCs w:val="24"/>
          <w:lang w:val="en-US"/>
        </w:rPr>
        <w:t xml:space="preserve">). Moreover, these responses generally displayed shapes that reflect threshold-like responses </w:t>
      </w:r>
      <w:r w:rsidR="1968D4AD" w:rsidRPr="002C3867">
        <w:rPr>
          <w:sz w:val="24"/>
          <w:szCs w:val="24"/>
          <w:lang w:val="en-US"/>
        </w:rPr>
        <w:t>indic</w:t>
      </w:r>
      <w:r w:rsidR="2E9C4140" w:rsidRPr="002C3867">
        <w:rPr>
          <w:sz w:val="24"/>
          <w:szCs w:val="24"/>
          <w:lang w:val="en-US"/>
        </w:rPr>
        <w:t>ative of</w:t>
      </w:r>
      <w:r w:rsidRPr="002C3867">
        <w:rPr>
          <w:sz w:val="24"/>
          <w:szCs w:val="24"/>
          <w:lang w:val="en-US"/>
        </w:rPr>
        <w:t xml:space="preserve"> saturating responses with increasing fertility </w:t>
      </w:r>
      <w:r w:rsidR="00BC0A10" w:rsidRPr="002C3867">
        <w:rPr>
          <w:sz w:val="24"/>
          <w:szCs w:val="24"/>
        </w:rPr>
        <w:fldChar w:fldCharType="begin"/>
      </w:r>
      <w:r w:rsidR="00BC0A10" w:rsidRPr="002C3867">
        <w:rPr>
          <w:sz w:val="24"/>
          <w:szCs w:val="24"/>
        </w:rPr>
        <w:instrText xml:space="preserve"> ADDIN EN.CITE &lt;EndNote&gt;&lt;Cite&gt;&lt;Author&gt;Vitousek&lt;/Author&gt;&lt;Year&gt;2004&lt;/Year&gt;&lt;RecNum&gt;421&lt;/RecNum&gt;&lt;DisplayText&gt;(Ågren and Bosatta, 1988; Vitousek, 2004)&lt;/DisplayText&gt;&lt;record&gt;&lt;rec-number&gt;421&lt;/rec-number&gt;&lt;foreign-keys&gt;&lt;key app="EN" db-id="psp5wa0pi9f5weevsxkxzdekszp2z090pt9e" timestamp="1733855831"&gt;421&lt;/key&gt;&lt;/foreign-keys&gt;&lt;ref-type name="Book"&gt;6&lt;/ref-type&gt;&lt;contributors&gt;&lt;authors&gt;&lt;author&gt;Vitousek, Peter M&lt;/author&gt;&lt;/authors&gt;&lt;/contributors&gt;&lt;titles&gt;&lt;title&gt;Nutrient cycling and limitation: Hawai&amp;apos;i as a model system&lt;/title&gt;&lt;/titles&gt;&lt;dates&gt;&lt;year&gt;2004&lt;/year&gt;&lt;/dates&gt;&lt;publisher&gt;Princeton University Press&lt;/publisher&gt;&lt;isbn&gt;069111580X&lt;/isbn&gt;&lt;urls&gt;&lt;/urls&gt;&lt;/record&gt;&lt;/Cite&gt;&lt;Cite&gt;&lt;Author&gt;Ågren&lt;/Author&gt;&lt;Year&gt;1988&lt;/Year&gt;&lt;RecNum&gt;419&lt;/RecNum&gt;&lt;record&gt;&lt;rec-number&gt;419&lt;/rec-number&gt;&lt;foreign-keys&gt;&lt;key app="EN" db-id="psp5wa0pi9f5weevsxkxzdekszp2z090pt9e" timestamp="1733855774"&gt;419&lt;/key&gt;&lt;/foreign-keys&gt;&lt;ref-type name="Journal Article"&gt;17&lt;/ref-type&gt;&lt;contributors&gt;&lt;authors&gt;&lt;author&gt;Ågren, Göran I&lt;/author&gt;&lt;author&gt;Bosatta, Ernesto&lt;/author&gt;&lt;/authors&gt;&lt;/contributors&gt;&lt;titles&gt;&lt;title&gt;Nitrogen saturation of terrestrial ecosystems&lt;/title&gt;&lt;secondary-title&gt;Environmental Pollution&lt;/secondary-title&gt;&lt;/titles&gt;&lt;periodical&gt;&lt;full-title&gt;Environmental Pollution&lt;/full-title&gt;&lt;/periodical&gt;&lt;pages&gt;185-197&lt;/pages&gt;&lt;volume&gt;54&lt;/volume&gt;&lt;number&gt;3-4&lt;/number&gt;&lt;dates&gt;&lt;year&gt;1988&lt;/year&gt;&lt;/dates&gt;&lt;isbn&gt;0269-7491&lt;/isbn&gt;&lt;urls&gt;&lt;/urls&gt;&lt;/record&gt;&lt;/Cite&gt;&lt;/EndNote&gt;</w:instrText>
      </w:r>
      <w:r w:rsidR="00BC0A10" w:rsidRPr="002C3867">
        <w:rPr>
          <w:sz w:val="24"/>
          <w:szCs w:val="24"/>
        </w:rPr>
        <w:fldChar w:fldCharType="separate"/>
      </w:r>
      <w:r w:rsidRPr="002C3867">
        <w:rPr>
          <w:noProof/>
          <w:sz w:val="24"/>
          <w:szCs w:val="24"/>
          <w:lang w:val="en-US"/>
        </w:rPr>
        <w:t>(</w:t>
      </w:r>
      <w:hyperlink w:anchor="_ENREF_3" w:tooltip="Ågren, 1988 #419" w:history="1">
        <w:r w:rsidR="001860FD" w:rsidRPr="001860FD">
          <w:rPr>
            <w:rStyle w:val="Hyperlink"/>
          </w:rPr>
          <w:t>Ågren and Bosatta, 1988</w:t>
        </w:r>
      </w:hyperlink>
      <w:r w:rsidRPr="002C3867">
        <w:rPr>
          <w:noProof/>
          <w:sz w:val="24"/>
          <w:szCs w:val="24"/>
          <w:lang w:val="en-US"/>
        </w:rPr>
        <w:t xml:space="preserve">; </w:t>
      </w:r>
      <w:hyperlink w:anchor="_ENREF_132" w:tooltip="Vitousek, 2004 #421" w:history="1">
        <w:r w:rsidR="001860FD" w:rsidRPr="001860FD">
          <w:rPr>
            <w:rStyle w:val="Hyperlink"/>
          </w:rPr>
          <w:t>Vitousek, 2004</w:t>
        </w:r>
      </w:hyperlink>
      <w:r w:rsidRPr="002C3867">
        <w:rPr>
          <w:noProof/>
          <w:sz w:val="24"/>
          <w:szCs w:val="24"/>
          <w:lang w:val="en-US"/>
        </w:rPr>
        <w:t>)</w:t>
      </w:r>
      <w:r w:rsidR="00BC0A10" w:rsidRPr="002C3867">
        <w:rPr>
          <w:sz w:val="24"/>
          <w:szCs w:val="24"/>
        </w:rPr>
        <w:fldChar w:fldCharType="end"/>
      </w:r>
      <w:r w:rsidRPr="002C3867">
        <w:rPr>
          <w:sz w:val="24"/>
          <w:szCs w:val="24"/>
          <w:lang w:val="en-US"/>
        </w:rPr>
        <w:t xml:space="preserve">, especially leaf thickness and density </w:t>
      </w:r>
      <w:r w:rsidR="00BC0A10" w:rsidRPr="002C3867">
        <w:rPr>
          <w:sz w:val="24"/>
          <w:szCs w:val="24"/>
        </w:rPr>
        <w:fldChar w:fldCharType="begin"/>
      </w:r>
      <w:r w:rsidR="00FD157D">
        <w:rPr>
          <w:sz w:val="24"/>
          <w:szCs w:val="24"/>
        </w:rPr>
        <w:instrText xml:space="preserve"> ADDIN EN.CITE &lt;EndNote&gt;&lt;Cite&gt;&lt;Author&gt;Jager&lt;/Author&gt;&lt;Year&gt;2015&lt;/Year&gt;&lt;RecNum&gt;420&lt;/RecNum&gt;&lt;DisplayText&gt;(Jager et al., 2015)&lt;/DisplayText&gt;&lt;record&gt;&lt;rec-number&gt;420&lt;/rec-number&gt;&lt;foreign-keys&gt;&lt;key app="EN" db-id="psp5wa0pi9f5weevsxkxzdekszp2z090pt9e" timestamp="1733855795"&gt;420&lt;/key&gt;&lt;/foreign-keys&gt;&lt;ref-type name="Journal Article"&gt;17&lt;/ref-type&gt;&lt;contributors&gt;&lt;authors&gt;&lt;author&gt;Jager, Melissa M&lt;/author&gt;&lt;author&gt;Richardson, Sarah J&lt;/author&gt;&lt;author&gt;Bellingham, Peter J&lt;/author&gt;&lt;author&gt;Clearwater, Michael J&lt;/author&gt;&lt;author&gt;Laughlin, Daniel C&lt;/author&gt;&lt;/authors&gt;&lt;/contributors&gt;&lt;titles&gt;&lt;title&gt;Soil fertility induces coordinated responses of multiple independent functional traits&lt;/title&gt;&lt;secondary-title&gt;Journal of Ecology&lt;/secondary-title&gt;&lt;/titles&gt;&lt;periodical&gt;&lt;full-title&gt;Journal of Ecology&lt;/full-title&gt;&lt;/periodical&gt;&lt;pages&gt;374-385&lt;/pages&gt;&lt;volume&gt;103&lt;/volume&gt;&lt;number&gt;2&lt;/number&gt;&lt;dates&gt;&lt;year&gt;2015&lt;/year&gt;&lt;/dates&gt;&lt;isbn&gt;0022-0477&lt;/isbn&gt;&lt;urls&gt;&lt;/urls&gt;&lt;/record&gt;&lt;/Cite&gt;&lt;/EndNote&gt;</w:instrText>
      </w:r>
      <w:r w:rsidR="00BC0A10" w:rsidRPr="002C3867">
        <w:rPr>
          <w:sz w:val="24"/>
          <w:szCs w:val="24"/>
        </w:rPr>
        <w:fldChar w:fldCharType="separate"/>
      </w:r>
      <w:r w:rsidR="00FD157D">
        <w:rPr>
          <w:noProof/>
          <w:sz w:val="24"/>
          <w:szCs w:val="24"/>
        </w:rPr>
        <w:t>(</w:t>
      </w:r>
      <w:hyperlink w:anchor="_ENREF_61" w:tooltip="Jager, 2015 #420" w:history="1">
        <w:r w:rsidR="001860FD" w:rsidRPr="001860FD">
          <w:rPr>
            <w:rStyle w:val="Hyperlink"/>
          </w:rPr>
          <w:t>Jager et al., 2015</w:t>
        </w:r>
      </w:hyperlink>
      <w:r w:rsidR="00FD157D">
        <w:rPr>
          <w:noProof/>
          <w:sz w:val="24"/>
          <w:szCs w:val="24"/>
        </w:rPr>
        <w:t>)</w:t>
      </w:r>
      <w:r w:rsidR="00BC0A10" w:rsidRPr="002C3867">
        <w:rPr>
          <w:sz w:val="24"/>
          <w:szCs w:val="24"/>
        </w:rPr>
        <w:fldChar w:fldCharType="end"/>
      </w:r>
      <w:r w:rsidRPr="002C3867">
        <w:rPr>
          <w:sz w:val="24"/>
          <w:szCs w:val="24"/>
          <w:lang w:val="en-US"/>
        </w:rPr>
        <w:t>. We found NH</w:t>
      </w:r>
      <w:r w:rsidRPr="002C3867">
        <w:rPr>
          <w:sz w:val="24"/>
          <w:szCs w:val="24"/>
          <w:vertAlign w:val="subscript"/>
          <w:lang w:val="en-US"/>
        </w:rPr>
        <w:t>4</w:t>
      </w:r>
      <w:r w:rsidRPr="002C3867">
        <w:rPr>
          <w:sz w:val="24"/>
          <w:szCs w:val="24"/>
          <w:vertAlign w:val="superscript"/>
          <w:lang w:val="en-US"/>
        </w:rPr>
        <w:t>+</w:t>
      </w:r>
      <w:r w:rsidR="05E34708" w:rsidRPr="002C3867">
        <w:rPr>
          <w:sz w:val="24"/>
          <w:szCs w:val="24"/>
          <w:lang w:val="en-US"/>
        </w:rPr>
        <w:t>, DIN, and DON</w:t>
      </w:r>
      <w:r w:rsidRPr="002C3867">
        <w:rPr>
          <w:sz w:val="24"/>
          <w:szCs w:val="24"/>
          <w:lang w:val="en-US"/>
        </w:rPr>
        <w:t xml:space="preserve"> </w:t>
      </w:r>
      <w:r w:rsidR="3CDD8752" w:rsidRPr="002C3867">
        <w:rPr>
          <w:sz w:val="24"/>
          <w:szCs w:val="24"/>
          <w:lang w:val="en-US"/>
        </w:rPr>
        <w:t>were</w:t>
      </w:r>
      <w:r w:rsidRPr="002C3867">
        <w:rPr>
          <w:sz w:val="24"/>
          <w:szCs w:val="24"/>
          <w:lang w:val="en-US"/>
        </w:rPr>
        <w:t xml:space="preserve"> much stronger predictor</w:t>
      </w:r>
      <w:r w:rsidR="3CDD8752" w:rsidRPr="002C3867">
        <w:rPr>
          <w:sz w:val="24"/>
          <w:szCs w:val="24"/>
          <w:lang w:val="en-US"/>
        </w:rPr>
        <w:t>s</w:t>
      </w:r>
      <w:r w:rsidRPr="002C3867">
        <w:rPr>
          <w:sz w:val="24"/>
          <w:szCs w:val="24"/>
          <w:lang w:val="en-US"/>
        </w:rPr>
        <w:t xml:space="preserve"> of plant trait variability in </w:t>
      </w:r>
      <w:r w:rsidRPr="002C3867">
        <w:rPr>
          <w:i/>
          <w:iCs/>
          <w:sz w:val="24"/>
          <w:szCs w:val="24"/>
          <w:lang w:val="en-US"/>
        </w:rPr>
        <w:t>V. scoparium</w:t>
      </w:r>
      <w:r w:rsidRPr="002C3867">
        <w:rPr>
          <w:sz w:val="24"/>
          <w:szCs w:val="24"/>
          <w:lang w:val="en-US"/>
        </w:rPr>
        <w:t xml:space="preserve"> whereas </w:t>
      </w:r>
      <w:r w:rsidRPr="002C3867">
        <w:rPr>
          <w:i/>
          <w:iCs/>
          <w:sz w:val="24"/>
          <w:szCs w:val="24"/>
          <w:lang w:val="en-US"/>
        </w:rPr>
        <w:t>O. parryi</w:t>
      </w:r>
      <w:r w:rsidRPr="002C3867">
        <w:rPr>
          <w:sz w:val="24"/>
          <w:szCs w:val="24"/>
          <w:lang w:val="en-US"/>
        </w:rPr>
        <w:t xml:space="preserve"> responded more strongly to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Nitrogen is often the most limiting nutrient for plant growth in temperate ecosystems and can interact with moisture limitations to affect growth </w:t>
      </w:r>
      <w:r w:rsidR="00BC0A10" w:rsidRPr="002C3867">
        <w:rPr>
          <w:sz w:val="24"/>
          <w:szCs w:val="24"/>
        </w:rPr>
        <w:fldChar w:fldCharType="begin"/>
      </w:r>
      <w:r w:rsidR="00FD157D">
        <w:rPr>
          <w:sz w:val="24"/>
          <w:szCs w:val="24"/>
        </w:rPr>
        <w:instrText xml:space="preserve"> ADDIN EN.CITE &lt;EndNote&gt;&lt;Cite&gt;&lt;Author&gt;Vitousek&lt;/Author&gt;&lt;Year&gt;1991&lt;/Year&gt;&lt;RecNum&gt;378&lt;/RecNum&gt;&lt;DisplayText&gt;(Drobnitch et al., 2024; Vitousek and Howarth, 1991)&lt;/DisplayText&gt;&lt;record&gt;&lt;rec-number&gt;378&lt;/rec-number&gt;&lt;foreign-keys&gt;&lt;key app="EN" db-id="psp5wa0pi9f5weevsxkxzdekszp2z090pt9e" timestamp="1733428819"&gt;378&lt;/key&gt;&lt;/foreign-keys&gt;&lt;ref-type name="Journal Article"&gt;17&lt;/ref-type&gt;&lt;contributors&gt;&lt;authors&gt;&lt;author&gt;Vitousek, Peter M&lt;/author&gt;&lt;author&gt;Howarth, Robert W&lt;/author&gt;&lt;/authors&gt;&lt;/contributors&gt;&lt;titles&gt;&lt;title&gt;Nitrogen limitation on land and in the sea: how can it occur?&lt;/title&gt;&lt;secondary-title&gt;Biogeochemistry&lt;/secondary-title&gt;&lt;/titles&gt;&lt;periodical&gt;&lt;full-title&gt;Biogeochemistry&lt;/full-title&gt;&lt;/periodical&gt;&lt;pages&gt;87-115&lt;/pages&gt;&lt;volume&gt;13&lt;/volume&gt;&lt;dates&gt;&lt;year&gt;1991&lt;/year&gt;&lt;/dates&gt;&lt;isbn&gt;0168-2563&lt;/isbn&gt;&lt;urls&gt;&lt;/urls&gt;&lt;/record&gt;&lt;/Cite&gt;&lt;Cite&gt;&lt;Author&gt;Drobnitch&lt;/Author&gt;&lt;Year&gt;2024&lt;/Year&gt;&lt;RecNum&gt;379&lt;/RecNum&gt;&lt;record&gt;&lt;rec-number&gt;379&lt;/rec-number&gt;&lt;foreign-keys&gt;&lt;key app="EN" db-id="psp5wa0pi9f5weevsxkxzdekszp2z090pt9e" timestamp="1733428834"&gt;379&lt;/key&gt;&lt;/foreign-keys&gt;&lt;ref-type name="Journal Article"&gt;17&lt;/ref-type&gt;&lt;contributors&gt;&lt;authors&gt;&lt;author&gt;Drobnitch, ST&lt;/author&gt;&lt;author&gt;Donovan, TC&lt;/author&gt;&lt;author&gt;Wenz, JA&lt;/author&gt;&lt;author&gt;Flynn, NE&lt;/author&gt;&lt;author&gt;Schipanski, ME&lt;/author&gt;&lt;author&gt;Comas, LH&lt;/author&gt;&lt;/authors&gt;&lt;/contributors&gt;&lt;titles&gt;&lt;title&gt;Can nitrogen availability impact plant performance under water stress? A review of traits, mechanisms, and whole plant effects&lt;/title&gt;&lt;secondary-title&gt;Plant and Soil&lt;/secondary-title&gt;&lt;/titles&gt;&lt;periodical&gt;&lt;full-title&gt;Plant and Soil&lt;/full-title&gt;&lt;/periodical&gt;&lt;pages&gt;1-23&lt;/pages&gt;&lt;dates&gt;&lt;year&gt;2024&lt;/year&gt;&lt;/dates&gt;&lt;isbn&gt;1573-5036&lt;/isbn&gt;&lt;urls&gt;&lt;/urls&gt;&lt;/record&gt;&lt;/Cite&gt;&lt;/EndNote&gt;</w:instrText>
      </w:r>
      <w:r w:rsidR="00BC0A10" w:rsidRPr="002C3867">
        <w:rPr>
          <w:sz w:val="24"/>
          <w:szCs w:val="24"/>
        </w:rPr>
        <w:fldChar w:fldCharType="separate"/>
      </w:r>
      <w:r w:rsidR="00FD157D">
        <w:rPr>
          <w:noProof/>
          <w:sz w:val="24"/>
          <w:szCs w:val="24"/>
        </w:rPr>
        <w:t>(</w:t>
      </w:r>
      <w:hyperlink w:anchor="_ENREF_35" w:tooltip="Drobnitch, 2024 #379" w:history="1">
        <w:r w:rsidR="001860FD" w:rsidRPr="001860FD">
          <w:rPr>
            <w:rStyle w:val="Hyperlink"/>
          </w:rPr>
          <w:t>Drobnitch et al., 2024</w:t>
        </w:r>
      </w:hyperlink>
      <w:r w:rsidR="00FD157D">
        <w:rPr>
          <w:noProof/>
          <w:sz w:val="24"/>
          <w:szCs w:val="24"/>
        </w:rPr>
        <w:t xml:space="preserve">; </w:t>
      </w:r>
      <w:hyperlink w:anchor="_ENREF_133" w:tooltip="Vitousek, 1991 #378" w:history="1">
        <w:r w:rsidR="001860FD" w:rsidRPr="001860FD">
          <w:rPr>
            <w:rStyle w:val="Hyperlink"/>
          </w:rPr>
          <w:t>Vitousek and Howarth, 1991</w:t>
        </w:r>
      </w:hyperlink>
      <w:r w:rsidR="00FD157D">
        <w:rPr>
          <w:noProof/>
          <w:sz w:val="24"/>
          <w:szCs w:val="24"/>
        </w:rPr>
        <w:t>)</w:t>
      </w:r>
      <w:r w:rsidR="00BC0A10" w:rsidRPr="002C3867">
        <w:rPr>
          <w:sz w:val="24"/>
          <w:szCs w:val="24"/>
        </w:rPr>
        <w:fldChar w:fldCharType="end"/>
      </w:r>
      <w:r w:rsidRPr="002C3867">
        <w:rPr>
          <w:sz w:val="24"/>
          <w:szCs w:val="24"/>
          <w:lang w:val="en-US"/>
        </w:rPr>
        <w:t>, but uptake and metabolic pathways that lead to preferences for one form or the other are poorly understood at the species-level. In general, NH</w:t>
      </w:r>
      <w:r w:rsidRPr="002C3867">
        <w:rPr>
          <w:sz w:val="24"/>
          <w:szCs w:val="24"/>
          <w:vertAlign w:val="subscript"/>
          <w:lang w:val="en-US"/>
        </w:rPr>
        <w:t>4</w:t>
      </w:r>
      <w:r w:rsidRPr="002C3867">
        <w:rPr>
          <w:sz w:val="24"/>
          <w:szCs w:val="24"/>
          <w:vertAlign w:val="superscript"/>
          <w:lang w:val="en-US"/>
        </w:rPr>
        <w:t>+</w:t>
      </w:r>
      <w:r w:rsidRPr="002C3867">
        <w:rPr>
          <w:sz w:val="24"/>
          <w:szCs w:val="24"/>
          <w:lang w:val="en-US"/>
        </w:rPr>
        <w:t xml:space="preserve"> uptake is less costly in terms of energetics </w:t>
      </w:r>
      <w:r w:rsidR="00BC0A10" w:rsidRPr="002C3867">
        <w:rPr>
          <w:sz w:val="24"/>
          <w:szCs w:val="24"/>
        </w:rPr>
        <w:fldChar w:fldCharType="begin"/>
      </w:r>
      <w:r w:rsidR="00FD157D">
        <w:rPr>
          <w:sz w:val="24"/>
          <w:szCs w:val="24"/>
        </w:rPr>
        <w:instrText xml:space="preserve"> ADDIN EN.CITE &lt;EndNote&gt;&lt;Cite&gt;&lt;Author&gt;Salsac&lt;/Author&gt;&lt;Year&gt;1987&lt;/Year&gt;&lt;RecNum&gt;380&lt;/RecNum&gt;&lt;DisplayText&gt;(Salsac et al., 1987)&lt;/DisplayText&gt;&lt;record&gt;&lt;rec-number&gt;380&lt;/rec-number&gt;&lt;foreign-keys&gt;&lt;key app="EN" db-id="psp5wa0pi9f5weevsxkxzdekszp2z090pt9e" timestamp="1733428889"&gt;380&lt;/key&gt;&lt;/foreign-keys&gt;&lt;ref-type name="Journal Article"&gt;17&lt;/ref-type&gt;&lt;contributors&gt;&lt;authors&gt;&lt;author&gt;Salsac, L&lt;/author&gt;&lt;author&gt;Chaillou, Sylvain S&lt;/author&gt;&lt;author&gt;Morot-Gaudry, JF&lt;/author&gt;&lt;author&gt;Lesaint, CH&lt;/author&gt;&lt;author&gt;Jolivet, E&lt;/author&gt;&lt;/authors&gt;&lt;/contributors&gt;&lt;titles&gt;&lt;title&gt;Nitrate and ammonium nutrition in plants&lt;/title&gt;&lt;secondary-title&gt;Plant physiology and biochemistry&lt;/secondary-title&gt;&lt;/titles&gt;&lt;periodical&gt;&lt;full-title&gt;Plant physiology and biochemistry&lt;/full-title&gt;&lt;/periodical&gt;&lt;pages&gt;805-812&lt;/pages&gt;&lt;volume&gt;25&lt;/volume&gt;&lt;number&gt;6&lt;/number&gt;&lt;dates&gt;&lt;year&gt;1987&lt;/year&gt;&lt;/dates&gt;&lt;urls&gt;&lt;/urls&gt;&lt;/record&gt;&lt;/Cite&gt;&lt;/EndNote&gt;</w:instrText>
      </w:r>
      <w:r w:rsidR="00BC0A10" w:rsidRPr="002C3867">
        <w:rPr>
          <w:sz w:val="24"/>
          <w:szCs w:val="24"/>
        </w:rPr>
        <w:fldChar w:fldCharType="separate"/>
      </w:r>
      <w:r w:rsidR="00FD157D">
        <w:rPr>
          <w:noProof/>
          <w:sz w:val="24"/>
          <w:szCs w:val="24"/>
        </w:rPr>
        <w:t>(</w:t>
      </w:r>
      <w:hyperlink w:anchor="_ENREF_119" w:tooltip="Salsac, 1987 #380" w:history="1">
        <w:r w:rsidR="001860FD" w:rsidRPr="001860FD">
          <w:rPr>
            <w:rStyle w:val="Hyperlink"/>
          </w:rPr>
          <w:t>Salsac et al., 1987</w:t>
        </w:r>
      </w:hyperlink>
      <w:r w:rsidR="00FD157D">
        <w:rPr>
          <w:noProof/>
          <w:sz w:val="24"/>
          <w:szCs w:val="24"/>
        </w:rPr>
        <w:t>)</w:t>
      </w:r>
      <w:r w:rsidR="00BC0A10" w:rsidRPr="002C3867">
        <w:rPr>
          <w:sz w:val="24"/>
          <w:szCs w:val="24"/>
        </w:rPr>
        <w:fldChar w:fldCharType="end"/>
      </w:r>
      <w:r w:rsidRPr="002C3867">
        <w:rPr>
          <w:sz w:val="24"/>
          <w:szCs w:val="24"/>
          <w:lang w:val="en-US"/>
        </w:rPr>
        <w:t xml:space="preserve"> but</w:t>
      </w:r>
      <w:r w:rsidR="2771524F" w:rsidRPr="002C3867">
        <w:rPr>
          <w:sz w:val="24"/>
          <w:szCs w:val="24"/>
          <w:lang w:val="en-US"/>
        </w:rPr>
        <w:t xml:space="preserve"> at ~10% of </w:t>
      </w:r>
      <w:r w:rsidR="4DCD7911" w:rsidRPr="002C3867">
        <w:rPr>
          <w:sz w:val="24"/>
          <w:szCs w:val="24"/>
          <w:lang w:val="en-US"/>
        </w:rPr>
        <w:t>DIN</w:t>
      </w:r>
      <w:r w:rsidR="6F9F76C3" w:rsidRPr="002C3867">
        <w:rPr>
          <w:sz w:val="24"/>
          <w:szCs w:val="24"/>
          <w:lang w:val="en-US"/>
        </w:rPr>
        <w:t>, NH</w:t>
      </w:r>
      <w:r w:rsidR="6F9F76C3" w:rsidRPr="002C3867">
        <w:rPr>
          <w:sz w:val="24"/>
          <w:szCs w:val="24"/>
          <w:vertAlign w:val="subscript"/>
          <w:lang w:val="en-US"/>
        </w:rPr>
        <w:t>4</w:t>
      </w:r>
      <w:r w:rsidR="6F9F76C3" w:rsidRPr="002C3867">
        <w:rPr>
          <w:sz w:val="24"/>
          <w:szCs w:val="24"/>
          <w:vertAlign w:val="superscript"/>
          <w:lang w:val="en-US"/>
        </w:rPr>
        <w:t>+</w:t>
      </w:r>
      <w:r w:rsidR="4DCD7911" w:rsidRPr="002C3867">
        <w:rPr>
          <w:sz w:val="24"/>
          <w:szCs w:val="24"/>
          <w:lang w:val="en-US"/>
        </w:rPr>
        <w:t xml:space="preserve"> was far less abundant in this study.</w:t>
      </w:r>
      <w:r w:rsidRPr="002C3867">
        <w:rPr>
          <w:sz w:val="24"/>
          <w:szCs w:val="24"/>
          <w:lang w:val="en-US"/>
        </w:rPr>
        <w:t xml:space="preserve">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w:t>
      </w:r>
      <w:r w:rsidR="6F9F76C3" w:rsidRPr="002C3867">
        <w:rPr>
          <w:sz w:val="24"/>
          <w:szCs w:val="24"/>
          <w:lang w:val="en-US"/>
        </w:rPr>
        <w:t>is</w:t>
      </w:r>
      <w:r w:rsidR="4DCD7911" w:rsidRPr="002C3867">
        <w:rPr>
          <w:sz w:val="24"/>
          <w:szCs w:val="24"/>
          <w:lang w:val="en-US"/>
        </w:rPr>
        <w:t xml:space="preserve"> </w:t>
      </w:r>
      <w:r w:rsidR="6F9F76C3" w:rsidRPr="002C3867">
        <w:rPr>
          <w:sz w:val="24"/>
          <w:szCs w:val="24"/>
          <w:lang w:val="en-US"/>
        </w:rPr>
        <w:t xml:space="preserve">typically </w:t>
      </w:r>
      <w:r w:rsidRPr="002C3867">
        <w:rPr>
          <w:sz w:val="24"/>
          <w:szCs w:val="24"/>
          <w:lang w:val="en-US"/>
        </w:rPr>
        <w:t xml:space="preserve">more </w:t>
      </w:r>
      <w:r w:rsidR="09A46281" w:rsidRPr="002C3867">
        <w:rPr>
          <w:sz w:val="24"/>
          <w:szCs w:val="24"/>
          <w:lang w:val="en-US"/>
        </w:rPr>
        <w:t>abundant but also</w:t>
      </w:r>
      <w:r w:rsidR="6F9F76C3" w:rsidRPr="002C3867">
        <w:rPr>
          <w:sz w:val="24"/>
          <w:szCs w:val="24"/>
          <w:lang w:val="en-US"/>
        </w:rPr>
        <w:t xml:space="preserve"> </w:t>
      </w:r>
      <w:r w:rsidRPr="002C3867">
        <w:rPr>
          <w:sz w:val="24"/>
          <w:szCs w:val="24"/>
          <w:lang w:val="en-US"/>
        </w:rPr>
        <w:t xml:space="preserve">mobile </w:t>
      </w:r>
      <w:r w:rsidR="64B0A173" w:rsidRPr="002C3867">
        <w:rPr>
          <w:sz w:val="24"/>
          <w:szCs w:val="24"/>
          <w:lang w:val="en-US"/>
        </w:rPr>
        <w:t>and</w:t>
      </w:r>
      <w:r w:rsidRPr="002C3867">
        <w:rPr>
          <w:sz w:val="24"/>
          <w:szCs w:val="24"/>
          <w:lang w:val="en-US"/>
        </w:rPr>
        <w:t xml:space="preserve"> prone to leaching</w:t>
      </w:r>
      <w:r w:rsidR="66E50A8A" w:rsidRPr="002C3867">
        <w:rPr>
          <w:sz w:val="24"/>
          <w:szCs w:val="24"/>
          <w:lang w:val="en-US"/>
        </w:rPr>
        <w:t xml:space="preserve"> after fire</w:t>
      </w:r>
      <w:r w:rsidRPr="002C3867">
        <w:rPr>
          <w:sz w:val="24"/>
          <w:szCs w:val="24"/>
          <w:lang w:val="en-US"/>
        </w:rPr>
        <w:t xml:space="preserve">, thereby less available for root uptake </w:t>
      </w:r>
      <w:r w:rsidR="00BC0A10" w:rsidRPr="002C3867">
        <w:rPr>
          <w:sz w:val="24"/>
          <w:szCs w:val="24"/>
        </w:rPr>
        <w:fldChar w:fldCharType="begin"/>
      </w:r>
      <w:r w:rsidR="00FD157D">
        <w:rPr>
          <w:sz w:val="24"/>
          <w:szCs w:val="24"/>
        </w:rPr>
        <w:instrText xml:space="preserve"> ADDIN EN.CITE &lt;EndNote&gt;&lt;Cite&gt;&lt;Author&gt;Rhea&lt;/Author&gt;&lt;Year&gt;2022&lt;/Year&gt;&lt;RecNum&gt;401&lt;/RecNum&gt;&lt;DisplayText&gt;(Rhea et al., 2022; Rhoades et al., 2019)&lt;/DisplayText&gt;&lt;record&gt;&lt;rec-number&gt;401&lt;/rec-number&gt;&lt;foreign-keys&gt;&lt;key app="EN" db-id="psp5wa0pi9f5weevsxkxzdekszp2z090pt9e" timestamp="1733511417"&gt;401&lt;/key&gt;&lt;/foreign-keys&gt;&lt;ref-type name="Journal Article"&gt;17&lt;/ref-type&gt;&lt;contributors&gt;&lt;authors&gt;&lt;author&gt;Rhea, Allison E&lt;/author&gt;&lt;author&gt;Covino, Timothy P&lt;/author&gt;&lt;author&gt;Rhoades, Charles C&lt;/author&gt;&lt;author&gt;Brooks, Alexander C&lt;/author&gt;&lt;/authors&gt;&lt;/contributors&gt;&lt;titles&gt;&lt;title&gt;Use of geostatistical models to evaluate landscape and stream network controls on post</w:instrText>
      </w:r>
      <w:r w:rsidR="00FD157D">
        <w:rPr>
          <w:rFonts w:ascii="Cambria Math" w:hAnsi="Cambria Math" w:cs="Cambria Math"/>
          <w:sz w:val="24"/>
          <w:szCs w:val="24"/>
        </w:rPr>
        <w:instrText>‐</w:instrText>
      </w:r>
      <w:r w:rsidR="00FD157D">
        <w:rPr>
          <w:sz w:val="24"/>
          <w:szCs w:val="24"/>
        </w:rPr>
        <w:instrText>fire stream nitrate concentrations&lt;/title&gt;&lt;secondary-title&gt;Hydrological Processes&lt;/secondary-title&gt;&lt;/titles&gt;&lt;periodical&gt;&lt;full-title&gt;Hydrological Processes&lt;/full-title&gt;&lt;/periodical&gt;&lt;pages&gt;e14689&lt;/pages&gt;&lt;volume&gt;36&lt;/volume&gt;&lt;number&gt;9&lt;/number&gt;&lt;dates&gt;&lt;year&gt;2022&lt;/year&gt;&lt;/dates&gt;&lt;isbn&gt;0885-6087&lt;/isbn&gt;&lt;urls&gt;&lt;/urls&gt;&lt;/record&gt;&lt;/Cite&gt;&lt;Cite&gt;&lt;Author&gt;Rhoades&lt;/Author&gt;&lt;Year&gt;2019&lt;/Year&gt;&lt;RecNum&gt;178&lt;/RecNum&gt;&lt;record&gt;&lt;rec-number&gt;178&lt;/rec-number&gt;&lt;foreign-keys&gt;&lt;key app="EN" db-id="psp5wa0pi9f5weevsxkxzdekszp2z090pt9e" timestamp="1663953592"&gt;178&lt;/key&gt;&lt;/foreign-keys&gt;&lt;ref-type name="Journal Article"&gt;17&lt;/ref-type&gt;&lt;contributors&gt;&lt;authors&gt;&lt;author&gt;Rhoades, Charles C&lt;/author&gt;&lt;author&gt;Chow, Alex T&lt;/author&gt;&lt;author&gt;Covino, Timothy P&lt;/author&gt;&lt;author&gt;Fegel, Timothy S&lt;/author&gt;&lt;author&gt;Pierson, Derek N&lt;/author&gt;&lt;author&gt;Rhea, Allison E&lt;/author&gt;&lt;/authors&gt;&lt;/contributors&gt;&lt;titles&gt;&lt;title&gt;The legacy of a severe wildfire on stream nitrogen and carbon in headwater catchments&lt;/title&gt;&lt;secondary-title&gt;Ecosystems&lt;/secondary-title&gt;&lt;/titles&gt;&lt;periodical&gt;&lt;full-title&gt;Ecosystems&lt;/full-title&gt;&lt;/periodical&gt;&lt;pages&gt;643-657&lt;/pages&gt;&lt;volume&gt;22&lt;/volume&gt;&lt;number&gt;3&lt;/number&gt;&lt;dates&gt;&lt;year&gt;2019&lt;/year&gt;&lt;/dates&gt;&lt;isbn&gt;1435-0629&lt;/isbn&gt;&lt;urls&gt;&lt;/urls&gt;&lt;/record&gt;&lt;/Cite&gt;&lt;/EndNote&gt;</w:instrText>
      </w:r>
      <w:r w:rsidR="00BC0A10" w:rsidRPr="002C3867">
        <w:rPr>
          <w:sz w:val="24"/>
          <w:szCs w:val="24"/>
        </w:rPr>
        <w:fldChar w:fldCharType="separate"/>
      </w:r>
      <w:r w:rsidR="00FD157D">
        <w:rPr>
          <w:noProof/>
          <w:sz w:val="24"/>
          <w:szCs w:val="24"/>
        </w:rPr>
        <w:t>(</w:t>
      </w:r>
      <w:hyperlink w:anchor="_ENREF_107" w:tooltip="Rhea, 2022 #401" w:history="1">
        <w:r w:rsidR="001860FD" w:rsidRPr="001860FD">
          <w:rPr>
            <w:rStyle w:val="Hyperlink"/>
          </w:rPr>
          <w:t>Rhea et al., 2022</w:t>
        </w:r>
      </w:hyperlink>
      <w:r w:rsidR="00FD157D">
        <w:rPr>
          <w:noProof/>
          <w:sz w:val="24"/>
          <w:szCs w:val="24"/>
        </w:rPr>
        <w:t xml:space="preserve">; </w:t>
      </w:r>
      <w:hyperlink w:anchor="_ENREF_109" w:tooltip="Rhoades, 2019 #178" w:history="1">
        <w:r w:rsidR="001860FD" w:rsidRPr="001860FD">
          <w:rPr>
            <w:rStyle w:val="Hyperlink"/>
          </w:rPr>
          <w:t>Rhoades et al., 2019</w:t>
        </w:r>
      </w:hyperlink>
      <w:r w:rsidR="00FD157D">
        <w:rPr>
          <w:noProof/>
          <w:sz w:val="24"/>
          <w:szCs w:val="24"/>
        </w:rPr>
        <w:t>)</w:t>
      </w:r>
      <w:r w:rsidR="00BC0A10" w:rsidRPr="002C3867">
        <w:rPr>
          <w:sz w:val="24"/>
          <w:szCs w:val="24"/>
        </w:rPr>
        <w:fldChar w:fldCharType="end"/>
      </w:r>
      <w:r w:rsidRPr="002C3867">
        <w:rPr>
          <w:sz w:val="24"/>
          <w:szCs w:val="24"/>
          <w:lang w:val="en-US"/>
        </w:rPr>
        <w:t xml:space="preserve">. Our results </w:t>
      </w:r>
      <w:r w:rsidR="0F763C5C" w:rsidRPr="002C3867">
        <w:rPr>
          <w:sz w:val="24"/>
          <w:szCs w:val="24"/>
          <w:lang w:val="en-US"/>
        </w:rPr>
        <w:t>support</w:t>
      </w:r>
      <w:r w:rsidRPr="002C3867">
        <w:rPr>
          <w:sz w:val="24"/>
          <w:szCs w:val="24"/>
          <w:lang w:val="en-US"/>
        </w:rPr>
        <w:t xml:space="preserve"> a general understanding that ericaceous (acid adapted) shrubs such as </w:t>
      </w:r>
      <w:r w:rsidRPr="002C3867">
        <w:rPr>
          <w:i/>
          <w:iCs/>
          <w:sz w:val="24"/>
          <w:szCs w:val="24"/>
          <w:lang w:val="en-US"/>
        </w:rPr>
        <w:t>V. scoparium</w:t>
      </w:r>
      <w:r w:rsidRPr="002C3867">
        <w:rPr>
          <w:sz w:val="24"/>
          <w:szCs w:val="24"/>
          <w:lang w:val="en-US"/>
        </w:rPr>
        <w:t xml:space="preserve"> prefer NH</w:t>
      </w:r>
      <w:r w:rsidRPr="002C3867">
        <w:rPr>
          <w:sz w:val="24"/>
          <w:szCs w:val="24"/>
          <w:vertAlign w:val="subscript"/>
          <w:lang w:val="en-US"/>
        </w:rPr>
        <w:t>4</w:t>
      </w:r>
      <w:r w:rsidRPr="002C3867">
        <w:rPr>
          <w:sz w:val="24"/>
          <w:szCs w:val="24"/>
          <w:vertAlign w:val="superscript"/>
          <w:lang w:val="en-US"/>
        </w:rPr>
        <w:t>+</w:t>
      </w:r>
      <w:r w:rsidRPr="002C3867">
        <w:rPr>
          <w:sz w:val="24"/>
          <w:szCs w:val="24"/>
          <w:lang w:val="en-US"/>
        </w:rPr>
        <w:t xml:space="preserve"> as they lack the </w:t>
      </w:r>
      <w:r w:rsidR="00582D12" w:rsidRPr="002C3867">
        <w:rPr>
          <w:sz w:val="24"/>
          <w:szCs w:val="24"/>
          <w:lang w:val="en-US"/>
        </w:rPr>
        <w:t>nitrate</w:t>
      </w:r>
      <w:r w:rsidRPr="002C3867">
        <w:rPr>
          <w:sz w:val="24"/>
          <w:szCs w:val="24"/>
          <w:lang w:val="en-US"/>
        </w:rPr>
        <w:t xml:space="preserve"> reductase enzyme to metabolize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However, studies have shown other </w:t>
      </w:r>
      <w:r w:rsidRPr="002C3867">
        <w:rPr>
          <w:i/>
          <w:iCs/>
          <w:sz w:val="24"/>
          <w:szCs w:val="24"/>
          <w:lang w:val="en-US"/>
        </w:rPr>
        <w:t xml:space="preserve">Vaccinium </w:t>
      </w:r>
      <w:r w:rsidRPr="002C3867">
        <w:rPr>
          <w:sz w:val="24"/>
          <w:szCs w:val="24"/>
          <w:lang w:val="en-US"/>
        </w:rPr>
        <w:t>species prefer a 2:1 NH</w:t>
      </w:r>
      <w:r w:rsidRPr="002C3867">
        <w:rPr>
          <w:sz w:val="24"/>
          <w:szCs w:val="24"/>
          <w:vertAlign w:val="subscript"/>
          <w:lang w:val="en-US"/>
        </w:rPr>
        <w:t>4</w:t>
      </w:r>
      <w:r w:rsidRPr="002C3867">
        <w:rPr>
          <w:sz w:val="24"/>
          <w:szCs w:val="24"/>
          <w:vertAlign w:val="superscript"/>
          <w:lang w:val="en-US"/>
        </w:rPr>
        <w:t>+</w:t>
      </w:r>
      <w:r w:rsidRPr="002C3867">
        <w:rPr>
          <w:sz w:val="24"/>
          <w:szCs w:val="24"/>
          <w:lang w:val="en-US"/>
        </w:rPr>
        <w:t xml:space="preserve"> to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ratio </w:t>
      </w:r>
      <w:r w:rsidR="00BC0A10" w:rsidRPr="002C3867">
        <w:rPr>
          <w:sz w:val="24"/>
          <w:szCs w:val="24"/>
        </w:rPr>
        <w:fldChar w:fldCharType="begin"/>
      </w:r>
      <w:r w:rsidR="00FD157D">
        <w:rPr>
          <w:sz w:val="24"/>
          <w:szCs w:val="24"/>
        </w:rPr>
        <w:instrText xml:space="preserve"> ADDIN EN.CITE &lt;EndNote&gt;&lt;Cite&gt;&lt;Author&gt;Xu&lt;/Author&gt;&lt;Year&gt;2021&lt;/Year&gt;&lt;RecNum&gt;381&lt;/RecNum&gt;&lt;DisplayText&gt;(Xu et al., 2021)&lt;/DisplayText&gt;&lt;record&gt;&lt;rec-number&gt;381&lt;/rec-number&gt;&lt;foreign-keys&gt;&lt;key app="EN" db-id="psp5wa0pi9f5weevsxkxzdekszp2z090pt9e" timestamp="1733428923"&gt;381&lt;/key&gt;&lt;/foreign-keys&gt;&lt;ref-type name="Journal Article"&gt;17&lt;/ref-type&gt;&lt;contributors&gt;&lt;authors&gt;&lt;author&gt;Xu, Jiahui&lt;/author&gt;&lt;author&gt;Fang, Yunying&lt;/author&gt;&lt;author&gt;Tavakkoli, Ehsan&lt;/author&gt;&lt;author&gt;Pan, Xia&lt;/author&gt;&lt;author&gt;Liao, Fanglei&lt;/author&gt;&lt;author&gt;Chen, Wenrong&lt;/author&gt;&lt;author&gt;Guo, Weidong&lt;/author&gt;&lt;/authors&gt;&lt;/contributors&gt;&lt;titles&gt;&lt;title&gt;Preferential ammonium: nitrate ratio of blueberry is regulated by nitrogen transport and reduction systems&lt;/title&gt;&lt;secondary-title&gt;Scientia Horticulturae&lt;/secondary-title&gt;&lt;/titles&gt;&lt;periodical&gt;&lt;full-title&gt;Scientia Horticulturae&lt;/full-title&gt;&lt;/periodical&gt;&lt;pages&gt;110345&lt;/pages&gt;&lt;volume&gt;288&lt;/volume&gt;&lt;dates&gt;&lt;year&gt;2021&lt;/year&gt;&lt;/dates&gt;&lt;isbn&gt;0304-4238&lt;/isbn&gt;&lt;urls&gt;&lt;/urls&gt;&lt;/record&gt;&lt;/Cite&gt;&lt;/EndNote&gt;</w:instrText>
      </w:r>
      <w:r w:rsidR="00BC0A10" w:rsidRPr="002C3867">
        <w:rPr>
          <w:sz w:val="24"/>
          <w:szCs w:val="24"/>
        </w:rPr>
        <w:fldChar w:fldCharType="separate"/>
      </w:r>
      <w:r w:rsidR="00FD157D">
        <w:rPr>
          <w:noProof/>
          <w:sz w:val="24"/>
          <w:szCs w:val="24"/>
        </w:rPr>
        <w:t>(</w:t>
      </w:r>
      <w:hyperlink w:anchor="_ENREF_143" w:tooltip="Xu, 2021 #381" w:history="1">
        <w:r w:rsidR="001860FD" w:rsidRPr="001860FD">
          <w:rPr>
            <w:rStyle w:val="Hyperlink"/>
          </w:rPr>
          <w:t>Xu et al., 2021</w:t>
        </w:r>
      </w:hyperlink>
      <w:r w:rsidR="00FD157D">
        <w:rPr>
          <w:noProof/>
          <w:sz w:val="24"/>
          <w:szCs w:val="24"/>
        </w:rPr>
        <w:t>)</w:t>
      </w:r>
      <w:r w:rsidR="00BC0A10" w:rsidRPr="002C3867">
        <w:rPr>
          <w:sz w:val="24"/>
          <w:szCs w:val="24"/>
        </w:rPr>
        <w:fldChar w:fldCharType="end"/>
      </w:r>
      <w:r w:rsidRPr="002C3867">
        <w:rPr>
          <w:sz w:val="24"/>
          <w:szCs w:val="24"/>
          <w:lang w:val="en-US"/>
        </w:rPr>
        <w:t>, suggesting a</w:t>
      </w:r>
      <w:r w:rsidR="001B7BD5">
        <w:rPr>
          <w:sz w:val="24"/>
          <w:szCs w:val="24"/>
          <w:lang w:val="en-US"/>
        </w:rPr>
        <w:t xml:space="preserve"> potential</w:t>
      </w:r>
      <w:r w:rsidR="00797775">
        <w:rPr>
          <w:sz w:val="24"/>
          <w:szCs w:val="24"/>
          <w:lang w:val="en-US"/>
        </w:rPr>
        <w:t xml:space="preserve"> role </w:t>
      </w:r>
      <w:r w:rsidRPr="002C3867">
        <w:rPr>
          <w:sz w:val="24"/>
          <w:szCs w:val="24"/>
          <w:lang w:val="en-US"/>
        </w:rPr>
        <w:t>of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as energy sources for symbionts such as EMF which </w:t>
      </w:r>
      <w:r w:rsidR="00797775">
        <w:rPr>
          <w:sz w:val="24"/>
          <w:szCs w:val="24"/>
          <w:lang w:val="en-US"/>
        </w:rPr>
        <w:t>can</w:t>
      </w:r>
      <w:r w:rsidRPr="002C3867">
        <w:rPr>
          <w:sz w:val="24"/>
          <w:szCs w:val="24"/>
          <w:lang w:val="en-US"/>
        </w:rPr>
        <w:t xml:space="preserve"> convert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to NH</w:t>
      </w:r>
      <w:r w:rsidRPr="002C3867">
        <w:rPr>
          <w:sz w:val="24"/>
          <w:szCs w:val="24"/>
          <w:vertAlign w:val="subscript"/>
          <w:lang w:val="en-US"/>
        </w:rPr>
        <w:t>4</w:t>
      </w:r>
      <w:r w:rsidRPr="002C3867">
        <w:rPr>
          <w:sz w:val="24"/>
          <w:szCs w:val="24"/>
          <w:vertAlign w:val="superscript"/>
          <w:lang w:val="en-US"/>
        </w:rPr>
        <w:t>+</w:t>
      </w:r>
      <w:r w:rsidR="00797775">
        <w:rPr>
          <w:sz w:val="24"/>
          <w:szCs w:val="24"/>
          <w:lang w:val="en-US"/>
        </w:rPr>
        <w:t xml:space="preserve"> for plant uptake</w:t>
      </w:r>
      <w:r w:rsidRPr="002C3867">
        <w:rPr>
          <w:sz w:val="24"/>
          <w:szCs w:val="24"/>
          <w:vertAlign w:val="superscript"/>
          <w:lang w:val="en-US"/>
        </w:rPr>
        <w:t xml:space="preserve"> </w:t>
      </w:r>
      <w:r w:rsidR="00BC0A10" w:rsidRPr="002C3867">
        <w:rPr>
          <w:sz w:val="24"/>
          <w:szCs w:val="24"/>
        </w:rPr>
        <w:fldChar w:fldCharType="begin"/>
      </w:r>
      <w:r w:rsidR="00FD157D">
        <w:rPr>
          <w:sz w:val="24"/>
          <w:szCs w:val="24"/>
        </w:rPr>
        <w:instrText xml:space="preserve"> ADDIN EN.CITE &lt;EndNote&gt;&lt;Cite&gt;&lt;Author&gt;Nygren&lt;/Author&gt;&lt;Year&gt;2008&lt;/Year&gt;&lt;RecNum&gt;398&lt;/RecNum&gt;&lt;DisplayText&gt;(Nygren et al., 2008)&lt;/DisplayText&gt;&lt;record&gt;&lt;rec-number&gt;398&lt;/rec-number&gt;&lt;foreign-keys&gt;&lt;key app="EN" db-id="psp5wa0pi9f5weevsxkxzdekszp2z090pt9e" timestamp="1733508183"&gt;398&lt;/key&gt;&lt;/foreign-keys&gt;&lt;ref-type name="Journal Article"&gt;17&lt;/ref-type&gt;&lt;contributors&gt;&lt;authors&gt;&lt;author&gt;Nygren, Cajsa MR&lt;/author&gt;&lt;author&gt;Eberhardt, Ursula&lt;/author&gt;&lt;author&gt;Karlsson, Magnus&lt;/author&gt;&lt;author&gt;Parrent, Jeri L&lt;/author&gt;&lt;author&gt;Lindahl, Björn D&lt;/author&gt;&lt;author&gt;Taylor, Andy FS&lt;/author&gt;&lt;/authors&gt;&lt;/contributors&gt;&lt;titles&gt;&lt;title&gt;Growth on nitrate and occurrence of nitrate reductase</w:instrText>
      </w:r>
      <w:r w:rsidR="00FD157D">
        <w:rPr>
          <w:rFonts w:ascii="Cambria Math" w:hAnsi="Cambria Math" w:cs="Cambria Math"/>
          <w:sz w:val="24"/>
          <w:szCs w:val="24"/>
        </w:rPr>
        <w:instrText>‐</w:instrText>
      </w:r>
      <w:r w:rsidR="00FD157D">
        <w:rPr>
          <w:sz w:val="24"/>
          <w:szCs w:val="24"/>
        </w:rPr>
        <w:instrText>encoding genes in a phylogenetically diverse range of ectomycorrhizal fungi&lt;/title&gt;&lt;secondary-title&gt;New Phytologist&lt;/secondary-title&gt;&lt;/titles&gt;&lt;periodical&gt;&lt;full-title&gt;New Phytologist&lt;/full-title&gt;&lt;/periodical&gt;&lt;pages&gt;875-889&lt;/pages&gt;&lt;volume&gt;180&lt;/volume&gt;&lt;number&gt;4&lt;/number&gt;&lt;dates&gt;&lt;year&gt;2008&lt;/year&gt;&lt;/dates&gt;&lt;isbn&gt;0028-646X&lt;/isbn&gt;&lt;urls&gt;&lt;/urls&gt;&lt;/record&gt;&lt;/Cite&gt;&lt;/EndNote&gt;</w:instrText>
      </w:r>
      <w:r w:rsidR="00BC0A10" w:rsidRPr="002C3867">
        <w:rPr>
          <w:sz w:val="24"/>
          <w:szCs w:val="24"/>
        </w:rPr>
        <w:fldChar w:fldCharType="separate"/>
      </w:r>
      <w:r w:rsidR="00FD157D">
        <w:rPr>
          <w:noProof/>
          <w:sz w:val="24"/>
          <w:szCs w:val="24"/>
        </w:rPr>
        <w:t>(</w:t>
      </w:r>
      <w:hyperlink w:anchor="_ENREF_89" w:tooltip="Nygren, 2008 #398" w:history="1">
        <w:r w:rsidR="001860FD" w:rsidRPr="001860FD">
          <w:rPr>
            <w:rStyle w:val="Hyperlink"/>
          </w:rPr>
          <w:t>Nygren et al., 2008</w:t>
        </w:r>
      </w:hyperlink>
      <w:r w:rsidR="00FD157D">
        <w:rPr>
          <w:noProof/>
          <w:sz w:val="24"/>
          <w:szCs w:val="24"/>
        </w:rPr>
        <w:t>)</w:t>
      </w:r>
      <w:r w:rsidR="00BC0A10" w:rsidRPr="002C3867">
        <w:rPr>
          <w:sz w:val="24"/>
          <w:szCs w:val="24"/>
        </w:rPr>
        <w:fldChar w:fldCharType="end"/>
      </w:r>
      <w:r w:rsidRPr="002C3867">
        <w:rPr>
          <w:sz w:val="24"/>
          <w:szCs w:val="24"/>
          <w:lang w:val="en-US"/>
        </w:rPr>
        <w:t>.</w:t>
      </w:r>
      <w:r w:rsidR="7AA94FCF" w:rsidRPr="002C3867">
        <w:rPr>
          <w:sz w:val="24"/>
          <w:szCs w:val="24"/>
          <w:lang w:val="en-US"/>
        </w:rPr>
        <w:t xml:space="preserve"> </w:t>
      </w:r>
      <w:r w:rsidR="1A965671" w:rsidRPr="002C3867">
        <w:rPr>
          <w:sz w:val="24"/>
          <w:szCs w:val="24"/>
          <w:lang w:val="en-US"/>
        </w:rPr>
        <w:t>A</w:t>
      </w:r>
      <w:r w:rsidR="7AA94FCF" w:rsidRPr="002C3867">
        <w:rPr>
          <w:sz w:val="24"/>
          <w:szCs w:val="24"/>
          <w:lang w:val="en-US"/>
        </w:rPr>
        <w:t xml:space="preserve"> preference towards both N forms </w:t>
      </w:r>
      <w:r w:rsidR="2AE3CD15" w:rsidRPr="002C3867">
        <w:rPr>
          <w:sz w:val="24"/>
          <w:szCs w:val="24"/>
          <w:lang w:val="en-US"/>
        </w:rPr>
        <w:t xml:space="preserve">may be </w:t>
      </w:r>
      <w:r w:rsidR="003172CA" w:rsidRPr="002C3867">
        <w:rPr>
          <w:sz w:val="24"/>
          <w:szCs w:val="24"/>
          <w:lang w:val="en-US"/>
        </w:rPr>
        <w:t xml:space="preserve">also </w:t>
      </w:r>
      <w:r w:rsidR="2AE3CD15" w:rsidRPr="002C3867">
        <w:rPr>
          <w:sz w:val="24"/>
          <w:szCs w:val="24"/>
          <w:lang w:val="en-US"/>
        </w:rPr>
        <w:t xml:space="preserve">supported by </w:t>
      </w:r>
      <w:r w:rsidR="35EEB00D" w:rsidRPr="002C3867">
        <w:rPr>
          <w:sz w:val="24"/>
          <w:szCs w:val="24"/>
          <w:lang w:val="en-US"/>
        </w:rPr>
        <w:t>the</w:t>
      </w:r>
      <w:r w:rsidR="2AE3CD15" w:rsidRPr="002C3867">
        <w:rPr>
          <w:sz w:val="24"/>
          <w:szCs w:val="24"/>
          <w:lang w:val="en-US"/>
        </w:rPr>
        <w:t xml:space="preserve"> strong</w:t>
      </w:r>
      <w:r w:rsidR="677BF9C0" w:rsidRPr="002C3867">
        <w:rPr>
          <w:sz w:val="24"/>
          <w:szCs w:val="24"/>
          <w:lang w:val="en-US"/>
        </w:rPr>
        <w:t>er</w:t>
      </w:r>
      <w:r w:rsidR="2AE3CD15" w:rsidRPr="002C3867">
        <w:rPr>
          <w:sz w:val="24"/>
          <w:szCs w:val="24"/>
          <w:lang w:val="en-US"/>
        </w:rPr>
        <w:t xml:space="preserve"> response of</w:t>
      </w:r>
      <w:r w:rsidR="7077A3E9" w:rsidRPr="002C3867">
        <w:rPr>
          <w:sz w:val="24"/>
          <w:szCs w:val="24"/>
          <w:lang w:val="en-US"/>
        </w:rPr>
        <w:t xml:space="preserve"> leaf traits in</w:t>
      </w:r>
      <w:r w:rsidR="2AE3CD15" w:rsidRPr="002C3867">
        <w:rPr>
          <w:sz w:val="24"/>
          <w:szCs w:val="24"/>
          <w:lang w:val="en-US"/>
        </w:rPr>
        <w:t xml:space="preserve"> </w:t>
      </w:r>
      <w:r w:rsidR="2AE3CD15" w:rsidRPr="002C3867">
        <w:rPr>
          <w:i/>
          <w:iCs/>
          <w:sz w:val="24"/>
          <w:szCs w:val="24"/>
          <w:lang w:val="en-US"/>
        </w:rPr>
        <w:t>V. scoparium</w:t>
      </w:r>
      <w:r w:rsidR="2AE3CD15" w:rsidRPr="002C3867">
        <w:rPr>
          <w:sz w:val="24"/>
          <w:szCs w:val="24"/>
          <w:lang w:val="en-US"/>
        </w:rPr>
        <w:t xml:space="preserve"> to </w:t>
      </w:r>
      <w:r w:rsidR="677BF9C0" w:rsidRPr="002C3867">
        <w:rPr>
          <w:sz w:val="24"/>
          <w:szCs w:val="24"/>
          <w:lang w:val="en-US"/>
        </w:rPr>
        <w:t xml:space="preserve">DIN compared to </w:t>
      </w:r>
      <w:r w:rsidR="38F3AA16" w:rsidRPr="002C3867">
        <w:rPr>
          <w:i/>
          <w:iCs/>
          <w:sz w:val="24"/>
          <w:szCs w:val="24"/>
          <w:lang w:val="en-US"/>
        </w:rPr>
        <w:t>O. parryi</w:t>
      </w:r>
      <w:r w:rsidR="38F3AA16" w:rsidRPr="002C3867">
        <w:rPr>
          <w:sz w:val="24"/>
          <w:szCs w:val="24"/>
          <w:lang w:val="en-US"/>
        </w:rPr>
        <w:t xml:space="preserve"> </w:t>
      </w:r>
      <w:r w:rsidR="7A31E8FF" w:rsidRPr="002C3867">
        <w:rPr>
          <w:sz w:val="24"/>
          <w:szCs w:val="24"/>
          <w:lang w:val="en-US"/>
        </w:rPr>
        <w:t>(</w:t>
      </w:r>
      <w:r w:rsidR="7A31E8FF" w:rsidRPr="002C3867">
        <w:rPr>
          <w:b/>
          <w:bCs/>
          <w:sz w:val="24"/>
          <w:szCs w:val="24"/>
          <w:lang w:val="en-US"/>
        </w:rPr>
        <w:t>Fig. 5</w:t>
      </w:r>
      <w:r w:rsidR="7A31E8FF" w:rsidRPr="002C3867">
        <w:rPr>
          <w:sz w:val="24"/>
          <w:szCs w:val="24"/>
          <w:lang w:val="en-US"/>
        </w:rPr>
        <w:t xml:space="preserve">). </w:t>
      </w:r>
      <w:r w:rsidRPr="002C3867">
        <w:rPr>
          <w:sz w:val="24"/>
          <w:szCs w:val="24"/>
          <w:lang w:val="en-US"/>
        </w:rPr>
        <w:t>The</w:t>
      </w:r>
      <w:r w:rsidR="7A31E8FF" w:rsidRPr="002C3867">
        <w:rPr>
          <w:sz w:val="24"/>
          <w:szCs w:val="24"/>
          <w:lang w:val="en-US"/>
        </w:rPr>
        <w:t>se</w:t>
      </w:r>
      <w:r w:rsidRPr="002C3867">
        <w:rPr>
          <w:sz w:val="24"/>
          <w:szCs w:val="24"/>
          <w:lang w:val="en-US"/>
        </w:rPr>
        <w:t xml:space="preserve"> random forest models </w:t>
      </w:r>
      <w:r w:rsidR="7A31E8FF" w:rsidRPr="002C3867">
        <w:rPr>
          <w:sz w:val="24"/>
          <w:szCs w:val="24"/>
          <w:lang w:val="en-US"/>
        </w:rPr>
        <w:t>also</w:t>
      </w:r>
      <w:r w:rsidRPr="002C3867">
        <w:rPr>
          <w:sz w:val="24"/>
          <w:szCs w:val="24"/>
          <w:lang w:val="en-US"/>
        </w:rPr>
        <w:t xml:space="preserve"> show a positive response to increasing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concentration for plant height, albeit small and </w:t>
      </w:r>
      <w:r w:rsidRPr="002C3867">
        <w:rPr>
          <w:i/>
          <w:iCs/>
          <w:sz w:val="24"/>
          <w:szCs w:val="24"/>
          <w:lang w:val="en-US"/>
        </w:rPr>
        <w:t xml:space="preserve">V. scoparium </w:t>
      </w:r>
      <w:r w:rsidRPr="002C3867">
        <w:rPr>
          <w:sz w:val="24"/>
          <w:szCs w:val="24"/>
          <w:lang w:val="en-US"/>
        </w:rPr>
        <w:t>responds to pH for LDMC and shows a negative response to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for SLA and LDMC. This may be due to NO</w:t>
      </w:r>
      <w:r w:rsidRPr="002C3867">
        <w:rPr>
          <w:sz w:val="24"/>
          <w:szCs w:val="24"/>
          <w:vertAlign w:val="subscript"/>
          <w:lang w:val="en-US"/>
        </w:rPr>
        <w:t>3</w:t>
      </w:r>
      <w:r w:rsidRPr="002C3867">
        <w:rPr>
          <w:sz w:val="24"/>
          <w:szCs w:val="24"/>
          <w:vertAlign w:val="superscript"/>
          <w:lang w:val="en-US"/>
        </w:rPr>
        <w:t>-</w:t>
      </w:r>
      <w:r w:rsidRPr="002C3867">
        <w:rPr>
          <w:sz w:val="24"/>
          <w:szCs w:val="24"/>
          <w:lang w:val="en-US"/>
        </w:rPr>
        <w:t xml:space="preserve"> as an energy source for EMF facilitation growth in </w:t>
      </w:r>
      <w:r w:rsidRPr="002C3867">
        <w:rPr>
          <w:i/>
          <w:iCs/>
          <w:sz w:val="24"/>
          <w:szCs w:val="24"/>
          <w:lang w:val="en-US"/>
        </w:rPr>
        <w:t xml:space="preserve">V. scoparium </w:t>
      </w:r>
      <w:r w:rsidR="00BC0A10" w:rsidRPr="002C3867">
        <w:rPr>
          <w:i/>
          <w:iCs/>
          <w:sz w:val="24"/>
          <w:szCs w:val="24"/>
        </w:rPr>
        <w:fldChar w:fldCharType="begin"/>
      </w:r>
      <w:r w:rsidR="00BC0A10" w:rsidRPr="002C3867">
        <w:rPr>
          <w:i/>
          <w:iCs/>
          <w:sz w:val="24"/>
          <w:szCs w:val="24"/>
        </w:rPr>
        <w:instrText xml:space="preserve"> ADDIN EN.CITE &lt;EndNote&gt;&lt;Cite&gt;&lt;Author&gt;France&lt;/Author&gt;&lt;Year&gt;1983&lt;/Year&gt;&lt;RecNum&gt;396&lt;/RecNum&gt;&lt;DisplayText&gt;(France and Reid, 1983)&lt;/DisplayText&gt;&lt;record&gt;&lt;rec-number&gt;396&lt;/rec-number&gt;&lt;foreign-keys&gt;&lt;key app="EN" db-id="psp5wa0pi9f5weevsxkxzdekszp2z090pt9e" timestamp="1733508173"&gt;396&lt;/key&gt;&lt;/foreign-keys&gt;&lt;ref-type name="Journal Article"&gt;17&lt;/ref-type&gt;&lt;contributors&gt;&lt;authors&gt;&lt;author&gt;France, Raymond Charles&lt;/author&gt;&lt;author&gt;Reid, CPP&lt;/author&gt;&lt;/authors&gt;&lt;/contributors&gt;&lt;titles&gt;&lt;title&gt;Interactions of nitrogen and carbon in the physiology of ectomycorrhizae&lt;/title&gt;&lt;secondary-title&gt;Canadian Journal of Botany&lt;/secondary-title&gt;&lt;/titles&gt;&lt;periodical&gt;&lt;full-title&gt;Canadian Journal of Botany&lt;/full-title&gt;&lt;/periodical&gt;&lt;pages&gt;964-984&lt;/pages&gt;&lt;volume&gt;61&lt;/volume&gt;&lt;number&gt;3&lt;/number&gt;&lt;dates&gt;&lt;year&gt;1983&lt;/year&gt;&lt;/dates&gt;&lt;isbn&gt;0008-4026&lt;/isbn&gt;&lt;urls&gt;&lt;/urls&gt;&lt;/record&gt;&lt;/Cite&gt;&lt;/EndNote&gt;</w:instrText>
      </w:r>
      <w:r w:rsidR="00BC0A10" w:rsidRPr="002C3867">
        <w:rPr>
          <w:i/>
          <w:iCs/>
          <w:sz w:val="24"/>
          <w:szCs w:val="24"/>
        </w:rPr>
        <w:fldChar w:fldCharType="separate"/>
      </w:r>
      <w:r w:rsidRPr="002C3867">
        <w:rPr>
          <w:noProof/>
          <w:sz w:val="24"/>
          <w:szCs w:val="24"/>
          <w:lang w:val="en-US"/>
        </w:rPr>
        <w:t>(</w:t>
      </w:r>
      <w:hyperlink w:anchor="_ENREF_44" w:tooltip="France, 1983 #396" w:history="1">
        <w:r w:rsidR="001860FD" w:rsidRPr="001860FD">
          <w:rPr>
            <w:rStyle w:val="Hyperlink"/>
          </w:rPr>
          <w:t>France and Reid, 1983</w:t>
        </w:r>
      </w:hyperlink>
      <w:r w:rsidRPr="002C3867">
        <w:rPr>
          <w:i/>
          <w:iCs/>
          <w:noProof/>
          <w:sz w:val="24"/>
          <w:szCs w:val="24"/>
          <w:lang w:val="en-US"/>
        </w:rPr>
        <w:t>)</w:t>
      </w:r>
      <w:r w:rsidR="00BC0A10" w:rsidRPr="002C3867">
        <w:rPr>
          <w:i/>
          <w:iCs/>
          <w:sz w:val="24"/>
          <w:szCs w:val="24"/>
        </w:rPr>
        <w:fldChar w:fldCharType="end"/>
      </w:r>
      <w:r w:rsidRPr="002C3867">
        <w:rPr>
          <w:sz w:val="24"/>
          <w:szCs w:val="24"/>
          <w:lang w:val="en-US"/>
        </w:rPr>
        <w:t xml:space="preserve">. In fact, EMF relative abundance was an important predictor </w:t>
      </w:r>
      <w:r w:rsidR="00E07945" w:rsidRPr="002C3867">
        <w:rPr>
          <w:sz w:val="24"/>
          <w:szCs w:val="24"/>
          <w:lang w:val="en-US"/>
        </w:rPr>
        <w:t>of SLA</w:t>
      </w:r>
      <w:r w:rsidRPr="002C3867">
        <w:rPr>
          <w:sz w:val="24"/>
          <w:szCs w:val="24"/>
          <w:lang w:val="en-US"/>
        </w:rPr>
        <w:t xml:space="preserve"> in </w:t>
      </w:r>
      <w:r w:rsidRPr="002C3867">
        <w:rPr>
          <w:i/>
          <w:iCs/>
          <w:sz w:val="24"/>
          <w:szCs w:val="24"/>
          <w:lang w:val="en-US"/>
        </w:rPr>
        <w:t>V. scoparium</w:t>
      </w:r>
      <w:r w:rsidR="2280D456" w:rsidRPr="002C3867">
        <w:rPr>
          <w:i/>
          <w:iCs/>
          <w:sz w:val="24"/>
          <w:szCs w:val="24"/>
          <w:lang w:val="en-US"/>
        </w:rPr>
        <w:t xml:space="preserve">, </w:t>
      </w:r>
      <w:r w:rsidR="2280D456" w:rsidRPr="002C3867">
        <w:rPr>
          <w:sz w:val="24"/>
          <w:szCs w:val="24"/>
          <w:lang w:val="en-US"/>
        </w:rPr>
        <w:t>suggesti</w:t>
      </w:r>
      <w:r w:rsidR="241BDE59" w:rsidRPr="002C3867">
        <w:rPr>
          <w:sz w:val="24"/>
          <w:szCs w:val="24"/>
          <w:lang w:val="en-US"/>
        </w:rPr>
        <w:t>ng that EMF increases its growth rate and corroborates</w:t>
      </w:r>
      <w:r w:rsidRPr="002C3867">
        <w:rPr>
          <w:sz w:val="24"/>
          <w:szCs w:val="24"/>
          <w:lang w:val="en-US"/>
        </w:rPr>
        <w:t xml:space="preserve"> documented reports of mutualism between </w:t>
      </w:r>
      <w:r w:rsidRPr="002C3867">
        <w:rPr>
          <w:i/>
          <w:iCs/>
          <w:sz w:val="24"/>
          <w:szCs w:val="24"/>
          <w:lang w:val="en-US"/>
        </w:rPr>
        <w:lastRenderedPageBreak/>
        <w:t>V. scoparium</w:t>
      </w:r>
      <w:r w:rsidRPr="002C3867">
        <w:rPr>
          <w:sz w:val="24"/>
          <w:szCs w:val="24"/>
          <w:lang w:val="en-US"/>
        </w:rPr>
        <w:t xml:space="preserve"> and EMF </w:t>
      </w:r>
      <w:r w:rsidR="00BC0A10" w:rsidRPr="002C3867">
        <w:rPr>
          <w:sz w:val="24"/>
          <w:szCs w:val="24"/>
        </w:rPr>
        <w:fldChar w:fldCharType="begin"/>
      </w:r>
      <w:r w:rsidR="00BC0A10" w:rsidRPr="002C3867">
        <w:rPr>
          <w:sz w:val="24"/>
          <w:szCs w:val="24"/>
        </w:rPr>
        <w:instrText xml:space="preserve"> ADDIN EN.CITE &lt;EndNote&gt;&lt;Cite&gt;&lt;Author&gt;Perkins&lt;/Author&gt;&lt;Year&gt;2015&lt;/Year&gt;&lt;RecNum&gt;362&lt;/RecNum&gt;&lt;DisplayText&gt;(Perkins, 2015)&lt;/DisplayText&gt;&lt;record&gt;&lt;rec-number&gt;362&lt;/rec-number&gt;&lt;foreign-keys&gt;&lt;key app="EN" db-id="psp5wa0pi9f5weevsxkxzdekszp2z090pt9e" timestamp="1733427327"&gt;362&lt;/key&gt;&lt;/foreign-keys&gt;&lt;ref-type name="Journal Article"&gt;17&lt;/ref-type&gt;&lt;contributors&gt;&lt;authors&gt;&lt;author&gt;Perkins, Judy L&lt;/author&gt;&lt;/authors&gt;&lt;/contributors&gt;&lt;titles&gt;&lt;title&gt;Facilitation of Pinus albicaulis seedling regeneration by Vaccinium scoparium&lt;/title&gt;&lt;secondary-title&gt;Forest Ecology and Management&lt;/secondary-title&gt;&lt;/titles&gt;&lt;periodical&gt;&lt;full-title&gt;Forest Ecology and Management&lt;/full-title&gt;&lt;/periodical&gt;&lt;pages&gt;55-65&lt;/pages&gt;&lt;volume&gt;349&lt;/volume&gt;&lt;dates&gt;&lt;year&gt;2015&lt;/year&gt;&lt;/dates&gt;&lt;isbn&gt;0378-1127&lt;/isbn&gt;&lt;urls&gt;&lt;/urls&gt;&lt;/record&gt;&lt;/Cite&gt;&lt;/EndNote&gt;</w:instrText>
      </w:r>
      <w:r w:rsidR="00BC0A10" w:rsidRPr="002C3867">
        <w:rPr>
          <w:sz w:val="24"/>
          <w:szCs w:val="24"/>
        </w:rPr>
        <w:fldChar w:fldCharType="separate"/>
      </w:r>
      <w:r w:rsidRPr="002C3867">
        <w:rPr>
          <w:noProof/>
          <w:sz w:val="24"/>
          <w:szCs w:val="24"/>
          <w:lang w:val="en-US"/>
        </w:rPr>
        <w:t>(</w:t>
      </w:r>
      <w:hyperlink w:anchor="_ENREF_97" w:tooltip="Perkins, 2015 #362" w:history="1">
        <w:r w:rsidR="001860FD" w:rsidRPr="001860FD">
          <w:rPr>
            <w:rStyle w:val="Hyperlink"/>
          </w:rPr>
          <w:t>Perkins, 2015</w:t>
        </w:r>
      </w:hyperlink>
      <w:r w:rsidRPr="002C3867">
        <w:rPr>
          <w:noProof/>
          <w:sz w:val="24"/>
          <w:szCs w:val="24"/>
          <w:lang w:val="en-US"/>
        </w:rPr>
        <w:t>)</w:t>
      </w:r>
      <w:r w:rsidR="00BC0A10" w:rsidRPr="002C3867">
        <w:rPr>
          <w:sz w:val="24"/>
          <w:szCs w:val="24"/>
        </w:rPr>
        <w:fldChar w:fldCharType="end"/>
      </w:r>
      <w:r w:rsidRPr="002C3867">
        <w:rPr>
          <w:sz w:val="24"/>
          <w:szCs w:val="24"/>
          <w:lang w:val="en-US"/>
        </w:rPr>
        <w:t xml:space="preserve">. Studies have also shown that plant species can display certain plasticity with regards to their N preference </w:t>
      </w:r>
      <w:r w:rsidR="00BC0A10" w:rsidRPr="002C3867">
        <w:rPr>
          <w:sz w:val="24"/>
          <w:szCs w:val="24"/>
        </w:rPr>
        <w:fldChar w:fldCharType="begin">
          <w:fldData xml:space="preserve">PEVuZE5vdGU+PENpdGU+PEF1dGhvcj5Ib3VsdG9uPC9BdXRob3I+PFllYXI+MjAwNzwvWWVhcj48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=
</w:fldData>
        </w:fldChar>
      </w:r>
      <w:r w:rsidR="00FD157D">
        <w:rPr>
          <w:sz w:val="24"/>
          <w:szCs w:val="24"/>
        </w:rPr>
        <w:instrText xml:space="preserve"> ADDIN EN.CITE </w:instrText>
      </w:r>
      <w:r w:rsidR="00FD157D">
        <w:rPr>
          <w:sz w:val="24"/>
          <w:szCs w:val="24"/>
        </w:rPr>
        <w:fldChar w:fldCharType="begin">
          <w:fldData xml:space="preserve">PEVuZE5vdGU+PENpdGU+PEF1dGhvcj5Ib3VsdG9uPC9BdXRob3I+PFllYXI+MjAwNzwvWWVhcj48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=
</w:fldData>
        </w:fldChar>
      </w:r>
      <w:r w:rsidR="00FD157D">
        <w:rPr>
          <w:sz w:val="24"/>
          <w:szCs w:val="24"/>
        </w:rPr>
        <w:instrText xml:space="preserve"> ADDIN EN.CITE.DATA </w:instrText>
      </w:r>
      <w:r w:rsidR="00FD157D">
        <w:rPr>
          <w:sz w:val="24"/>
          <w:szCs w:val="24"/>
        </w:rPr>
      </w:r>
      <w:r w:rsidR="00FD157D">
        <w:rPr>
          <w:sz w:val="24"/>
          <w:szCs w:val="24"/>
        </w:rPr>
        <w:fldChar w:fldCharType="end"/>
      </w:r>
      <w:r w:rsidR="00BC0A10" w:rsidRPr="002C3867">
        <w:rPr>
          <w:sz w:val="24"/>
          <w:szCs w:val="24"/>
        </w:rPr>
      </w:r>
      <w:r w:rsidR="00BC0A10" w:rsidRPr="002C3867">
        <w:rPr>
          <w:sz w:val="24"/>
          <w:szCs w:val="24"/>
        </w:rPr>
        <w:fldChar w:fldCharType="separate"/>
      </w:r>
      <w:r w:rsidR="00FD157D">
        <w:rPr>
          <w:noProof/>
          <w:sz w:val="24"/>
          <w:szCs w:val="24"/>
        </w:rPr>
        <w:t>(</w:t>
      </w:r>
      <w:hyperlink w:anchor="_ENREF_50" w:tooltip="Harrison, 2007 #403" w:history="1">
        <w:r w:rsidR="001860FD" w:rsidRPr="001860FD">
          <w:rPr>
            <w:rStyle w:val="Hyperlink"/>
          </w:rPr>
          <w:t>Harrison et al., 2007</w:t>
        </w:r>
      </w:hyperlink>
      <w:r w:rsidR="00FD157D">
        <w:rPr>
          <w:noProof/>
          <w:sz w:val="24"/>
          <w:szCs w:val="24"/>
        </w:rPr>
        <w:t xml:space="preserve">; </w:t>
      </w:r>
      <w:hyperlink w:anchor="_ENREF_58" w:tooltip="Houlton, 2007 #382" w:history="1">
        <w:r w:rsidR="001860FD" w:rsidRPr="001860FD">
          <w:rPr>
            <w:rStyle w:val="Hyperlink"/>
          </w:rPr>
          <w:t>Houlton et al., 2007</w:t>
        </w:r>
      </w:hyperlink>
      <w:r w:rsidR="00FD157D">
        <w:rPr>
          <w:noProof/>
          <w:sz w:val="24"/>
          <w:szCs w:val="24"/>
        </w:rPr>
        <w:t xml:space="preserve">; </w:t>
      </w:r>
      <w:hyperlink w:anchor="_ENREF_136" w:tooltip="Wang, 2011 #402" w:history="1">
        <w:r w:rsidR="001860FD" w:rsidRPr="001860FD">
          <w:rPr>
            <w:rStyle w:val="Hyperlink"/>
          </w:rPr>
          <w:t>Wang and Macko, 2011</w:t>
        </w:r>
      </w:hyperlink>
      <w:r w:rsidR="00FD157D">
        <w:rPr>
          <w:noProof/>
          <w:sz w:val="24"/>
          <w:szCs w:val="24"/>
        </w:rPr>
        <w:t>)</w:t>
      </w:r>
      <w:r w:rsidR="00BC0A10" w:rsidRPr="002C3867">
        <w:rPr>
          <w:sz w:val="24"/>
          <w:szCs w:val="24"/>
        </w:rPr>
        <w:fldChar w:fldCharType="end"/>
      </w:r>
      <w:r w:rsidRPr="002C3867">
        <w:rPr>
          <w:sz w:val="24"/>
          <w:szCs w:val="24"/>
          <w:lang w:val="en-US"/>
        </w:rPr>
        <w:t xml:space="preserve">, and thus the interactions between the abundance of different forms of N in the soil and the abundance of N cycling microbes such as nitrifiers and EMF warrants future investigation, especially with regards to post-fire soil amendments in </w:t>
      </w:r>
      <w:r w:rsidR="00C6303C" w:rsidRPr="002C3867">
        <w:rPr>
          <w:sz w:val="24"/>
          <w:szCs w:val="24"/>
          <w:lang w:val="en-US"/>
        </w:rPr>
        <w:t xml:space="preserve">forested </w:t>
      </w:r>
      <w:r w:rsidRPr="002C3867">
        <w:rPr>
          <w:sz w:val="24"/>
          <w:szCs w:val="24"/>
          <w:lang w:val="en-US"/>
        </w:rPr>
        <w:t>ecosystems</w:t>
      </w:r>
      <w:r w:rsidR="00C6303C">
        <w:rPr>
          <w:sz w:val="24"/>
          <w:szCs w:val="24"/>
          <w:lang w:val="en-US"/>
        </w:rPr>
        <w:t xml:space="preserve"> in the western US</w:t>
      </w:r>
      <w:r w:rsidRPr="002C3867">
        <w:rPr>
          <w:sz w:val="24"/>
          <w:szCs w:val="24"/>
          <w:lang w:val="en-US"/>
        </w:rPr>
        <w:t xml:space="preserve">. </w:t>
      </w:r>
    </w:p>
    <w:p w14:paraId="69F30104" w14:textId="36A95513" w:rsidR="00DD2441" w:rsidRPr="002C3867" w:rsidRDefault="4E62F478" w:rsidP="00DD2441">
      <w:pPr>
        <w:spacing w:after="160" w:line="360" w:lineRule="auto"/>
        <w:rPr>
          <w:sz w:val="24"/>
          <w:szCs w:val="24"/>
          <w:lang w:val="en-US"/>
        </w:rPr>
      </w:pPr>
      <w:r w:rsidRPr="002C3867">
        <w:rPr>
          <w:sz w:val="24"/>
          <w:szCs w:val="24"/>
          <w:lang w:val="en-US"/>
        </w:rPr>
        <w:t>We also found strong, but inconsistent, effects of soil and topographic predictors on plant trait variability between and within species (</w:t>
      </w:r>
      <w:r w:rsidRPr="002C3867">
        <w:rPr>
          <w:b/>
          <w:bCs/>
          <w:sz w:val="24"/>
          <w:szCs w:val="24"/>
          <w:lang w:val="en-US"/>
        </w:rPr>
        <w:t>Fig</w:t>
      </w:r>
      <w:r w:rsidR="795CFD83" w:rsidRPr="002C3867">
        <w:rPr>
          <w:b/>
          <w:bCs/>
          <w:sz w:val="24"/>
          <w:szCs w:val="24"/>
          <w:lang w:val="en-US"/>
        </w:rPr>
        <w:t>.</w:t>
      </w:r>
      <w:r w:rsidRPr="002C3867">
        <w:rPr>
          <w:b/>
          <w:bCs/>
          <w:sz w:val="24"/>
          <w:szCs w:val="24"/>
          <w:lang w:val="en-US"/>
        </w:rPr>
        <w:t xml:space="preserve"> 4</w:t>
      </w:r>
      <w:r w:rsidRPr="002C3867">
        <w:rPr>
          <w:sz w:val="24"/>
          <w:szCs w:val="24"/>
          <w:lang w:val="en-US"/>
        </w:rPr>
        <w:t xml:space="preserve">). Soil texture, specifically clay content, was an important random forest predictor for SLA in both species, and LDMC in </w:t>
      </w:r>
      <w:r w:rsidRPr="002C3867">
        <w:rPr>
          <w:i/>
          <w:iCs/>
          <w:sz w:val="24"/>
          <w:szCs w:val="24"/>
          <w:lang w:val="en-US"/>
        </w:rPr>
        <w:t>O. parryi</w:t>
      </w:r>
      <w:r w:rsidR="720647F7" w:rsidRPr="002C3867">
        <w:rPr>
          <w:i/>
          <w:iCs/>
          <w:sz w:val="24"/>
          <w:szCs w:val="24"/>
          <w:lang w:val="en-US"/>
        </w:rPr>
        <w:t>.</w:t>
      </w:r>
      <w:r w:rsidR="720647F7" w:rsidRPr="002C3867">
        <w:rPr>
          <w:sz w:val="24"/>
          <w:szCs w:val="24"/>
          <w:lang w:val="en-US"/>
        </w:rPr>
        <w:t xml:space="preserve"> The SEMs indicate this is likely</w:t>
      </w:r>
      <w:r w:rsidRPr="002C3867">
        <w:rPr>
          <w:sz w:val="24"/>
          <w:szCs w:val="24"/>
          <w:lang w:val="en-US"/>
        </w:rPr>
        <w:t xml:space="preserve"> due to decreased cation concentrations and increased VWC in more clayey soils or in areas with higher TWI</w:t>
      </w:r>
      <w:r w:rsidR="795CFD83" w:rsidRPr="002C3867">
        <w:rPr>
          <w:sz w:val="24"/>
          <w:szCs w:val="24"/>
          <w:lang w:val="en-US"/>
        </w:rPr>
        <w:t xml:space="preserve"> (</w:t>
      </w:r>
      <w:r w:rsidR="795CFD83" w:rsidRPr="002C3867">
        <w:rPr>
          <w:b/>
          <w:bCs/>
          <w:sz w:val="24"/>
          <w:szCs w:val="24"/>
          <w:lang w:val="en-US"/>
        </w:rPr>
        <w:t>Fig. 6</w:t>
      </w:r>
      <w:r w:rsidR="795CFD83" w:rsidRPr="002C3867">
        <w:rPr>
          <w:sz w:val="24"/>
          <w:szCs w:val="24"/>
          <w:lang w:val="en-US"/>
        </w:rPr>
        <w:t>)</w:t>
      </w:r>
      <w:r w:rsidRPr="002C3867">
        <w:rPr>
          <w:sz w:val="24"/>
          <w:szCs w:val="24"/>
          <w:lang w:val="en-US"/>
        </w:rPr>
        <w:t xml:space="preserve">. </w:t>
      </w:r>
      <w:r w:rsidRPr="002C3867">
        <w:rPr>
          <w:i/>
          <w:iCs/>
          <w:sz w:val="24"/>
          <w:szCs w:val="24"/>
          <w:lang w:val="en-US"/>
        </w:rPr>
        <w:t>Oreochrysum parryi</w:t>
      </w:r>
      <w:r w:rsidRPr="002C3867">
        <w:rPr>
          <w:sz w:val="24"/>
          <w:szCs w:val="24"/>
          <w:lang w:val="en-US"/>
        </w:rPr>
        <w:t xml:space="preserve"> has been shown to prefer wetter areas </w:t>
      </w:r>
      <w:r w:rsidR="00DD2441" w:rsidRPr="002C3867">
        <w:rPr>
          <w:sz w:val="24"/>
          <w:szCs w:val="24"/>
        </w:rPr>
        <w:fldChar w:fldCharType="begin"/>
      </w:r>
      <w:r w:rsidR="00FD157D">
        <w:rPr>
          <w:sz w:val="24"/>
          <w:szCs w:val="24"/>
        </w:rPr>
        <w:instrText xml:space="preserve"> ADDIN EN.CITE &lt;EndNote&gt;&lt;Cite&gt;&lt;Author&gt;Korb&lt;/Author&gt;&lt;Year&gt;2007&lt;/Year&gt;&lt;RecNum&gt;383&lt;/RecNum&gt;&lt;DisplayText&gt;(Korb et al., 2007)&lt;/DisplayText&gt;&lt;record&gt;&lt;rec-number&gt;383&lt;/rec-number&gt;&lt;foreign-keys&gt;&lt;key app="EN" db-id="psp5wa0pi9f5weevsxkxzdekszp2z090pt9e" timestamp="1733429101"&gt;383&lt;/key&gt;&lt;/foreign-keys&gt;&lt;ref-type name="Journal Article"&gt;17&lt;/ref-type&gt;&lt;contributors&gt;&lt;authors&gt;&lt;author&gt;Korb, Julie E&lt;/author&gt;&lt;author&gt;Daniels, Mark L&lt;/author&gt;&lt;author&gt;Laughlin, Daniel C&lt;/author&gt;&lt;author&gt;Fulé, Peter Z&lt;/author&gt;&lt;/authors&gt;&lt;/contributors&gt;&lt;titles&gt;&lt;title&gt;Understory communities of warm-dry, mixed-conifer forests in southwestern Colorado&lt;/title&gt;&lt;secondary-title&gt;The Southwestern Naturalist&lt;/secondary-title&gt;&lt;/titles&gt;&lt;periodical&gt;&lt;full-title&gt;The Southwestern Naturalist&lt;/full-title&gt;&lt;/periodical&gt;&lt;pages&gt;493-503&lt;/pages&gt;&lt;volume&gt;52&lt;/volume&gt;&lt;number&gt;4&lt;/number&gt;&lt;dates&gt;&lt;year&gt;2007&lt;/year&gt;&lt;/dates&gt;&lt;isbn&gt;0038-4909&lt;/isbn&gt;&lt;urls&gt;&lt;/urls&gt;&lt;/record&gt;&lt;/Cite&gt;&lt;/EndNote&gt;</w:instrText>
      </w:r>
      <w:r w:rsidR="00DD2441" w:rsidRPr="002C3867">
        <w:rPr>
          <w:sz w:val="24"/>
          <w:szCs w:val="24"/>
        </w:rPr>
        <w:fldChar w:fldCharType="separate"/>
      </w:r>
      <w:r w:rsidR="00FD157D">
        <w:rPr>
          <w:noProof/>
          <w:sz w:val="24"/>
          <w:szCs w:val="24"/>
        </w:rPr>
        <w:t>(</w:t>
      </w:r>
      <w:hyperlink w:anchor="_ENREF_70" w:tooltip="Korb, 2007 #383" w:history="1">
        <w:r w:rsidR="001860FD" w:rsidRPr="001860FD">
          <w:rPr>
            <w:rStyle w:val="Hyperlink"/>
          </w:rPr>
          <w:t>Korb et al., 2007</w:t>
        </w:r>
      </w:hyperlink>
      <w:r w:rsidR="00FD157D">
        <w:rPr>
          <w:noProof/>
          <w:sz w:val="24"/>
          <w:szCs w:val="24"/>
        </w:rPr>
        <w:t>)</w:t>
      </w:r>
      <w:r w:rsidR="00DD2441" w:rsidRPr="002C3867">
        <w:rPr>
          <w:sz w:val="24"/>
          <w:szCs w:val="24"/>
        </w:rPr>
        <w:fldChar w:fldCharType="end"/>
      </w:r>
      <w:r w:rsidRPr="002C3867">
        <w:rPr>
          <w:sz w:val="24"/>
          <w:szCs w:val="24"/>
          <w:lang w:val="en-US"/>
        </w:rPr>
        <w:t>, so it</w:t>
      </w:r>
      <w:r w:rsidR="0DE21260" w:rsidRPr="002C3867">
        <w:rPr>
          <w:sz w:val="24"/>
          <w:szCs w:val="24"/>
          <w:lang w:val="en-US"/>
        </w:rPr>
        <w:t xml:space="preserve"> is</w:t>
      </w:r>
      <w:r w:rsidRPr="002C3867">
        <w:rPr>
          <w:sz w:val="24"/>
          <w:szCs w:val="24"/>
          <w:lang w:val="en-US"/>
        </w:rPr>
        <w:t xml:space="preserve"> curious that </w:t>
      </w:r>
      <w:r w:rsidR="4A6DC937" w:rsidRPr="002C3867">
        <w:rPr>
          <w:sz w:val="24"/>
          <w:szCs w:val="24"/>
          <w:lang w:val="en-US"/>
        </w:rPr>
        <w:t>no traits responded positively to</w:t>
      </w:r>
      <w:r w:rsidRPr="002C3867">
        <w:rPr>
          <w:sz w:val="24"/>
          <w:szCs w:val="24"/>
          <w:lang w:val="en-US"/>
        </w:rPr>
        <w:t xml:space="preserve"> changes in VWC</w:t>
      </w:r>
      <w:r w:rsidR="1F4F2F53" w:rsidRPr="002C3867">
        <w:rPr>
          <w:sz w:val="24"/>
          <w:szCs w:val="24"/>
          <w:lang w:val="en-US"/>
        </w:rPr>
        <w:t xml:space="preserve">. </w:t>
      </w:r>
      <w:r w:rsidR="001E1128" w:rsidRPr="002C3867">
        <w:rPr>
          <w:sz w:val="24"/>
          <w:szCs w:val="24"/>
          <w:lang w:val="en-US"/>
        </w:rPr>
        <w:t>They</w:t>
      </w:r>
      <w:r w:rsidRPr="002C3867">
        <w:rPr>
          <w:sz w:val="24"/>
          <w:szCs w:val="24"/>
          <w:lang w:val="en-US"/>
        </w:rPr>
        <w:t xml:space="preserve"> did respond positively to TWI</w:t>
      </w:r>
      <w:r w:rsidR="168263F1" w:rsidRPr="002C3867">
        <w:rPr>
          <w:sz w:val="24"/>
          <w:szCs w:val="24"/>
          <w:lang w:val="en-US"/>
        </w:rPr>
        <w:t xml:space="preserve"> and clay percent</w:t>
      </w:r>
      <w:r w:rsidRPr="002C3867">
        <w:rPr>
          <w:sz w:val="24"/>
          <w:szCs w:val="24"/>
          <w:lang w:val="en-US"/>
        </w:rPr>
        <w:t xml:space="preserve"> in the random forest models and positively to increasing northness in the SEMs,</w:t>
      </w:r>
      <w:r w:rsidR="51D471C5" w:rsidRPr="002C3867">
        <w:rPr>
          <w:sz w:val="24"/>
          <w:szCs w:val="24"/>
          <w:lang w:val="en-US"/>
        </w:rPr>
        <w:t xml:space="preserve"> however,</w:t>
      </w:r>
      <w:r w:rsidRPr="002C3867">
        <w:rPr>
          <w:sz w:val="24"/>
          <w:szCs w:val="24"/>
          <w:lang w:val="en-US"/>
        </w:rPr>
        <w:t xml:space="preserve"> suggesting that</w:t>
      </w:r>
      <w:r w:rsidR="62F8B199" w:rsidRPr="002C3867">
        <w:rPr>
          <w:sz w:val="24"/>
          <w:szCs w:val="24"/>
          <w:lang w:val="en-US"/>
        </w:rPr>
        <w:t xml:space="preserve"> </w:t>
      </w:r>
      <w:r w:rsidR="00096757" w:rsidRPr="002C3867">
        <w:rPr>
          <w:sz w:val="24"/>
          <w:szCs w:val="24"/>
          <w:lang w:val="en-US"/>
        </w:rPr>
        <w:t xml:space="preserve">landscape and edaphic </w:t>
      </w:r>
      <w:r w:rsidR="62F8B199" w:rsidRPr="002C3867">
        <w:rPr>
          <w:sz w:val="24"/>
          <w:szCs w:val="24"/>
          <w:lang w:val="en-US"/>
        </w:rPr>
        <w:t xml:space="preserve">factors </w:t>
      </w:r>
      <w:r w:rsidR="00096757" w:rsidRPr="002C3867">
        <w:rPr>
          <w:sz w:val="24"/>
          <w:szCs w:val="24"/>
          <w:lang w:val="en-US"/>
        </w:rPr>
        <w:t xml:space="preserve">that </w:t>
      </w:r>
      <w:r w:rsidR="62F8B199" w:rsidRPr="002C3867">
        <w:rPr>
          <w:sz w:val="24"/>
          <w:szCs w:val="24"/>
          <w:lang w:val="en-US"/>
        </w:rPr>
        <w:t>driv</w:t>
      </w:r>
      <w:r w:rsidR="00096757" w:rsidRPr="002C3867">
        <w:rPr>
          <w:sz w:val="24"/>
          <w:szCs w:val="24"/>
          <w:lang w:val="en-US"/>
        </w:rPr>
        <w:t>e</w:t>
      </w:r>
      <w:r w:rsidRPr="002C3867">
        <w:rPr>
          <w:sz w:val="24"/>
          <w:szCs w:val="24"/>
          <w:lang w:val="en-US"/>
        </w:rPr>
        <w:t xml:space="preserve"> longer-term soil moisture dynamics may dominate over single time point VWC measurements. Soil pH was also important in the random forests for LDMC in </w:t>
      </w:r>
      <w:r w:rsidRPr="002C3867">
        <w:rPr>
          <w:i/>
          <w:iCs/>
          <w:sz w:val="24"/>
          <w:szCs w:val="24"/>
          <w:lang w:val="en-US"/>
        </w:rPr>
        <w:t>V. scoparium</w:t>
      </w:r>
      <w:r w:rsidRPr="002C3867">
        <w:rPr>
          <w:sz w:val="24"/>
          <w:szCs w:val="24"/>
          <w:lang w:val="en-US"/>
        </w:rPr>
        <w:t xml:space="preserve"> and for height in </w:t>
      </w:r>
      <w:r w:rsidRPr="002C3867">
        <w:rPr>
          <w:i/>
          <w:iCs/>
          <w:sz w:val="24"/>
          <w:szCs w:val="24"/>
          <w:lang w:val="en-US"/>
        </w:rPr>
        <w:t>O. parryi</w:t>
      </w:r>
      <w:r w:rsidRPr="002C3867">
        <w:rPr>
          <w:sz w:val="24"/>
          <w:szCs w:val="24"/>
          <w:lang w:val="en-US"/>
        </w:rPr>
        <w:t>, which may be due to the beneficial impacts of increasing soil pH on leaf N and P concentrations increasing photosynthetic rates as show</w:t>
      </w:r>
      <w:r w:rsidR="0DE21260" w:rsidRPr="002C3867">
        <w:rPr>
          <w:sz w:val="24"/>
          <w:szCs w:val="24"/>
          <w:lang w:val="en-US"/>
        </w:rPr>
        <w:t>n</w:t>
      </w:r>
      <w:r w:rsidRPr="002C3867">
        <w:rPr>
          <w:sz w:val="24"/>
          <w:szCs w:val="24"/>
          <w:lang w:val="en-US"/>
        </w:rPr>
        <w:t xml:space="preserve"> in a global synthesis </w:t>
      </w:r>
      <w:r w:rsidR="00DD2441" w:rsidRPr="002C3867">
        <w:rPr>
          <w:sz w:val="24"/>
          <w:szCs w:val="24"/>
        </w:rPr>
        <w:fldChar w:fldCharType="begin"/>
      </w:r>
      <w:r w:rsidR="00FD157D">
        <w:rPr>
          <w:sz w:val="24"/>
          <w:szCs w:val="24"/>
        </w:rPr>
        <w:instrText xml:space="preserve"> ADDIN EN.CITE &lt;EndNote&gt;&lt;Cite&gt;&lt;Author&gt;Maire&lt;/Author&gt;&lt;Year&gt;2015&lt;/Year&gt;&lt;RecNum&gt;404&lt;/RecNum&gt;&lt;DisplayText&gt;(Maire et al., 2015)&lt;/DisplayText&gt;&lt;record&gt;&lt;rec-number&gt;404&lt;/rec-number&gt;&lt;foreign-keys&gt;&lt;key app="EN" db-id="psp5wa0pi9f5weevsxkxzdekszp2z090pt9e" timestamp="1733512881"&gt;404&lt;/key&gt;&lt;/foreign-keys&gt;&lt;ref-type name="Journal Article"&gt;17&lt;/ref-type&gt;&lt;contributors&gt;&lt;authors&gt;&lt;author&gt;Maire, Vincent&lt;/author&gt;&lt;author&gt;Wright, Ian J&lt;/author&gt;&lt;author&gt;Prentice, I Colin&lt;/author&gt;&lt;author&gt;Batjes, Niels H&lt;/author&gt;&lt;author&gt;Bhaskar, Radika&lt;/author&gt;&lt;author&gt;van Bodegom, Peter M&lt;/author&gt;&lt;author&gt;Cornwell, Will K&lt;/author&gt;&lt;author&gt;Ellsworth, David&lt;/author&gt;&lt;author&gt;Niinemets, Ülo&lt;/author&gt;&lt;author&gt;Ordonez, Alejandro&lt;/author&gt;&lt;/authors&gt;&lt;/contributors&gt;&lt;titles&gt;&lt;title&gt;Global effects of soil and climate on leaf photosynthetic traits and rates&lt;/title&gt;&lt;secondary-title&gt;Global Ecology and Biogeography&lt;/secondary-title&gt;&lt;/titles&gt;&lt;periodical&gt;&lt;full-title&gt;Global Ecology and Biogeography&lt;/full-title&gt;&lt;/periodical&gt;&lt;pages&gt;706-717&lt;/pages&gt;&lt;volume&gt;24&lt;/volume&gt;&lt;number&gt;6&lt;/number&gt;&lt;dates&gt;&lt;year&gt;2015&lt;/year&gt;&lt;/dates&gt;&lt;isbn&gt;1466-822X&lt;/isbn&gt;&lt;urls&gt;&lt;/urls&gt;&lt;/record&gt;&lt;/Cite&gt;&lt;/EndNote&gt;</w:instrText>
      </w:r>
      <w:r w:rsidR="00DD2441" w:rsidRPr="002C3867">
        <w:rPr>
          <w:sz w:val="24"/>
          <w:szCs w:val="24"/>
        </w:rPr>
        <w:fldChar w:fldCharType="separate"/>
      </w:r>
      <w:r w:rsidR="00FD157D">
        <w:rPr>
          <w:noProof/>
          <w:sz w:val="24"/>
          <w:szCs w:val="24"/>
        </w:rPr>
        <w:t>(</w:t>
      </w:r>
      <w:hyperlink w:anchor="_ENREF_75" w:tooltip="Maire, 2015 #404" w:history="1">
        <w:r w:rsidR="001860FD" w:rsidRPr="001860FD">
          <w:rPr>
            <w:rStyle w:val="Hyperlink"/>
          </w:rPr>
          <w:t>Maire et al., 2015</w:t>
        </w:r>
      </w:hyperlink>
      <w:r w:rsidR="00FD157D">
        <w:rPr>
          <w:noProof/>
          <w:sz w:val="24"/>
          <w:szCs w:val="24"/>
        </w:rPr>
        <w:t>)</w:t>
      </w:r>
      <w:r w:rsidR="00DD2441" w:rsidRPr="002C3867">
        <w:rPr>
          <w:sz w:val="24"/>
          <w:szCs w:val="24"/>
        </w:rPr>
        <w:fldChar w:fldCharType="end"/>
      </w:r>
      <w:r w:rsidRPr="002C3867">
        <w:rPr>
          <w:sz w:val="24"/>
          <w:szCs w:val="24"/>
          <w:lang w:val="en-US"/>
        </w:rPr>
        <w:t xml:space="preserve">. </w:t>
      </w:r>
      <w:r w:rsidR="188A6C6E" w:rsidRPr="002C3867">
        <w:rPr>
          <w:sz w:val="24"/>
          <w:szCs w:val="24"/>
          <w:lang w:val="en-US"/>
        </w:rPr>
        <w:t>Lifecycle</w:t>
      </w:r>
      <w:r w:rsidRPr="002C3867">
        <w:rPr>
          <w:sz w:val="24"/>
          <w:szCs w:val="24"/>
          <w:lang w:val="en-US"/>
        </w:rPr>
        <w:t xml:space="preserve"> and growth strategy differences between the two species may also explain some of the divergent responses. While we found no significant difference in SLA between species (</w:t>
      </w:r>
      <w:r w:rsidRPr="002C3867">
        <w:rPr>
          <w:b/>
          <w:bCs/>
          <w:sz w:val="24"/>
          <w:szCs w:val="24"/>
          <w:lang w:val="en-US"/>
        </w:rPr>
        <w:t>Fig. 3</w:t>
      </w:r>
      <w:r w:rsidRPr="002C3867">
        <w:rPr>
          <w:sz w:val="24"/>
          <w:szCs w:val="24"/>
          <w:lang w:val="en-US"/>
        </w:rPr>
        <w:t xml:space="preserve">), LDMC was significantly higher in </w:t>
      </w:r>
      <w:r w:rsidRPr="002C3867">
        <w:rPr>
          <w:i/>
          <w:iCs/>
          <w:sz w:val="24"/>
          <w:szCs w:val="24"/>
          <w:lang w:val="en-US"/>
        </w:rPr>
        <w:t>V. scoparium</w:t>
      </w:r>
      <w:r w:rsidRPr="002C3867">
        <w:rPr>
          <w:sz w:val="24"/>
          <w:szCs w:val="24"/>
          <w:lang w:val="en-US"/>
        </w:rPr>
        <w:t xml:space="preserve"> which, combined with the inverse relationship between SLA and LDMC, contradicts previous work showing higher SLA in resprouting species (</w:t>
      </w:r>
      <w:r w:rsidR="7B382A2A" w:rsidRPr="002C3867">
        <w:rPr>
          <w:sz w:val="24"/>
          <w:szCs w:val="24"/>
          <w:lang w:val="en-US"/>
        </w:rPr>
        <w:t>i.e.</w:t>
      </w:r>
      <w:r w:rsidRPr="002C3867">
        <w:rPr>
          <w:sz w:val="24"/>
          <w:szCs w:val="24"/>
          <w:lang w:val="en-US"/>
        </w:rPr>
        <w:t xml:space="preserve">, </w:t>
      </w:r>
      <w:r w:rsidRPr="002C3867">
        <w:rPr>
          <w:i/>
          <w:iCs/>
          <w:sz w:val="24"/>
          <w:szCs w:val="24"/>
          <w:lang w:val="en-US"/>
        </w:rPr>
        <w:t>V. scoparium</w:t>
      </w:r>
      <w:r w:rsidRPr="002C3867">
        <w:rPr>
          <w:sz w:val="24"/>
          <w:szCs w:val="24"/>
          <w:lang w:val="en-US"/>
        </w:rPr>
        <w:t>) versus reseeding species (</w:t>
      </w:r>
      <w:r w:rsidR="7B382A2A" w:rsidRPr="002C3867">
        <w:rPr>
          <w:sz w:val="24"/>
          <w:szCs w:val="24"/>
          <w:lang w:val="en-US"/>
        </w:rPr>
        <w:t>i.e.</w:t>
      </w:r>
      <w:r w:rsidRPr="002C3867">
        <w:rPr>
          <w:sz w:val="24"/>
          <w:szCs w:val="24"/>
          <w:lang w:val="en-US"/>
        </w:rPr>
        <w:t xml:space="preserve">, </w:t>
      </w:r>
      <w:r w:rsidRPr="002C3867">
        <w:rPr>
          <w:i/>
          <w:iCs/>
          <w:sz w:val="24"/>
          <w:szCs w:val="24"/>
          <w:lang w:val="en-US"/>
        </w:rPr>
        <w:t>O. parryi</w:t>
      </w:r>
      <w:r w:rsidRPr="002C3867">
        <w:rPr>
          <w:sz w:val="24"/>
          <w:szCs w:val="24"/>
          <w:lang w:val="en-US"/>
        </w:rPr>
        <w:t xml:space="preserve">) </w:t>
      </w:r>
      <w:r w:rsidR="00DD2441" w:rsidRPr="002C3867">
        <w:rPr>
          <w:sz w:val="24"/>
          <w:szCs w:val="24"/>
          <w:lang w:val="en-US"/>
        </w:rPr>
        <w:fldChar w:fldCharType="begin"/>
      </w:r>
      <w:r w:rsidR="00FD157D">
        <w:rPr>
          <w:sz w:val="24"/>
          <w:szCs w:val="24"/>
          <w:lang w:val="en-US"/>
        </w:rPr>
        <w:instrText xml:space="preserve"> ADDIN EN.CITE &lt;EndNote&gt;&lt;Cite&gt;&lt;Author&gt;Anacker&lt;/Author&gt;&lt;Year&gt;2011&lt;/Year&gt;&lt;RecNum&gt;494&lt;/RecNum&gt;&lt;DisplayText&gt;(Anacker et al., 2011)&lt;/DisplayText&gt;&lt;record&gt;&lt;rec-number&gt;494&lt;/rec-number&gt;&lt;foreign-keys&gt;&lt;key app="EN" db-id="psp5wa0pi9f5weevsxkxzdekszp2z090pt9e" timestamp="1736356789"&gt;494&lt;/key&gt;&lt;/foreign-keys&gt;&lt;ref-type name="Journal Article"&gt;17&lt;/ref-type&gt;&lt;contributors&gt;&lt;authors&gt;&lt;author&gt;Anacker, Brian&lt;/author&gt;&lt;author&gt;Rajakaruna, Nishanta&lt;/author&gt;&lt;author&gt;Ackerly, David&lt;/author&gt;&lt;author&gt;Harrison, Susan&lt;/author&gt;&lt;author&gt;Keeley, Jon&lt;/author&gt;&lt;author&gt;Vasey, Michael&lt;/author&gt;&lt;/authors&gt;&lt;/contributors&gt;&lt;titles&gt;&lt;title&gt;Ecological strategies in California chaparral: interacting effects of soils, climate, and fire on specific leaf area&lt;/title&gt;&lt;secondary-title&gt;Plant Ecology &amp;amp; Diversity&lt;/secondary-title&gt;&lt;/titles&gt;&lt;periodical&gt;&lt;full-title&gt;Plant Ecology &amp;amp; Diversity&lt;/full-title&gt;&lt;/periodical&gt;&lt;pages&gt;179-188&lt;/pages&gt;&lt;volume&gt;4&lt;/volume&gt;&lt;number&gt;2-3&lt;/number&gt;&lt;dates&gt;&lt;year&gt;2011&lt;/year&gt;&lt;/dates&gt;&lt;isbn&gt;1755-0874&lt;/isbn&gt;&lt;urls&gt;&lt;/urls&gt;&lt;/record&gt;&lt;/Cite&gt;&lt;/EndNote&gt;</w:instrText>
      </w:r>
      <w:r w:rsidR="00DD2441" w:rsidRPr="002C3867">
        <w:rPr>
          <w:sz w:val="24"/>
          <w:szCs w:val="24"/>
          <w:lang w:val="en-US"/>
        </w:rPr>
        <w:fldChar w:fldCharType="separate"/>
      </w:r>
      <w:r w:rsidR="00FD157D">
        <w:rPr>
          <w:noProof/>
          <w:sz w:val="24"/>
          <w:szCs w:val="24"/>
          <w:lang w:val="en-US"/>
        </w:rPr>
        <w:t>(</w:t>
      </w:r>
      <w:hyperlink w:anchor="_ENREF_5" w:tooltip="Anacker, 2011 #494" w:history="1">
        <w:r w:rsidR="001860FD" w:rsidRPr="001860FD">
          <w:rPr>
            <w:rStyle w:val="Hyperlink"/>
          </w:rPr>
          <w:t>Anacker et al., 2011</w:t>
        </w:r>
      </w:hyperlink>
      <w:r w:rsidR="00FD157D">
        <w:rPr>
          <w:noProof/>
          <w:sz w:val="24"/>
          <w:szCs w:val="24"/>
          <w:lang w:val="en-US"/>
        </w:rPr>
        <w:t>)</w:t>
      </w:r>
      <w:r w:rsidR="00DD2441" w:rsidRPr="002C3867">
        <w:rPr>
          <w:sz w:val="24"/>
          <w:szCs w:val="24"/>
          <w:lang w:val="en-US"/>
        </w:rPr>
        <w:fldChar w:fldCharType="end"/>
      </w:r>
      <w:r w:rsidRPr="002C3867">
        <w:rPr>
          <w:sz w:val="24"/>
          <w:szCs w:val="24"/>
          <w:lang w:val="en-US"/>
        </w:rPr>
        <w:t>.</w:t>
      </w:r>
      <w:r w:rsidR="11DC362F" w:rsidRPr="002C3867">
        <w:rPr>
          <w:sz w:val="24"/>
          <w:szCs w:val="24"/>
          <w:lang w:val="en-US"/>
        </w:rPr>
        <w:t xml:space="preserve"> </w:t>
      </w:r>
      <w:r w:rsidRPr="002C3867">
        <w:rPr>
          <w:sz w:val="24"/>
          <w:szCs w:val="24"/>
          <w:lang w:val="en-US"/>
        </w:rPr>
        <w:t xml:space="preserve">However, it is not certain that </w:t>
      </w:r>
      <w:r w:rsidRPr="002C3867">
        <w:rPr>
          <w:i/>
          <w:iCs/>
          <w:sz w:val="24"/>
          <w:szCs w:val="24"/>
          <w:lang w:val="en-US"/>
        </w:rPr>
        <w:t xml:space="preserve">O. parryi </w:t>
      </w:r>
      <w:r w:rsidRPr="002C3867">
        <w:rPr>
          <w:sz w:val="24"/>
          <w:szCs w:val="24"/>
          <w:lang w:val="en-US"/>
        </w:rPr>
        <w:t xml:space="preserve">reestablishes </w:t>
      </w:r>
      <w:r w:rsidR="0DE21260" w:rsidRPr="002C3867">
        <w:rPr>
          <w:sz w:val="24"/>
          <w:szCs w:val="24"/>
          <w:lang w:val="en-US"/>
        </w:rPr>
        <w:t xml:space="preserve">solely </w:t>
      </w:r>
      <w:r w:rsidRPr="002C3867">
        <w:rPr>
          <w:sz w:val="24"/>
          <w:szCs w:val="24"/>
          <w:lang w:val="en-US"/>
        </w:rPr>
        <w:t xml:space="preserve">via seed after fire </w:t>
      </w:r>
      <w:r w:rsidR="00DD2441" w:rsidRPr="002C3867">
        <w:rPr>
          <w:sz w:val="24"/>
          <w:szCs w:val="24"/>
          <w:lang w:val="en-US"/>
        </w:rPr>
        <w:fldChar w:fldCharType="begin"/>
      </w:r>
      <w:r w:rsidR="00DD2441" w:rsidRPr="002C3867">
        <w:rPr>
          <w:sz w:val="24"/>
          <w:szCs w:val="24"/>
          <w:lang w:val="en-US"/>
        </w:rPr>
        <w:instrText xml:space="preserve"> ADDIN EN.CITE &lt;EndNote&gt;&lt;Cite&gt;&lt;Author&gt;Fornwalt&lt;/Author&gt;&lt;Year&gt;2009&lt;/Year&gt;&lt;RecNum&gt;495&lt;/RecNum&gt;&lt;DisplayText&gt;(Fornwalt, 2009)&lt;/DisplayText&gt;&lt;record&gt;&lt;rec-number&gt;495&lt;/rec-number&gt;&lt;foreign-keys&gt;&lt;key app="EN" db-id="psp5wa0pi9f5weevsxkxzdekszp2z090pt9e" timestamp="1736356886"&gt;495&lt;/key&gt;&lt;/foreign-keys&gt;&lt;ref-type name="Book"&gt;6&lt;/ref-type&gt;&lt;contributors&gt;&lt;authors&gt;&lt;author&gt;Fornwalt, Paula J&lt;/author&gt;&lt;/authors&gt;&lt;/contributors&gt;&lt;titles&gt;&lt;title&gt;Disturbance impacts on understory plant communities of the Colorado Front Range&lt;/title&gt;&lt;/titles&gt;&lt;dates&gt;&lt;year&gt;2009&lt;/year&gt;&lt;/dates&gt;&lt;publisher&gt;Colorado State University&lt;/publisher&gt;&lt;isbn&gt;1109499884&lt;/isbn&gt;&lt;urls&gt;&lt;/urls&gt;&lt;/record&gt;&lt;/Cite&gt;&lt;/EndNote&gt;</w:instrText>
      </w:r>
      <w:r w:rsidR="00DD2441" w:rsidRPr="002C3867">
        <w:rPr>
          <w:sz w:val="24"/>
          <w:szCs w:val="24"/>
          <w:lang w:val="en-US"/>
        </w:rPr>
        <w:fldChar w:fldCharType="separate"/>
      </w:r>
      <w:r w:rsidRPr="002C3867">
        <w:rPr>
          <w:noProof/>
          <w:sz w:val="24"/>
          <w:szCs w:val="24"/>
          <w:lang w:val="en-US"/>
        </w:rPr>
        <w:t>(</w:t>
      </w:r>
      <w:hyperlink w:anchor="_ENREF_41" w:tooltip="Fornwalt, 2009 #495" w:history="1">
        <w:r w:rsidR="001860FD" w:rsidRPr="001860FD">
          <w:rPr>
            <w:rStyle w:val="Hyperlink"/>
          </w:rPr>
          <w:t>Fornwalt, 2009</w:t>
        </w:r>
      </w:hyperlink>
      <w:r w:rsidRPr="002C3867">
        <w:rPr>
          <w:noProof/>
          <w:sz w:val="24"/>
          <w:szCs w:val="24"/>
          <w:lang w:val="en-US"/>
        </w:rPr>
        <w:t>)</w:t>
      </w:r>
      <w:r w:rsidR="00DD2441" w:rsidRPr="002C3867">
        <w:rPr>
          <w:sz w:val="24"/>
          <w:szCs w:val="24"/>
          <w:lang w:val="en-US"/>
        </w:rPr>
        <w:fldChar w:fldCharType="end"/>
      </w:r>
      <w:r w:rsidRPr="002C3867">
        <w:rPr>
          <w:sz w:val="24"/>
          <w:szCs w:val="24"/>
          <w:lang w:val="en-US"/>
        </w:rPr>
        <w:t xml:space="preserve">, but it is clear that </w:t>
      </w:r>
      <w:r w:rsidRPr="002C3867">
        <w:rPr>
          <w:i/>
          <w:iCs/>
          <w:sz w:val="24"/>
          <w:szCs w:val="24"/>
          <w:lang w:val="en-US"/>
        </w:rPr>
        <w:t>V. scoparium</w:t>
      </w:r>
      <w:r w:rsidRPr="002C3867">
        <w:rPr>
          <w:sz w:val="24"/>
          <w:szCs w:val="24"/>
          <w:lang w:val="en-US"/>
        </w:rPr>
        <w:t xml:space="preserve"> reestablishes primarily via resprouting from rhizomatous root systems </w:t>
      </w:r>
      <w:r w:rsidR="00DD2441" w:rsidRPr="002C3867">
        <w:rPr>
          <w:sz w:val="24"/>
          <w:szCs w:val="24"/>
        </w:rPr>
        <w:fldChar w:fldCharType="begin"/>
      </w:r>
      <w:r w:rsidR="00DD2441" w:rsidRPr="002C3867">
        <w:rPr>
          <w:sz w:val="24"/>
          <w:szCs w:val="24"/>
        </w:rPr>
        <w:instrText xml:space="preserve"> ADDIN EN.CITE &lt;EndNote&gt;&lt;Cite&gt;&lt;Author&gt;Fischer&lt;/Author&gt;&lt;Year&gt;1966&lt;/Year&gt;&lt;RecNum&gt;392&lt;/RecNum&gt;&lt;DisplayText&gt;(Fischer, 1966)&lt;/DisplayText&gt;&lt;record&gt;&lt;rec-number&gt;392&lt;/rec-number&gt;&lt;foreign-keys&gt;&lt;key app="EN" db-id="psp5wa0pi9f5weevsxkxzdekszp2z090pt9e" timestamp="1733430160"&gt;392&lt;/key&gt;&lt;/foreign-keys&gt;&lt;ref-type name="Book"&gt;6&lt;/ref-type&gt;&lt;contributors&gt;&lt;authors&gt;&lt;author&gt;Fischer, William C&lt;/author&gt;&lt;/authors&gt;&lt;/contributors&gt;&lt;titles&gt;&lt;title&gt;Fire effects information system: user&amp;apos;s guide&lt;/title&gt;&lt;/titles&gt;&lt;volume&gt;327&lt;/volume&gt;&lt;dates&gt;&lt;year&gt;1966&lt;/year&gt;&lt;/dates&gt;&lt;publisher&gt;US Department of Agriculture, Forest Service, Intermountain Research Station&lt;/publisher&gt;&lt;urls&gt;&lt;/urls&gt;&lt;/record&gt;&lt;/Cite&gt;&lt;/EndNote&gt;</w:instrText>
      </w:r>
      <w:r w:rsidR="00DD2441" w:rsidRPr="002C3867">
        <w:rPr>
          <w:sz w:val="24"/>
          <w:szCs w:val="24"/>
        </w:rPr>
        <w:fldChar w:fldCharType="separate"/>
      </w:r>
      <w:r w:rsidRPr="002C3867">
        <w:rPr>
          <w:noProof/>
          <w:sz w:val="24"/>
          <w:szCs w:val="24"/>
          <w:lang w:val="en-US"/>
        </w:rPr>
        <w:t>(</w:t>
      </w:r>
      <w:hyperlink w:anchor="_ENREF_39" w:tooltip="Fischer, 1966 #392" w:history="1">
        <w:r w:rsidR="001860FD" w:rsidRPr="001860FD">
          <w:rPr>
            <w:rStyle w:val="Hyperlink"/>
          </w:rPr>
          <w:t>Fischer, 1966</w:t>
        </w:r>
      </w:hyperlink>
      <w:r w:rsidRPr="002C3867">
        <w:rPr>
          <w:noProof/>
          <w:sz w:val="24"/>
          <w:szCs w:val="24"/>
          <w:lang w:val="en-US"/>
        </w:rPr>
        <w:t>)</w:t>
      </w:r>
      <w:r w:rsidR="00DD2441" w:rsidRPr="002C3867">
        <w:rPr>
          <w:sz w:val="24"/>
          <w:szCs w:val="24"/>
        </w:rPr>
        <w:fldChar w:fldCharType="end"/>
      </w:r>
      <w:r w:rsidRPr="002C3867">
        <w:rPr>
          <w:sz w:val="24"/>
          <w:szCs w:val="24"/>
          <w:lang w:val="en-US"/>
        </w:rPr>
        <w:t>. We do</w:t>
      </w:r>
      <w:r w:rsidR="006B748E">
        <w:rPr>
          <w:sz w:val="24"/>
          <w:szCs w:val="24"/>
          <w:lang w:val="en-US"/>
        </w:rPr>
        <w:t>,</w:t>
      </w:r>
      <w:r w:rsidRPr="002C3867">
        <w:rPr>
          <w:sz w:val="24"/>
          <w:szCs w:val="24"/>
          <w:lang w:val="en-US"/>
        </w:rPr>
        <w:t xml:space="preserve"> however</w:t>
      </w:r>
      <w:r w:rsidR="006B748E">
        <w:rPr>
          <w:sz w:val="24"/>
          <w:szCs w:val="24"/>
          <w:lang w:val="en-US"/>
        </w:rPr>
        <w:t>,</w:t>
      </w:r>
      <w:r w:rsidRPr="002C3867">
        <w:rPr>
          <w:sz w:val="24"/>
          <w:szCs w:val="24"/>
          <w:lang w:val="en-US"/>
        </w:rPr>
        <w:t xml:space="preserve"> presume </w:t>
      </w:r>
      <w:r w:rsidRPr="002C3867">
        <w:rPr>
          <w:i/>
          <w:iCs/>
          <w:sz w:val="24"/>
          <w:szCs w:val="24"/>
          <w:lang w:val="en-US"/>
        </w:rPr>
        <w:t>O. parryi</w:t>
      </w:r>
      <w:r w:rsidRPr="002C3867">
        <w:rPr>
          <w:sz w:val="24"/>
          <w:szCs w:val="24"/>
          <w:lang w:val="en-US"/>
        </w:rPr>
        <w:t xml:space="preserve"> regenerates via seed due to their high abundance on the landscape and our observations of seed morphology </w:t>
      </w:r>
      <w:r w:rsidR="59DE62C1" w:rsidRPr="002C3867">
        <w:rPr>
          <w:sz w:val="24"/>
          <w:szCs w:val="24"/>
          <w:lang w:val="en-US"/>
        </w:rPr>
        <w:t xml:space="preserve">that is </w:t>
      </w:r>
      <w:r w:rsidRPr="002C3867">
        <w:rPr>
          <w:sz w:val="24"/>
          <w:szCs w:val="24"/>
          <w:lang w:val="en-US"/>
        </w:rPr>
        <w:t>indicative of wind-dispersal.</w:t>
      </w:r>
      <w:r w:rsidR="5A670F68" w:rsidRPr="002C3867">
        <w:rPr>
          <w:sz w:val="24"/>
          <w:szCs w:val="24"/>
          <w:lang w:val="en-US"/>
        </w:rPr>
        <w:t xml:space="preserve"> Nonetheless, this</w:t>
      </w:r>
      <w:r w:rsidR="601D3FF4" w:rsidRPr="002C3867">
        <w:rPr>
          <w:sz w:val="24"/>
          <w:szCs w:val="24"/>
          <w:lang w:val="en-US"/>
        </w:rPr>
        <w:t xml:space="preserve"> greater</w:t>
      </w:r>
      <w:r w:rsidR="5A670F68" w:rsidRPr="002C3867">
        <w:rPr>
          <w:sz w:val="24"/>
          <w:szCs w:val="24"/>
          <w:lang w:val="en-US"/>
        </w:rPr>
        <w:t xml:space="preserve"> </w:t>
      </w:r>
      <w:r w:rsidR="4F1C55CD" w:rsidRPr="002C3867">
        <w:rPr>
          <w:sz w:val="24"/>
          <w:szCs w:val="24"/>
          <w:lang w:val="en-US"/>
        </w:rPr>
        <w:t>interspecific variability in traits</w:t>
      </w:r>
      <w:r w:rsidR="601D3FF4" w:rsidRPr="002C3867">
        <w:rPr>
          <w:sz w:val="24"/>
          <w:szCs w:val="24"/>
          <w:lang w:val="en-US"/>
        </w:rPr>
        <w:t xml:space="preserve"> (specifically LDMC)</w:t>
      </w:r>
      <w:r w:rsidR="4F1C55CD" w:rsidRPr="002C3867">
        <w:rPr>
          <w:sz w:val="24"/>
          <w:szCs w:val="24"/>
          <w:lang w:val="en-US"/>
        </w:rPr>
        <w:t xml:space="preserve"> </w:t>
      </w:r>
      <w:r w:rsidR="601D3FF4" w:rsidRPr="002C3867">
        <w:rPr>
          <w:sz w:val="24"/>
          <w:szCs w:val="24"/>
          <w:lang w:val="en-US"/>
        </w:rPr>
        <w:t>supports our expectation</w:t>
      </w:r>
      <w:r w:rsidR="727885E2" w:rsidRPr="002C3867">
        <w:rPr>
          <w:sz w:val="24"/>
          <w:szCs w:val="24"/>
          <w:lang w:val="en-US"/>
        </w:rPr>
        <w:t xml:space="preserve">s that recovering ecosystems may favor greater variability in </w:t>
      </w:r>
      <w:r w:rsidR="727885E2" w:rsidRPr="002C3867">
        <w:rPr>
          <w:sz w:val="24"/>
          <w:szCs w:val="24"/>
          <w:lang w:val="en-US"/>
        </w:rPr>
        <w:lastRenderedPageBreak/>
        <w:t>functional traits to</w:t>
      </w:r>
      <w:r w:rsidR="17F99ED9" w:rsidRPr="002C3867">
        <w:rPr>
          <w:sz w:val="24"/>
          <w:szCs w:val="24"/>
          <w:lang w:val="en-US"/>
        </w:rPr>
        <w:t xml:space="preserve"> increase resilience to biotic and abiotic factors</w:t>
      </w:r>
      <w:r w:rsidR="2BCB2DD8" w:rsidRPr="002C3867">
        <w:rPr>
          <w:sz w:val="24"/>
          <w:szCs w:val="24"/>
          <w:lang w:val="en-US"/>
        </w:rPr>
        <w:t xml:space="preserve"> </w:t>
      </w:r>
      <w:r w:rsidR="00DD2441" w:rsidRPr="002C3867">
        <w:rPr>
          <w:sz w:val="24"/>
          <w:szCs w:val="24"/>
          <w:lang w:val="en-US"/>
        </w:rPr>
        <w:fldChar w:fldCharType="begin"/>
      </w:r>
      <w:r w:rsidR="00FD157D">
        <w:rPr>
          <w:sz w:val="24"/>
          <w:szCs w:val="24"/>
          <w:lang w:val="en-US"/>
        </w:rPr>
        <w:instrText xml:space="preserve"> ADDIN EN.CITE &lt;EndNote&gt;&lt;Cite&gt;&lt;Author&gt;Henn&lt;/Author&gt;&lt;Year&gt;2018&lt;/Year&gt;&lt;RecNum&gt;335&lt;/RecNum&gt;&lt;DisplayText&gt;(Henn et al., 2018; Jung et al., 2010)&lt;/DisplayText&gt;&lt;record&gt;&lt;rec-number&gt;335&lt;/rec-number&gt;&lt;foreign-keys&gt;&lt;key app="EN" db-id="psp5wa0pi9f5weevsxkxzdekszp2z090pt9e" timestamp="1733425541"&gt;335&lt;/key&gt;&lt;/foreign-keys&gt;&lt;ref-type name="Journal Article"&gt;17&lt;/ref-type&gt;&lt;contributors&gt;&lt;authors&gt;&lt;author&gt;Henn, Jonathan J&lt;/author&gt;&lt;author&gt;Buzzard, Vanessa&lt;/author&gt;&lt;author&gt;Enquist, Brian J&lt;/author&gt;&lt;author&gt;Halbritter, Aud H&lt;/author&gt;&lt;author&gt;Klanderud, Kari&lt;/author&gt;&lt;author&gt;Maitner, Brian S&lt;/author&gt;&lt;author&gt;Michaletz, Sean T&lt;/author&gt;&lt;author&gt;Pötsch, Christine&lt;/author&gt;&lt;author&gt;Seltzer, Lorah&lt;/author&gt;&lt;author&gt;Telford, Richard J&lt;/author&gt;&lt;/authors&gt;&lt;/contributors&gt;&lt;titles&gt;&lt;title&gt;Intraspecific trait variation and phenotypic plasticity mediate alpine plant species response to climate change&lt;/title&gt;&lt;secondary-title&gt;Frontiers in Plant Science&lt;/secondary-title&gt;&lt;/titles&gt;&lt;periodical&gt;&lt;full-title&gt;Frontiers in Plant Science&lt;/full-title&gt;&lt;/periodical&gt;&lt;pages&gt;1548&lt;/pages&gt;&lt;volume&gt;9&lt;/volume&gt;&lt;dates&gt;&lt;year&gt;2018&lt;/year&gt;&lt;/dates&gt;&lt;isbn&gt;1664-462X&lt;/isbn&gt;&lt;urls&gt;&lt;/urls&gt;&lt;/record&gt;&lt;/Cite&gt;&lt;Cite&gt;&lt;Author&gt;Jung&lt;/Author&gt;&lt;Year&gt;2010&lt;/Year&gt;&lt;RecNum&gt;332&lt;/RecNum&gt;&lt;record&gt;&lt;rec-number&gt;332&lt;/rec-number&gt;&lt;foreign-keys&gt;&lt;key app="EN" db-id="psp5wa0pi9f5weevsxkxzdekszp2z090pt9e" timestamp="1733425435"&gt;332&lt;/key&gt;&lt;/foreign-keys&gt;&lt;ref-type name="Journal Article"&gt;17&lt;/ref-type&gt;&lt;contributors&gt;&lt;authors&gt;&lt;author&gt;Jung, Vincent&lt;/author&gt;&lt;author&gt;Violle, Cyrille&lt;/author&gt;&lt;author&gt;Mondy, Cédric&lt;/author&gt;&lt;author&gt;Hoffmann, Lucien&lt;/author&gt;&lt;author&gt;Muller, Serge&lt;/author&gt;&lt;/authors&gt;&lt;/contributors&gt;&lt;titles&gt;&lt;title&gt;Intraspecific variability and trait</w:instrText>
      </w:r>
      <w:r w:rsidR="00FD157D">
        <w:rPr>
          <w:rFonts w:ascii="Cambria Math" w:hAnsi="Cambria Math" w:cs="Cambria Math"/>
          <w:sz w:val="24"/>
          <w:szCs w:val="24"/>
          <w:lang w:val="en-US"/>
        </w:rPr>
        <w:instrText>‐</w:instrText>
      </w:r>
      <w:r w:rsidR="00FD157D">
        <w:rPr>
          <w:sz w:val="24"/>
          <w:szCs w:val="24"/>
          <w:lang w:val="en-US"/>
        </w:rPr>
        <w:instrText>based community assembly&lt;/title&gt;&lt;secondary-title&gt;Journal of ecology&lt;/secondary-title&gt;&lt;/titles&gt;&lt;periodical&gt;&lt;full-title&gt;Journal of Ecology&lt;/full-title&gt;&lt;/periodical&gt;&lt;pages&gt;1134-1140&lt;/pages&gt;&lt;volume&gt;98&lt;/volume&gt;&lt;number&gt;5&lt;/number&gt;&lt;dates&gt;&lt;year&gt;2010&lt;/year&gt;&lt;/dates&gt;&lt;isbn&gt;0022-0477&lt;/isbn&gt;&lt;urls&gt;&lt;/urls&gt;&lt;/record&gt;&lt;/Cite&gt;&lt;/EndNote&gt;</w:instrText>
      </w:r>
      <w:r w:rsidR="00DD2441" w:rsidRPr="002C3867">
        <w:rPr>
          <w:sz w:val="24"/>
          <w:szCs w:val="24"/>
          <w:lang w:val="en-US"/>
        </w:rPr>
        <w:fldChar w:fldCharType="separate"/>
      </w:r>
      <w:r w:rsidR="00FD157D">
        <w:rPr>
          <w:noProof/>
          <w:sz w:val="24"/>
          <w:szCs w:val="24"/>
          <w:lang w:val="en-US"/>
        </w:rPr>
        <w:t>(</w:t>
      </w:r>
      <w:hyperlink w:anchor="_ENREF_53" w:tooltip="Henn, 2018 #335" w:history="1">
        <w:r w:rsidR="001860FD" w:rsidRPr="001860FD">
          <w:rPr>
            <w:rStyle w:val="Hyperlink"/>
          </w:rPr>
          <w:t>Henn et al., 2018</w:t>
        </w:r>
      </w:hyperlink>
      <w:r w:rsidR="00FD157D">
        <w:rPr>
          <w:noProof/>
          <w:sz w:val="24"/>
          <w:szCs w:val="24"/>
          <w:lang w:val="en-US"/>
        </w:rPr>
        <w:t xml:space="preserve">; </w:t>
      </w:r>
      <w:hyperlink w:anchor="_ENREF_64" w:tooltip="Jung, 2010 #332" w:history="1">
        <w:r w:rsidR="001860FD" w:rsidRPr="001860FD">
          <w:rPr>
            <w:rStyle w:val="Hyperlink"/>
          </w:rPr>
          <w:t>Jung et al., 2010</w:t>
        </w:r>
      </w:hyperlink>
      <w:r w:rsidR="00FD157D">
        <w:rPr>
          <w:noProof/>
          <w:sz w:val="24"/>
          <w:szCs w:val="24"/>
          <w:lang w:val="en-US"/>
        </w:rPr>
        <w:t>)</w:t>
      </w:r>
      <w:r w:rsidR="00DD2441" w:rsidRPr="002C3867">
        <w:rPr>
          <w:sz w:val="24"/>
          <w:szCs w:val="24"/>
          <w:lang w:val="en-US"/>
        </w:rPr>
        <w:fldChar w:fldCharType="end"/>
      </w:r>
      <w:r w:rsidR="4F1C55CD" w:rsidRPr="002C3867">
        <w:rPr>
          <w:sz w:val="24"/>
          <w:szCs w:val="24"/>
          <w:lang w:val="en-US"/>
        </w:rPr>
        <w:t xml:space="preserve">. </w:t>
      </w:r>
      <w:r w:rsidRPr="002C3867">
        <w:rPr>
          <w:sz w:val="24"/>
          <w:szCs w:val="24"/>
          <w:lang w:val="en-US"/>
        </w:rPr>
        <w:t xml:space="preserve">  </w:t>
      </w:r>
    </w:p>
    <w:p w14:paraId="73126D6B" w14:textId="5A4BD20E" w:rsidR="00034A9A" w:rsidRPr="002C3867" w:rsidRDefault="0FA5F0E5" w:rsidP="00034A9A">
      <w:pPr>
        <w:spacing w:after="240" w:line="360" w:lineRule="auto"/>
        <w:rPr>
          <w:rFonts w:eastAsia="Aptos"/>
          <w:sz w:val="24"/>
          <w:szCs w:val="24"/>
        </w:rPr>
      </w:pPr>
      <w:r w:rsidRPr="002C3867">
        <w:rPr>
          <w:rFonts w:eastAsia="Aptos"/>
          <w:sz w:val="24"/>
          <w:szCs w:val="24"/>
        </w:rPr>
        <w:t xml:space="preserve">Despite our multifaceted </w:t>
      </w:r>
      <w:r w:rsidR="3A9947EC" w:rsidRPr="002C3867">
        <w:rPr>
          <w:rFonts w:eastAsia="Aptos"/>
          <w:sz w:val="24"/>
          <w:szCs w:val="24"/>
        </w:rPr>
        <w:t xml:space="preserve">analytical approach, there remains substantial uncertainty in the drivers of </w:t>
      </w:r>
      <w:r w:rsidR="4E9E8DEB" w:rsidRPr="002C3867">
        <w:rPr>
          <w:rFonts w:eastAsia="Aptos"/>
          <w:sz w:val="24"/>
          <w:szCs w:val="24"/>
        </w:rPr>
        <w:t xml:space="preserve">post-fire </w:t>
      </w:r>
      <w:r w:rsidR="3A9947EC" w:rsidRPr="002C3867">
        <w:rPr>
          <w:rFonts w:eastAsia="Aptos"/>
          <w:sz w:val="24"/>
          <w:szCs w:val="24"/>
        </w:rPr>
        <w:t>plant functional trait response</w:t>
      </w:r>
      <w:r w:rsidR="59DE62C1" w:rsidRPr="002C3867">
        <w:rPr>
          <w:rFonts w:eastAsia="Aptos"/>
          <w:sz w:val="24"/>
          <w:szCs w:val="24"/>
        </w:rPr>
        <w:t>s</w:t>
      </w:r>
      <w:r w:rsidR="3A9947EC" w:rsidRPr="002C3867">
        <w:rPr>
          <w:rFonts w:eastAsia="Aptos"/>
          <w:sz w:val="24"/>
          <w:szCs w:val="24"/>
        </w:rPr>
        <w:t xml:space="preserve"> to soil organic amendments. </w:t>
      </w:r>
      <w:r w:rsidR="00EE244B" w:rsidRPr="002C3867">
        <w:rPr>
          <w:rFonts w:eastAsia="Aptos"/>
          <w:sz w:val="24"/>
          <w:szCs w:val="24"/>
        </w:rPr>
        <w:t>Specific leaf area</w:t>
      </w:r>
      <w:r w:rsidR="3A9947EC" w:rsidRPr="002C3867">
        <w:rPr>
          <w:rFonts w:eastAsia="Aptos"/>
          <w:sz w:val="24"/>
          <w:szCs w:val="24"/>
        </w:rPr>
        <w:t xml:space="preserve"> and LDMC have been shown to respond inversely to nutrient and moisture availability</w:t>
      </w:r>
      <w:r w:rsidR="33DBE9AF" w:rsidRPr="002C3867">
        <w:rPr>
          <w:rFonts w:eastAsia="Aptos"/>
          <w:sz w:val="24"/>
          <w:szCs w:val="24"/>
        </w:rPr>
        <w:t xml:space="preserve">. However, </w:t>
      </w:r>
      <w:r w:rsidR="3A9947EC" w:rsidRPr="002C3867">
        <w:rPr>
          <w:rFonts w:eastAsia="Aptos"/>
          <w:sz w:val="24"/>
          <w:szCs w:val="24"/>
        </w:rPr>
        <w:t xml:space="preserve">intraspecific variation can often be less than interspecific variation </w:t>
      </w:r>
      <w:r w:rsidR="00080CF8" w:rsidRPr="002C3867">
        <w:rPr>
          <w:rFonts w:eastAsia="Aptos"/>
          <w:sz w:val="24"/>
          <w:szCs w:val="24"/>
        </w:rPr>
        <w:fldChar w:fldCharType="begin"/>
      </w:r>
      <w:r w:rsidR="00FD157D">
        <w:rPr>
          <w:rFonts w:eastAsia="Aptos"/>
          <w:sz w:val="24"/>
          <w:szCs w:val="24"/>
        </w:rPr>
        <w:instrText xml:space="preserve"> ADDIN EN.CITE &lt;EndNote&gt;&lt;Cite&gt;&lt;Author&gt;Siefert&lt;/Author&gt;&lt;Year&gt;2015&lt;/Year&gt;&lt;RecNum&gt;377&lt;/RecNum&gt;&lt;DisplayText&gt;(Siefert et al., 2015)&lt;/DisplayText&gt;&lt;record&gt;&lt;rec-number&gt;377&lt;/rec-number&gt;&lt;foreign-keys&gt;&lt;key app="EN" db-id="psp5wa0pi9f5weevsxkxzdekszp2z090pt9e" timestamp="1733428758"&gt;377&lt;/key&gt;&lt;/foreign-keys&gt;&lt;ref-type name="Journal Article"&gt;17&lt;/ref-type&gt;&lt;contributors&gt;&lt;authors&gt;&lt;author&gt;Siefert, Andrew&lt;/author&gt;&lt;author&gt;Lesser, Mark R&lt;/author&gt;&lt;author&gt;Fridley, Jason D&lt;/author&gt;&lt;/authors&gt;&lt;/contributors&gt;&lt;titles&gt;&lt;title&gt;How do climate and dispersal traits limit ranges of tree species along latitudinal and elevational gradients?&lt;/title&gt;&lt;secondary-title&gt;Global Ecology and Biogeography&lt;/secondary-title&gt;&lt;/titles&gt;&lt;periodical&gt;&lt;full-title&gt;Global Ecology and Biogeography&lt;/full-title&gt;&lt;/periodical&gt;&lt;pages&gt;581-593&lt;/pages&gt;&lt;volume&gt;24&lt;/volume&gt;&lt;number&gt;5&lt;/number&gt;&lt;dates&gt;&lt;year&gt;2015&lt;/year&gt;&lt;/dates&gt;&lt;isbn&gt;1466-822X&lt;/isbn&gt;&lt;urls&gt;&lt;/urls&gt;&lt;/record&gt;&lt;/Cite&gt;&lt;/EndNote&gt;</w:instrText>
      </w:r>
      <w:r w:rsidR="00080CF8" w:rsidRPr="002C3867">
        <w:rPr>
          <w:rFonts w:eastAsia="Aptos"/>
          <w:sz w:val="24"/>
          <w:szCs w:val="24"/>
        </w:rPr>
        <w:fldChar w:fldCharType="separate"/>
      </w:r>
      <w:r w:rsidR="00FD157D">
        <w:rPr>
          <w:rFonts w:eastAsia="Aptos"/>
          <w:noProof/>
          <w:sz w:val="24"/>
          <w:szCs w:val="24"/>
        </w:rPr>
        <w:t>(</w:t>
      </w:r>
      <w:hyperlink w:anchor="_ENREF_124" w:tooltip="Siefert, 2015 #377" w:history="1">
        <w:r w:rsidR="001860FD" w:rsidRPr="001860FD">
          <w:rPr>
            <w:rStyle w:val="Hyperlink"/>
          </w:rPr>
          <w:t>Siefert et al., 2015</w:t>
        </w:r>
      </w:hyperlink>
      <w:r w:rsidR="00FD157D">
        <w:rPr>
          <w:rFonts w:eastAsia="Aptos"/>
          <w:noProof/>
          <w:sz w:val="24"/>
          <w:szCs w:val="24"/>
        </w:rPr>
        <w:t>)</w:t>
      </w:r>
      <w:r w:rsidR="00080CF8" w:rsidRPr="002C3867">
        <w:rPr>
          <w:rFonts w:eastAsia="Aptos"/>
          <w:sz w:val="24"/>
          <w:szCs w:val="24"/>
        </w:rPr>
        <w:fldChar w:fldCharType="end"/>
      </w:r>
      <w:r w:rsidR="33DBE9AF" w:rsidRPr="002C3867">
        <w:rPr>
          <w:rFonts w:eastAsia="Aptos"/>
          <w:sz w:val="24"/>
          <w:szCs w:val="24"/>
        </w:rPr>
        <w:t>, possibly confounding our findings</w:t>
      </w:r>
      <w:r w:rsidR="3A9947EC" w:rsidRPr="002C3867">
        <w:rPr>
          <w:rFonts w:eastAsia="Aptos"/>
          <w:sz w:val="24"/>
          <w:szCs w:val="24"/>
        </w:rPr>
        <w:t>.</w:t>
      </w:r>
      <w:r w:rsidR="5A6A20CA" w:rsidRPr="002C3867">
        <w:rPr>
          <w:rFonts w:eastAsia="Aptos"/>
          <w:sz w:val="24"/>
          <w:szCs w:val="24"/>
        </w:rPr>
        <w:t xml:space="preserve"> </w:t>
      </w:r>
      <w:r w:rsidR="4120337B" w:rsidRPr="002C3867">
        <w:rPr>
          <w:rFonts w:eastAsia="Aptos"/>
          <w:sz w:val="24"/>
          <w:szCs w:val="24"/>
        </w:rPr>
        <w:t xml:space="preserve">Uncertainty in our </w:t>
      </w:r>
      <w:r w:rsidR="5A6A20CA" w:rsidRPr="002C3867">
        <w:rPr>
          <w:rFonts w:eastAsia="Aptos"/>
          <w:sz w:val="24"/>
          <w:szCs w:val="24"/>
        </w:rPr>
        <w:t xml:space="preserve">results could </w:t>
      </w:r>
      <w:r w:rsidR="2914298B" w:rsidRPr="002C3867">
        <w:rPr>
          <w:rFonts w:eastAsia="Aptos"/>
          <w:sz w:val="24"/>
          <w:szCs w:val="24"/>
        </w:rPr>
        <w:t xml:space="preserve">also </w:t>
      </w:r>
      <w:r w:rsidR="5A6A20CA" w:rsidRPr="002C3867">
        <w:rPr>
          <w:rFonts w:eastAsia="Aptos"/>
          <w:sz w:val="24"/>
          <w:szCs w:val="24"/>
        </w:rPr>
        <w:t xml:space="preserve">be due to several factors we did not account for in this study. First, we did not consider </w:t>
      </w:r>
      <w:r w:rsidR="6E0470AB" w:rsidRPr="002C3867">
        <w:rPr>
          <w:rFonts w:eastAsia="Aptos"/>
          <w:sz w:val="24"/>
          <w:szCs w:val="24"/>
        </w:rPr>
        <w:t>any root traits</w:t>
      </w:r>
      <w:r w:rsidR="00E2640D">
        <w:rPr>
          <w:rFonts w:eastAsia="Aptos"/>
          <w:sz w:val="24"/>
          <w:szCs w:val="24"/>
        </w:rPr>
        <w:t>,</w:t>
      </w:r>
      <w:r w:rsidR="6E0470AB" w:rsidRPr="002C3867">
        <w:rPr>
          <w:rFonts w:eastAsia="Aptos"/>
          <w:sz w:val="24"/>
          <w:szCs w:val="24"/>
        </w:rPr>
        <w:t xml:space="preserve"> </w:t>
      </w:r>
      <w:r w:rsidR="5A6A20CA" w:rsidRPr="002C3867">
        <w:rPr>
          <w:rFonts w:eastAsia="Aptos"/>
          <w:sz w:val="24"/>
          <w:szCs w:val="24"/>
        </w:rPr>
        <w:t>which have been proposed as an additional axis on the plant economics spectrum</w:t>
      </w:r>
      <w:r w:rsidR="7F85ECB9" w:rsidRPr="002C3867">
        <w:rPr>
          <w:rFonts w:eastAsia="Aptos"/>
          <w:sz w:val="24"/>
          <w:szCs w:val="24"/>
        </w:rPr>
        <w:t xml:space="preserve"> and are vital to understanding nutrient </w:t>
      </w:r>
      <w:r w:rsidR="2B9CC96E" w:rsidRPr="002C3867">
        <w:rPr>
          <w:rFonts w:eastAsia="Aptos"/>
          <w:sz w:val="24"/>
          <w:szCs w:val="24"/>
        </w:rPr>
        <w:t>acquisition</w:t>
      </w:r>
      <w:r w:rsidR="5A6A20CA" w:rsidRPr="002C3867">
        <w:rPr>
          <w:rFonts w:eastAsia="Aptos"/>
          <w:sz w:val="24"/>
          <w:szCs w:val="24"/>
        </w:rPr>
        <w:t xml:space="preserve"> </w:t>
      </w:r>
      <w:r w:rsidR="00080CF8" w:rsidRPr="002C3867">
        <w:rPr>
          <w:rFonts w:eastAsia="Aptos"/>
          <w:sz w:val="24"/>
          <w:szCs w:val="24"/>
        </w:rPr>
        <w:fldChar w:fldCharType="begin"/>
      </w:r>
      <w:r w:rsidR="00FD157D">
        <w:rPr>
          <w:rFonts w:eastAsia="Aptos"/>
          <w:sz w:val="24"/>
          <w:szCs w:val="24"/>
        </w:rPr>
        <w:instrText xml:space="preserve"> ADDIN EN.CITE &lt;EndNote&gt;&lt;Cite&gt;&lt;Author&gt;Weigelt&lt;/Author&gt;&lt;Year&gt;2021&lt;/Year&gt;&lt;RecNum&gt;412&lt;/RecNum&gt;&lt;DisplayText&gt;(Weigelt et al., 2021)&lt;/DisplayText&gt;&lt;record&gt;&lt;rec-number&gt;412&lt;/rec-number&gt;&lt;foreign-keys&gt;&lt;key app="EN" db-id="psp5wa0pi9f5weevsxkxzdekszp2z090pt9e" timestamp="1733694514"&gt;412&lt;/key&gt;&lt;/foreign-keys&gt;&lt;ref-type name="Journal Article"&gt;17&lt;/ref-type&gt;&lt;contributors&gt;&lt;authors&gt;&lt;author&gt;Weigelt, Alexandra&lt;/author&gt;&lt;author&gt;Mommer, Liesje&lt;/author&gt;&lt;author&gt;Andraczek, Karl&lt;/author&gt;&lt;author&gt;Iversen, Colleen M&lt;/author&gt;&lt;author&gt;Bergmann, Joana&lt;/author&gt;&lt;author&gt;Bruelheide, Helge&lt;/author&gt;&lt;author&gt;Fan, Ying&lt;/author&gt;&lt;author&gt;Freschet, Grégoire T&lt;/author&gt;&lt;author&gt;Guerrero</w:instrText>
      </w:r>
      <w:r w:rsidR="00FD157D">
        <w:rPr>
          <w:rFonts w:ascii="Cambria Math" w:eastAsia="Aptos" w:hAnsi="Cambria Math" w:cs="Cambria Math"/>
          <w:sz w:val="24"/>
          <w:szCs w:val="24"/>
        </w:rPr>
        <w:instrText>‐</w:instrText>
      </w:r>
      <w:r w:rsidR="00FD157D">
        <w:rPr>
          <w:rFonts w:eastAsia="Aptos"/>
          <w:sz w:val="24"/>
          <w:szCs w:val="24"/>
        </w:rPr>
        <w:instrText>Ramírez, Nathaly R&lt;/author&gt;&lt;author&gt;Kattge, Jens&lt;/author&gt;&lt;/authors&gt;&lt;/contributors&gt;&lt;titles&gt;&lt;title&gt;An integrated framework of plant form and function: the belowground perspective&lt;/title&gt;&lt;secondary-title&gt;New Phytologist&lt;/secondary-title&gt;&lt;/titles&gt;&lt;periodical&gt;&lt;full-title&gt;New Phytologist&lt;/full-title&gt;&lt;/periodical&gt;&lt;pages&gt;42-59&lt;/pages&gt;&lt;volume&gt;232&lt;/volume&gt;&lt;number&gt;1&lt;/number&gt;&lt;dates&gt;&lt;year&gt;2021&lt;/year&gt;&lt;/dates&gt;&lt;isbn&gt;0028-646X&lt;/isbn&gt;&lt;urls&gt;&lt;/urls&gt;&lt;/record&gt;&lt;/Cite&gt;&lt;/EndNote&gt;</w:instrText>
      </w:r>
      <w:r w:rsidR="00080CF8" w:rsidRPr="002C3867">
        <w:rPr>
          <w:rFonts w:eastAsia="Aptos"/>
          <w:sz w:val="24"/>
          <w:szCs w:val="24"/>
        </w:rPr>
        <w:fldChar w:fldCharType="separate"/>
      </w:r>
      <w:r w:rsidR="00FD157D">
        <w:rPr>
          <w:rFonts w:eastAsia="Aptos"/>
          <w:noProof/>
          <w:sz w:val="24"/>
          <w:szCs w:val="24"/>
        </w:rPr>
        <w:t>(</w:t>
      </w:r>
      <w:hyperlink w:anchor="_ENREF_137" w:tooltip="Weigelt, 2021 #412" w:history="1">
        <w:r w:rsidR="001860FD" w:rsidRPr="001860FD">
          <w:rPr>
            <w:rStyle w:val="Hyperlink"/>
          </w:rPr>
          <w:t>Weigelt et al., 2021</w:t>
        </w:r>
      </w:hyperlink>
      <w:r w:rsidR="00FD157D">
        <w:rPr>
          <w:rFonts w:eastAsia="Aptos"/>
          <w:noProof/>
          <w:sz w:val="24"/>
          <w:szCs w:val="24"/>
        </w:rPr>
        <w:t>)</w:t>
      </w:r>
      <w:r w:rsidR="00080CF8" w:rsidRPr="002C3867">
        <w:rPr>
          <w:rFonts w:eastAsia="Aptos"/>
          <w:sz w:val="24"/>
          <w:szCs w:val="24"/>
        </w:rPr>
        <w:fldChar w:fldCharType="end"/>
      </w:r>
      <w:r w:rsidR="5A6A20CA" w:rsidRPr="002C3867">
        <w:rPr>
          <w:rFonts w:eastAsia="Aptos"/>
          <w:sz w:val="24"/>
          <w:szCs w:val="24"/>
        </w:rPr>
        <w:t xml:space="preserve">. Second, the plant economics spectrum is defined </w:t>
      </w:r>
      <w:r w:rsidR="2E9A8142" w:rsidRPr="002C3867">
        <w:rPr>
          <w:rFonts w:eastAsia="Aptos"/>
          <w:sz w:val="24"/>
          <w:szCs w:val="24"/>
        </w:rPr>
        <w:t xml:space="preserve">specifically </w:t>
      </w:r>
      <w:r w:rsidR="5A6A20CA" w:rsidRPr="002C3867">
        <w:rPr>
          <w:rFonts w:eastAsia="Aptos"/>
          <w:sz w:val="24"/>
          <w:szCs w:val="24"/>
        </w:rPr>
        <w:t xml:space="preserve">for high-light conditions </w:t>
      </w:r>
      <w:r w:rsidR="00080CF8" w:rsidRPr="002C3867">
        <w:rPr>
          <w:rFonts w:eastAsia="Aptos"/>
          <w:sz w:val="24"/>
          <w:szCs w:val="24"/>
        </w:rPr>
        <w:fldChar w:fldCharType="begin"/>
      </w:r>
      <w:r w:rsidR="00FD157D">
        <w:rPr>
          <w:rFonts w:eastAsia="Aptos"/>
          <w:sz w:val="24"/>
          <w:szCs w:val="24"/>
        </w:rPr>
        <w:instrText xml:space="preserve"> ADDIN EN.CITE &lt;EndNote&gt;&lt;Cite&gt;&lt;Author&gt;Wright&lt;/Author&gt;&lt;Year&gt;2004&lt;/Year&gt;&lt;RecNum&gt;322&lt;/RecNum&gt;&lt;DisplayText&gt;(Wright et al., 2004)&lt;/DisplayText&gt;&lt;record&gt;&lt;rec-number&gt;322&lt;/rec-number&gt;&lt;foreign-keys&gt;&lt;key app="EN" db-id="psp5wa0pi9f5weevsxkxzdekszp2z090pt9e" timestamp="1733424819"&gt;322&lt;/key&gt;&lt;/foreign-keys&gt;&lt;ref-type name="Journal Article"&gt;17&lt;/ref-type&gt;&lt;contributors&gt;&lt;authors&gt;&lt;author&gt;Wright, Ian J&lt;/author&gt;&lt;author&gt;Reich, Peter B&lt;/author&gt;&lt;author&gt;Westoby, Mark&lt;/author&gt;&lt;author&gt;Ackerly, David D&lt;/author&gt;&lt;author&gt;Baruch, Zdravko&lt;/author&gt;&lt;author&gt;Bongers, Frans&lt;/author&gt;&lt;author&gt;Cavender-Bares, Jeannine&lt;/author&gt;&lt;author&gt;Chapin, Terry&lt;/author&gt;&lt;author&gt;Cornelissen, Johannes HC&lt;/author&gt;&lt;author&gt;Diemer, Matthias&lt;/author&gt;&lt;/authors&gt;&lt;/contributors&gt;&lt;titles&gt;&lt;title&gt;The worldwide leaf economics spectrum&lt;/title&gt;&lt;secondary-title&gt;nature&lt;/secondary-title&gt;&lt;/titles&gt;&lt;periodical&gt;&lt;full-title&gt;Nature&lt;/full-title&gt;&lt;/periodical&gt;&lt;pages&gt;821-827&lt;/pages&gt;&lt;volume&gt;428&lt;/volume&gt;&lt;number&gt;6985&lt;/number&gt;&lt;dates&gt;&lt;year&gt;2004&lt;/year&gt;&lt;/dates&gt;&lt;isbn&gt;0028-0836&lt;/isbn&gt;&lt;urls&gt;&lt;/urls&gt;&lt;/record&gt;&lt;/Cite&gt;&lt;/EndNote&gt;</w:instrText>
      </w:r>
      <w:r w:rsidR="00080CF8" w:rsidRPr="002C3867">
        <w:rPr>
          <w:rFonts w:eastAsia="Aptos"/>
          <w:sz w:val="24"/>
          <w:szCs w:val="24"/>
        </w:rPr>
        <w:fldChar w:fldCharType="separate"/>
      </w:r>
      <w:r w:rsidR="00FD157D">
        <w:rPr>
          <w:rFonts w:eastAsia="Aptos"/>
          <w:noProof/>
          <w:sz w:val="24"/>
          <w:szCs w:val="24"/>
        </w:rPr>
        <w:t>(</w:t>
      </w:r>
      <w:hyperlink w:anchor="_ENREF_142" w:tooltip="Wright, 2004 #322" w:history="1">
        <w:r w:rsidR="001860FD" w:rsidRPr="001860FD">
          <w:rPr>
            <w:rStyle w:val="Hyperlink"/>
          </w:rPr>
          <w:t>Wright et al., 2004</w:t>
        </w:r>
      </w:hyperlink>
      <w:r w:rsidR="00FD157D">
        <w:rPr>
          <w:rFonts w:eastAsia="Aptos"/>
          <w:noProof/>
          <w:sz w:val="24"/>
          <w:szCs w:val="24"/>
        </w:rPr>
        <w:t>)</w:t>
      </w:r>
      <w:r w:rsidR="00080CF8" w:rsidRPr="002C3867">
        <w:rPr>
          <w:rFonts w:eastAsia="Aptos"/>
          <w:sz w:val="24"/>
          <w:szCs w:val="24"/>
        </w:rPr>
        <w:fldChar w:fldCharType="end"/>
      </w:r>
      <w:r w:rsidR="5A6A20CA" w:rsidRPr="002C3867">
        <w:rPr>
          <w:rFonts w:eastAsia="Aptos"/>
          <w:sz w:val="24"/>
          <w:szCs w:val="24"/>
        </w:rPr>
        <w:t xml:space="preserve">, but both </w:t>
      </w:r>
      <w:r w:rsidR="5A6A20CA" w:rsidRPr="002C3867">
        <w:rPr>
          <w:rFonts w:eastAsia="Aptos"/>
          <w:i/>
          <w:iCs/>
          <w:sz w:val="24"/>
          <w:szCs w:val="24"/>
        </w:rPr>
        <w:t>O. parryi</w:t>
      </w:r>
      <w:r w:rsidR="5A6A20CA" w:rsidRPr="002C3867">
        <w:rPr>
          <w:rFonts w:eastAsia="Aptos"/>
          <w:sz w:val="24"/>
          <w:szCs w:val="24"/>
        </w:rPr>
        <w:t xml:space="preserve"> and </w:t>
      </w:r>
      <w:r w:rsidR="5A6A20CA" w:rsidRPr="002C3867">
        <w:rPr>
          <w:rFonts w:eastAsia="Aptos"/>
          <w:i/>
          <w:iCs/>
          <w:sz w:val="24"/>
          <w:szCs w:val="24"/>
        </w:rPr>
        <w:t>V. scoparium</w:t>
      </w:r>
      <w:r w:rsidR="5A6A20CA" w:rsidRPr="002C3867">
        <w:rPr>
          <w:rFonts w:eastAsia="Aptos"/>
          <w:sz w:val="24"/>
          <w:szCs w:val="24"/>
        </w:rPr>
        <w:t xml:space="preserve"> are shade adapted species that may produce unexpected patterns of functional strategies when exposed to high-light conditions after fire, such as</w:t>
      </w:r>
      <w:r w:rsidR="17F99ED9" w:rsidRPr="002C3867">
        <w:rPr>
          <w:rFonts w:eastAsia="Aptos"/>
          <w:sz w:val="24"/>
          <w:szCs w:val="24"/>
        </w:rPr>
        <w:t xml:space="preserve"> the novel environment</w:t>
      </w:r>
      <w:r w:rsidR="202D1526" w:rsidRPr="002C3867">
        <w:rPr>
          <w:rFonts w:eastAsia="Aptos"/>
          <w:sz w:val="24"/>
          <w:szCs w:val="24"/>
        </w:rPr>
        <w:t xml:space="preserve"> both species must adapt to</w:t>
      </w:r>
      <w:r w:rsidR="5A6A20CA" w:rsidRPr="002C3867">
        <w:rPr>
          <w:rFonts w:eastAsia="Aptos"/>
          <w:sz w:val="24"/>
          <w:szCs w:val="24"/>
        </w:rPr>
        <w:t xml:space="preserve"> in this study. Third, </w:t>
      </w:r>
      <w:r w:rsidR="2B7C067E" w:rsidRPr="002C3867">
        <w:rPr>
          <w:rFonts w:eastAsia="Aptos"/>
          <w:sz w:val="24"/>
          <w:szCs w:val="24"/>
        </w:rPr>
        <w:t xml:space="preserve">our soil samples represent bulk conditions rather than </w:t>
      </w:r>
      <w:r w:rsidR="155178D6" w:rsidRPr="002C3867">
        <w:rPr>
          <w:rFonts w:eastAsia="Aptos"/>
          <w:sz w:val="24"/>
          <w:szCs w:val="24"/>
        </w:rPr>
        <w:t xml:space="preserve">rhizosphere-specific communities that may </w:t>
      </w:r>
      <w:r w:rsidR="67E14A36" w:rsidRPr="002C3867">
        <w:rPr>
          <w:rFonts w:eastAsia="Aptos"/>
          <w:sz w:val="24"/>
          <w:szCs w:val="24"/>
        </w:rPr>
        <w:t>capture</w:t>
      </w:r>
      <w:r w:rsidR="155178D6" w:rsidRPr="002C3867">
        <w:rPr>
          <w:rFonts w:eastAsia="Aptos"/>
          <w:sz w:val="24"/>
          <w:szCs w:val="24"/>
        </w:rPr>
        <w:t xml:space="preserve"> plant-microbe interactions more explicitly</w:t>
      </w:r>
      <w:r w:rsidR="5A6A20CA" w:rsidRPr="002C3867">
        <w:rPr>
          <w:rFonts w:eastAsia="Aptos"/>
          <w:sz w:val="24"/>
          <w:szCs w:val="24"/>
        </w:rPr>
        <w:t>. Recently</w:t>
      </w:r>
      <w:r w:rsidR="11D9F299" w:rsidRPr="002C3867">
        <w:rPr>
          <w:rFonts w:eastAsia="Aptos"/>
          <w:sz w:val="24"/>
          <w:szCs w:val="24"/>
        </w:rPr>
        <w:t>,</w:t>
      </w:r>
      <w:r w:rsidR="5A6A20CA" w:rsidRPr="002C3867">
        <w:rPr>
          <w:rFonts w:eastAsia="Aptos"/>
          <w:sz w:val="24"/>
          <w:szCs w:val="24"/>
        </w:rPr>
        <w:t xml:space="preserve"> </w:t>
      </w:r>
      <w:r w:rsidR="5A6A20CA" w:rsidRPr="002C3867">
        <w:rPr>
          <w:sz w:val="24"/>
          <w:szCs w:val="24"/>
          <w:lang w:val="en-US"/>
        </w:rPr>
        <w:t xml:space="preserve">de Vries </w:t>
      </w:r>
      <w:r w:rsidR="00080CF8" w:rsidRPr="002C3867">
        <w:rPr>
          <w:sz w:val="24"/>
          <w:szCs w:val="24"/>
          <w:lang w:val="en-US"/>
        </w:rPr>
        <w:fldChar w:fldCharType="begin"/>
      </w:r>
      <w:r w:rsidR="00080CF8" w:rsidRPr="002C3867">
        <w:rPr>
          <w:sz w:val="24"/>
          <w:szCs w:val="24"/>
          <w:lang w:val="en-US"/>
        </w:rPr>
        <w:instrText xml:space="preserve"> ADDIN EN.CITE &lt;EndNote&gt;&lt;Cite ExcludeAuth="1"&gt;&lt;Author&gt;de Vries&lt;/Author&gt;&lt;Year&gt;2023&lt;/Year&gt;&lt;RecNum&gt;416&lt;/RecNum&gt;&lt;DisplayText&gt;(2023)&lt;/DisplayText&gt;&lt;record&gt;&lt;rec-number&gt;416&lt;/rec-number&gt;&lt;foreign-keys&gt;&lt;key app="EN" db-id="psp5wa0pi9f5weevsxkxzdekszp2z090pt9e" timestamp="1733776396"&gt;416&lt;/key&gt;&lt;/foreign-keys&gt;&lt;ref-type name="Journal Article"&gt;17&lt;/ref-type&gt;&lt;contributors&gt;&lt;authors&gt;&lt;author&gt;de Vries, Franciska&lt;/author&gt;&lt;author&gt;Lau, Jennifer&lt;/author&gt;&lt;author&gt;Hawkes, Christine&lt;/author&gt;&lt;author&gt;Semchenko, Marina&lt;/author&gt;&lt;/authors&gt;&lt;/contributors&gt;&lt;titles&gt;&lt;title&gt;Plant–soil feedback under drought: does history shape the future?&lt;/title&gt;&lt;secondary-title&gt;Trends in Ecology &amp;amp; Evolution&lt;/secondary-title&gt;&lt;/titles&gt;&lt;periodical&gt;&lt;full-title&gt;Trends in Ecology &amp;amp; Evolution&lt;/full-title&gt;&lt;/periodical&gt;&lt;pages&gt;708-718&lt;/pages&gt;&lt;volume&gt;38&lt;/volume&gt;&lt;number&gt;8&lt;/number&gt;&lt;dates&gt;&lt;year&gt;2023&lt;/year&gt;&lt;/dates&gt;&lt;isbn&gt;0169-5347&lt;/isbn&gt;&lt;urls&gt;&lt;/urls&gt;&lt;/record&gt;&lt;/Cite&gt;&lt;/EndNote&gt;</w:instrText>
      </w:r>
      <w:r w:rsidR="00080CF8" w:rsidRPr="002C3867">
        <w:rPr>
          <w:sz w:val="24"/>
          <w:szCs w:val="24"/>
          <w:lang w:val="en-US"/>
        </w:rPr>
        <w:fldChar w:fldCharType="separate"/>
      </w:r>
      <w:r w:rsidR="5A6A20CA" w:rsidRPr="002C3867">
        <w:rPr>
          <w:noProof/>
          <w:sz w:val="24"/>
          <w:szCs w:val="24"/>
          <w:lang w:val="en-US"/>
        </w:rPr>
        <w:t>(</w:t>
      </w:r>
      <w:hyperlink w:anchor="_ENREF_30" w:tooltip="de Vries, 2023 #416" w:history="1">
        <w:r w:rsidR="001860FD" w:rsidRPr="001860FD">
          <w:rPr>
            <w:rStyle w:val="Hyperlink"/>
          </w:rPr>
          <w:t>2023</w:t>
        </w:r>
      </w:hyperlink>
      <w:r w:rsidR="5A6A20CA" w:rsidRPr="002C3867">
        <w:rPr>
          <w:noProof/>
          <w:sz w:val="24"/>
          <w:szCs w:val="24"/>
          <w:lang w:val="en-US"/>
        </w:rPr>
        <w:t>)</w:t>
      </w:r>
      <w:r w:rsidR="00080CF8" w:rsidRPr="002C3867">
        <w:rPr>
          <w:sz w:val="24"/>
          <w:szCs w:val="24"/>
          <w:lang w:val="en-US"/>
        </w:rPr>
        <w:fldChar w:fldCharType="end"/>
      </w:r>
      <w:r w:rsidR="5A6A20CA" w:rsidRPr="002C3867">
        <w:rPr>
          <w:sz w:val="24"/>
          <w:szCs w:val="24"/>
          <w:lang w:val="en-US"/>
        </w:rPr>
        <w:t xml:space="preserve"> theorized that increased </w:t>
      </w:r>
      <w:r w:rsidR="2D272C41" w:rsidRPr="002C3867">
        <w:rPr>
          <w:sz w:val="24"/>
          <w:szCs w:val="24"/>
          <w:lang w:val="en-US"/>
        </w:rPr>
        <w:t xml:space="preserve">mycorrhizal </w:t>
      </w:r>
      <w:r w:rsidR="5A6A20CA" w:rsidRPr="002C3867">
        <w:rPr>
          <w:sz w:val="24"/>
          <w:szCs w:val="24"/>
          <w:lang w:val="en-US"/>
        </w:rPr>
        <w:t xml:space="preserve">abundance in </w:t>
      </w:r>
      <w:r w:rsidR="11D9F299" w:rsidRPr="002C3867">
        <w:rPr>
          <w:sz w:val="24"/>
          <w:szCs w:val="24"/>
          <w:lang w:val="en-US"/>
        </w:rPr>
        <w:t xml:space="preserve">the rhizosphere </w:t>
      </w:r>
      <w:r w:rsidR="5A6A20CA" w:rsidRPr="002C3867">
        <w:rPr>
          <w:sz w:val="24"/>
          <w:szCs w:val="24"/>
          <w:lang w:val="en-US"/>
        </w:rPr>
        <w:t>during drought conditions may alter plant traits or physiological processes that attract mutualists or decrease susceptibility to pathogens</w:t>
      </w:r>
      <w:r w:rsidR="37B9FF85" w:rsidRPr="002C3867">
        <w:rPr>
          <w:sz w:val="24"/>
          <w:szCs w:val="24"/>
          <w:lang w:val="en-US"/>
        </w:rPr>
        <w:t>.</w:t>
      </w:r>
      <w:r w:rsidR="5A6A20CA" w:rsidRPr="002C3867">
        <w:rPr>
          <w:rFonts w:eastAsia="Aptos"/>
          <w:sz w:val="24"/>
          <w:szCs w:val="24"/>
        </w:rPr>
        <w:t xml:space="preserve"> </w:t>
      </w:r>
      <w:r w:rsidR="0C0054C4" w:rsidRPr="002C3867">
        <w:rPr>
          <w:rFonts w:eastAsia="Aptos"/>
          <w:sz w:val="24"/>
          <w:szCs w:val="24"/>
        </w:rPr>
        <w:t>Nonetheless,</w:t>
      </w:r>
      <w:r w:rsidR="5A6A20CA" w:rsidRPr="002C3867">
        <w:rPr>
          <w:rFonts w:eastAsia="Aptos"/>
          <w:sz w:val="24"/>
          <w:szCs w:val="24"/>
        </w:rPr>
        <w:t xml:space="preserve"> we did observe an expected negative relationship between LDMC and SLA in both species</w:t>
      </w:r>
      <w:r w:rsidR="5A6A20CA" w:rsidRPr="002C3867">
        <w:rPr>
          <w:rFonts w:eastAsia="Aptos"/>
          <w:b/>
          <w:bCs/>
          <w:sz w:val="24"/>
          <w:szCs w:val="24"/>
        </w:rPr>
        <w:t xml:space="preserve"> </w:t>
      </w:r>
      <w:r w:rsidR="5A6A20CA" w:rsidRPr="002C3867">
        <w:rPr>
          <w:rFonts w:eastAsia="Aptos"/>
          <w:sz w:val="24"/>
          <w:szCs w:val="24"/>
        </w:rPr>
        <w:t>(</w:t>
      </w:r>
      <w:r w:rsidR="5A6A20CA" w:rsidRPr="002C3867">
        <w:rPr>
          <w:rFonts w:eastAsia="Aptos"/>
          <w:b/>
          <w:bCs/>
          <w:sz w:val="24"/>
          <w:szCs w:val="24"/>
        </w:rPr>
        <w:t>Fig. 3</w:t>
      </w:r>
      <w:r w:rsidR="5A6A20CA" w:rsidRPr="002C3867">
        <w:rPr>
          <w:rFonts w:eastAsia="Aptos"/>
          <w:sz w:val="24"/>
          <w:szCs w:val="24"/>
        </w:rPr>
        <w:t>) and inverse response shapes to soil chemistry (</w:t>
      </w:r>
      <w:r w:rsidR="5A6A20CA" w:rsidRPr="002C3867">
        <w:rPr>
          <w:rFonts w:eastAsia="Aptos"/>
          <w:b/>
          <w:bCs/>
          <w:sz w:val="24"/>
          <w:szCs w:val="24"/>
        </w:rPr>
        <w:t>Fig. 4</w:t>
      </w:r>
      <w:r w:rsidR="5A6A20CA" w:rsidRPr="002C3867">
        <w:rPr>
          <w:rFonts w:eastAsia="Aptos"/>
          <w:sz w:val="24"/>
          <w:szCs w:val="24"/>
        </w:rPr>
        <w:t xml:space="preserve">) which supports general understanding of the tradeoff between these traits with regards to resource availability </w:t>
      </w:r>
      <w:r w:rsidR="00080CF8" w:rsidRPr="002C3867">
        <w:rPr>
          <w:rFonts w:eastAsia="Aptos"/>
          <w:sz w:val="24"/>
          <w:szCs w:val="24"/>
        </w:rPr>
        <w:fldChar w:fldCharType="begin"/>
      </w:r>
      <w:r w:rsidR="00FD157D">
        <w:rPr>
          <w:rFonts w:eastAsia="Aptos"/>
          <w:sz w:val="24"/>
          <w:szCs w:val="24"/>
        </w:rPr>
        <w:instrText xml:space="preserve"> ADDIN EN.CITE &lt;EndNote&gt;&lt;Cite&gt;&lt;Author&gt;Blumenthal&lt;/Author&gt;&lt;Year&gt;2020&lt;/Year&gt;&lt;RecNum&gt;328&lt;/RecNum&gt;&lt;DisplayText&gt;(Blumenthal et al., 2020; Ocheltree et al., 2020)&lt;/DisplayText&gt;&lt;record&gt;&lt;rec-number&gt;328&lt;/rec-number&gt;&lt;foreign-keys&gt;&lt;key app="EN" db-id="psp5wa0pi9f5weevsxkxzdekszp2z090pt9e" timestamp="1733425256"&gt;328&lt;/key&gt;&lt;/foreign-keys&gt;&lt;ref-type name="Journal Article"&gt;17&lt;/ref-type&gt;&lt;contributors&gt;&lt;authors&gt;&lt;author&gt;Blumenthal, Dana M&lt;/author&gt;&lt;author&gt;Mueller, Kevin E&lt;/author&gt;&lt;author&gt;Kray, Julie A&lt;/author&gt;&lt;author&gt;Ocheltree, Troy W&lt;/author&gt;&lt;author&gt;Augustine, David J&lt;/author&gt;&lt;author&gt;Wilcox, Kevin R&lt;/author&gt;&lt;/authors&gt;&lt;/contributors&gt;&lt;titles&gt;&lt;title&gt;Traits link drought resistance with herbivore defence and plant economics in semi</w:instrText>
      </w:r>
      <w:r w:rsidR="00FD157D">
        <w:rPr>
          <w:rFonts w:ascii="Cambria Math" w:eastAsia="Aptos" w:hAnsi="Cambria Math" w:cs="Cambria Math"/>
          <w:sz w:val="24"/>
          <w:szCs w:val="24"/>
        </w:rPr>
        <w:instrText>‐</w:instrText>
      </w:r>
      <w:r w:rsidR="00FD157D">
        <w:rPr>
          <w:rFonts w:eastAsia="Aptos"/>
          <w:sz w:val="24"/>
          <w:szCs w:val="24"/>
        </w:rPr>
        <w:instrText>arid grasslands: The central roles of phenology and leaf dry matter content&lt;/title&gt;&lt;secondary-title&gt;Journal of Ecology&lt;/secondary-title&gt;&lt;/titles&gt;&lt;periodical&gt;&lt;full-title&gt;Journal of Ecology&lt;/full-title&gt;&lt;/periodical&gt;&lt;pages&gt;2336-2351&lt;/pages&gt;&lt;volume&gt;108&lt;/volume&gt;&lt;number&gt;6&lt;/number&gt;&lt;dates&gt;&lt;year&gt;2020&lt;/year&gt;&lt;/dates&gt;&lt;isbn&gt;0022-0477&lt;/isbn&gt;&lt;urls&gt;&lt;/urls&gt;&lt;/record&gt;&lt;/Cite&gt;&lt;Cite&gt;&lt;Author&gt;Ocheltree&lt;/Author&gt;&lt;Year&gt;2020&lt;/Year&gt;&lt;RecNum&gt;327&lt;/RecNum&gt;&lt;record&gt;&lt;rec-number&gt;327&lt;/rec-number&gt;&lt;foreign-keys&gt;&lt;key app="EN" db-id="psp5wa0pi9f5weevsxkxzdekszp2z090pt9e" timestamp="1733425232"&gt;327&lt;/key&gt;&lt;/foreign-keys&gt;&lt;ref-type name="Journal Article"&gt;17&lt;/ref-type&gt;&lt;contributors&gt;&lt;authors&gt;&lt;author&gt;Ocheltree, TW&lt;/author&gt;&lt;author&gt;Mueller, KM&lt;/author&gt;&lt;author&gt;Chesus, K&lt;/author&gt;&lt;author&gt;LeCain, DR&lt;/author&gt;&lt;author&gt;Kray, JA&lt;/author&gt;&lt;author&gt;Blumenthal, DM&lt;/author&gt;&lt;/authors&gt;&lt;/contributors&gt;&lt;titles&gt;&lt;title&gt;Identification of suites of traits that explains drought resistance and phenological patterns of plants in a semi-arid grassland community&lt;/title&gt;&lt;secondary-title&gt;Oecologia&lt;/secondary-title&gt;&lt;/titles&gt;&lt;periodical&gt;&lt;full-title&gt;Oecologia&lt;/full-title&gt;&lt;/periodical&gt;&lt;pages&gt;55-66&lt;/pages&gt;&lt;volume&gt;192&lt;/volume&gt;&lt;number&gt;1&lt;/number&gt;&lt;dates&gt;&lt;year&gt;2020&lt;/year&gt;&lt;/dates&gt;&lt;isbn&gt;0029-8549&lt;/isbn&gt;&lt;urls&gt;&lt;/urls&gt;&lt;/record&gt;&lt;/Cite&gt;&lt;/EndNote&gt;</w:instrText>
      </w:r>
      <w:r w:rsidR="00080CF8" w:rsidRPr="002C3867">
        <w:rPr>
          <w:rFonts w:eastAsia="Aptos"/>
          <w:sz w:val="24"/>
          <w:szCs w:val="24"/>
        </w:rPr>
        <w:fldChar w:fldCharType="separate"/>
      </w:r>
      <w:r w:rsidR="00FD157D">
        <w:rPr>
          <w:rFonts w:eastAsia="Aptos"/>
          <w:noProof/>
          <w:sz w:val="24"/>
          <w:szCs w:val="24"/>
        </w:rPr>
        <w:t>(</w:t>
      </w:r>
      <w:hyperlink w:anchor="_ENREF_15" w:tooltip="Blumenthal, 2020 #328" w:history="1">
        <w:r w:rsidR="001860FD" w:rsidRPr="001860FD">
          <w:rPr>
            <w:rStyle w:val="Hyperlink"/>
          </w:rPr>
          <w:t>Blumenthal et al., 2020</w:t>
        </w:r>
      </w:hyperlink>
      <w:r w:rsidR="00FD157D">
        <w:rPr>
          <w:rFonts w:eastAsia="Aptos"/>
          <w:noProof/>
          <w:sz w:val="24"/>
          <w:szCs w:val="24"/>
        </w:rPr>
        <w:t xml:space="preserve">; </w:t>
      </w:r>
      <w:hyperlink w:anchor="_ENREF_90" w:tooltip="Ocheltree, 2020 #327" w:history="1">
        <w:r w:rsidR="001860FD" w:rsidRPr="001860FD">
          <w:rPr>
            <w:rStyle w:val="Hyperlink"/>
          </w:rPr>
          <w:t>Ocheltree et al., 2020</w:t>
        </w:r>
      </w:hyperlink>
      <w:r w:rsidR="00FD157D">
        <w:rPr>
          <w:rFonts w:eastAsia="Aptos"/>
          <w:noProof/>
          <w:sz w:val="24"/>
          <w:szCs w:val="24"/>
        </w:rPr>
        <w:t>)</w:t>
      </w:r>
      <w:r w:rsidR="00080CF8" w:rsidRPr="002C3867">
        <w:rPr>
          <w:rFonts w:eastAsia="Aptos"/>
          <w:sz w:val="24"/>
          <w:szCs w:val="24"/>
        </w:rPr>
        <w:fldChar w:fldCharType="end"/>
      </w:r>
      <w:r w:rsidR="5A6A20CA" w:rsidRPr="002C3867">
        <w:rPr>
          <w:rFonts w:eastAsia="Aptos"/>
          <w:sz w:val="24"/>
          <w:szCs w:val="24"/>
        </w:rPr>
        <w:t xml:space="preserve">. </w:t>
      </w:r>
    </w:p>
    <w:p w14:paraId="2DE19FA1" w14:textId="15C6EB0B" w:rsidR="00A4687F" w:rsidRPr="002C3867" w:rsidRDefault="009D0AF7" w:rsidP="001D5D55">
      <w:pPr>
        <w:pStyle w:val="Heading2"/>
        <w:rPr>
          <w:rFonts w:ascii="Arial" w:hAnsi="Arial"/>
        </w:rPr>
      </w:pPr>
      <w:r w:rsidRPr="002C3867">
        <w:rPr>
          <w:rFonts w:ascii="Arial" w:hAnsi="Arial"/>
        </w:rPr>
        <w:t xml:space="preserve">4.4. </w:t>
      </w:r>
      <w:r w:rsidR="00190AAE" w:rsidRPr="002C3867">
        <w:rPr>
          <w:rFonts w:ascii="Arial" w:hAnsi="Arial"/>
        </w:rPr>
        <w:t>Management implications</w:t>
      </w:r>
    </w:p>
    <w:p w14:paraId="2DE19FA2" w14:textId="0071DFE4" w:rsidR="00A4687F" w:rsidRPr="002C3867" w:rsidRDefault="005C6E45" w:rsidP="5459D6A1">
      <w:pPr>
        <w:spacing w:after="240" w:line="360" w:lineRule="auto"/>
        <w:rPr>
          <w:sz w:val="24"/>
          <w:szCs w:val="24"/>
          <w:lang w:val="en-US"/>
        </w:rPr>
      </w:pPr>
      <w:r w:rsidRPr="002C3867">
        <w:rPr>
          <w:sz w:val="24"/>
          <w:szCs w:val="24"/>
          <w:lang w:val="en-US"/>
        </w:rPr>
        <w:t>Ecosystem rehabilitation is an increasingly important aspect of resource management. Especially as shifting climate and increasing disturbances such as wildfire continue to impact ecosystems and drive long-term shifts in ecosystem composition</w:t>
      </w:r>
      <w:r w:rsidR="00EB4B89" w:rsidRPr="002C3867">
        <w:rPr>
          <w:sz w:val="24"/>
          <w:szCs w:val="24"/>
          <w:lang w:val="en-US"/>
        </w:rPr>
        <w:t xml:space="preserve"> </w:t>
      </w:r>
      <w:r w:rsidR="00EB4B89" w:rsidRPr="002C3867">
        <w:rPr>
          <w:sz w:val="24"/>
          <w:szCs w:val="24"/>
        </w:rPr>
        <w:fldChar w:fldCharType="begin">
          <w:fldData xml:space="preserve">PEVuZE5vdGU+PENpdGU+PEF1dGhvcj5Sb2NjYWZvcnRlPC9BdXRob3I+PFllYXI+MjAxMjwvWWVh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</w:fldData>
        </w:fldChar>
      </w:r>
      <w:r w:rsidR="00FD157D">
        <w:rPr>
          <w:sz w:val="24"/>
          <w:szCs w:val="24"/>
        </w:rPr>
        <w:instrText xml:space="preserve"> ADDIN EN.CITE </w:instrText>
      </w:r>
      <w:r w:rsidR="00FD157D">
        <w:rPr>
          <w:sz w:val="24"/>
          <w:szCs w:val="24"/>
        </w:rPr>
        <w:fldChar w:fldCharType="begin">
          <w:fldData xml:space="preserve">PEVuZE5vdGU+PENpdGU+PEF1dGhvcj5Sb2NjYWZvcnRlPC9BdXRob3I+PFllYXI+MjAxMjwvWWVh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</w:fldData>
        </w:fldChar>
      </w:r>
      <w:r w:rsidR="00FD157D">
        <w:rPr>
          <w:sz w:val="24"/>
          <w:szCs w:val="24"/>
        </w:rPr>
        <w:instrText xml:space="preserve"> ADDIN EN.CITE.DATA </w:instrText>
      </w:r>
      <w:r w:rsidR="00FD157D">
        <w:rPr>
          <w:sz w:val="24"/>
          <w:szCs w:val="24"/>
        </w:rPr>
      </w:r>
      <w:r w:rsidR="00FD157D">
        <w:rPr>
          <w:sz w:val="24"/>
          <w:szCs w:val="24"/>
        </w:rPr>
        <w:fldChar w:fldCharType="end"/>
      </w:r>
      <w:r w:rsidR="00EB4B89" w:rsidRPr="002C3867">
        <w:rPr>
          <w:sz w:val="24"/>
          <w:szCs w:val="24"/>
        </w:rPr>
      </w:r>
      <w:r w:rsidR="00EB4B89" w:rsidRPr="002C3867">
        <w:rPr>
          <w:sz w:val="24"/>
          <w:szCs w:val="24"/>
        </w:rPr>
        <w:fldChar w:fldCharType="separate"/>
      </w:r>
      <w:r w:rsidR="00FD157D">
        <w:rPr>
          <w:noProof/>
          <w:sz w:val="24"/>
          <w:szCs w:val="24"/>
        </w:rPr>
        <w:t>(</w:t>
      </w:r>
      <w:hyperlink w:anchor="_ENREF_28" w:tooltip="Coop, 2020 #395" w:history="1">
        <w:r w:rsidR="001860FD" w:rsidRPr="001860FD">
          <w:rPr>
            <w:rStyle w:val="Hyperlink"/>
          </w:rPr>
          <w:t>Coop et al., 2020</w:t>
        </w:r>
      </w:hyperlink>
      <w:r w:rsidR="00FD157D">
        <w:rPr>
          <w:noProof/>
          <w:sz w:val="24"/>
          <w:szCs w:val="24"/>
        </w:rPr>
        <w:t xml:space="preserve">; </w:t>
      </w:r>
      <w:hyperlink w:anchor="_ENREF_29" w:tooltip="Davis, 2019 #394" w:history="1">
        <w:r w:rsidR="001860FD" w:rsidRPr="001860FD">
          <w:rPr>
            <w:rStyle w:val="Hyperlink"/>
          </w:rPr>
          <w:t>Davis et al., 2019</w:t>
        </w:r>
      </w:hyperlink>
      <w:r w:rsidR="00FD157D">
        <w:rPr>
          <w:noProof/>
          <w:sz w:val="24"/>
          <w:szCs w:val="24"/>
        </w:rPr>
        <w:t xml:space="preserve">; </w:t>
      </w:r>
      <w:hyperlink w:anchor="_ENREF_106" w:tooltip="Reilly, 2020 #393" w:history="1">
        <w:r w:rsidR="001860FD" w:rsidRPr="001860FD">
          <w:rPr>
            <w:rStyle w:val="Hyperlink"/>
          </w:rPr>
          <w:t>Reilly et al., 2020</w:t>
        </w:r>
      </w:hyperlink>
      <w:r w:rsidR="00FD157D">
        <w:rPr>
          <w:noProof/>
          <w:sz w:val="24"/>
          <w:szCs w:val="24"/>
        </w:rPr>
        <w:t xml:space="preserve">; </w:t>
      </w:r>
      <w:hyperlink w:anchor="_ENREF_116" w:tooltip="Roccaforte, 2012 #290" w:history="1">
        <w:r w:rsidR="001860FD" w:rsidRPr="001860FD">
          <w:rPr>
            <w:rStyle w:val="Hyperlink"/>
          </w:rPr>
          <w:t>Roccaforte et al., 2012</w:t>
        </w:r>
      </w:hyperlink>
      <w:r w:rsidR="00FD157D">
        <w:rPr>
          <w:noProof/>
          <w:sz w:val="24"/>
          <w:szCs w:val="24"/>
        </w:rPr>
        <w:t>)</w:t>
      </w:r>
      <w:r w:rsidR="00EB4B89" w:rsidRPr="002C3867">
        <w:rPr>
          <w:sz w:val="24"/>
          <w:szCs w:val="24"/>
        </w:rPr>
        <w:fldChar w:fldCharType="end"/>
      </w:r>
      <w:r w:rsidRPr="002C3867">
        <w:rPr>
          <w:sz w:val="24"/>
          <w:szCs w:val="24"/>
          <w:lang w:val="en-US"/>
        </w:rPr>
        <w:t>. Understanding the impacts of restoration treatments is essential to guiding future land management decisions</w:t>
      </w:r>
      <w:r w:rsidR="001D4A7F" w:rsidRPr="002C3867">
        <w:rPr>
          <w:sz w:val="24"/>
          <w:szCs w:val="24"/>
          <w:lang w:val="en-US"/>
        </w:rPr>
        <w:t xml:space="preserve">. </w:t>
      </w:r>
      <w:r w:rsidR="004933BE" w:rsidRPr="002C3867">
        <w:rPr>
          <w:sz w:val="24"/>
          <w:szCs w:val="24"/>
          <w:lang w:val="en-US"/>
        </w:rPr>
        <w:t xml:space="preserve">However, the results presented here illustrate how treatment </w:t>
      </w:r>
      <w:r w:rsidRPr="002C3867">
        <w:rPr>
          <w:sz w:val="24"/>
          <w:szCs w:val="24"/>
          <w:lang w:val="en-US"/>
        </w:rPr>
        <w:t xml:space="preserve">effects may not </w:t>
      </w:r>
      <w:r w:rsidRPr="002C3867">
        <w:rPr>
          <w:sz w:val="24"/>
          <w:szCs w:val="24"/>
          <w:lang w:val="en-US"/>
        </w:rPr>
        <w:lastRenderedPageBreak/>
        <w:t>always be directly observable using predefined targets such as vegetation community or plant functional traits. For example, we found little statistical effect of biochar, mulch, or mulch + biochar treatments on plant functional trait variability of community composition</w:t>
      </w:r>
      <w:r w:rsidR="00D20D0C" w:rsidRPr="002C3867">
        <w:rPr>
          <w:sz w:val="24"/>
          <w:szCs w:val="24"/>
          <w:lang w:val="en-US"/>
        </w:rPr>
        <w:t xml:space="preserve"> (</w:t>
      </w:r>
      <w:r w:rsidR="00D20D0C" w:rsidRPr="002C3867">
        <w:rPr>
          <w:b/>
          <w:bCs/>
          <w:sz w:val="24"/>
          <w:szCs w:val="24"/>
          <w:lang w:val="en-US"/>
        </w:rPr>
        <w:t>Fig</w:t>
      </w:r>
      <w:r w:rsidR="00E7140A" w:rsidRPr="002C3867">
        <w:rPr>
          <w:b/>
          <w:bCs/>
          <w:sz w:val="24"/>
          <w:szCs w:val="24"/>
          <w:lang w:val="en-US"/>
        </w:rPr>
        <w:t>s</w:t>
      </w:r>
      <w:r w:rsidR="00D20D0C" w:rsidRPr="002C3867">
        <w:rPr>
          <w:b/>
          <w:bCs/>
          <w:sz w:val="24"/>
          <w:szCs w:val="24"/>
          <w:lang w:val="en-US"/>
        </w:rPr>
        <w:t>. 2</w:t>
      </w:r>
      <w:r w:rsidR="00E7140A" w:rsidRPr="002C3867">
        <w:rPr>
          <w:b/>
          <w:bCs/>
          <w:sz w:val="24"/>
          <w:szCs w:val="24"/>
          <w:lang w:val="en-US"/>
        </w:rPr>
        <w:t>, 3</w:t>
      </w:r>
      <w:r w:rsidR="00D20D0C" w:rsidRPr="002C3867">
        <w:rPr>
          <w:sz w:val="24"/>
          <w:szCs w:val="24"/>
          <w:lang w:val="en-US"/>
        </w:rPr>
        <w:t>)</w:t>
      </w:r>
      <w:r w:rsidRPr="002C3867">
        <w:rPr>
          <w:sz w:val="24"/>
          <w:szCs w:val="24"/>
          <w:lang w:val="en-US"/>
        </w:rPr>
        <w:t>. However, when all components of the system were separated and analyzed using</w:t>
      </w:r>
      <w:r w:rsidR="006E4326" w:rsidRPr="002C3867">
        <w:rPr>
          <w:sz w:val="24"/>
          <w:szCs w:val="24"/>
          <w:lang w:val="en-US"/>
        </w:rPr>
        <w:t xml:space="preserve"> random forests and</w:t>
      </w:r>
      <w:r w:rsidRPr="002C3867">
        <w:rPr>
          <w:sz w:val="24"/>
          <w:szCs w:val="24"/>
          <w:lang w:val="en-US"/>
        </w:rPr>
        <w:t xml:space="preserve"> SEMs, we found important </w:t>
      </w:r>
      <w:r w:rsidR="00845C6F" w:rsidRPr="002C3867">
        <w:rPr>
          <w:sz w:val="24"/>
          <w:szCs w:val="24"/>
          <w:lang w:val="en-US"/>
        </w:rPr>
        <w:t xml:space="preserve">non-linear and </w:t>
      </w:r>
      <w:r w:rsidRPr="002C3867">
        <w:rPr>
          <w:sz w:val="24"/>
          <w:szCs w:val="24"/>
          <w:lang w:val="en-US"/>
        </w:rPr>
        <w:t xml:space="preserve">indirect effects of amendments </w:t>
      </w:r>
      <w:r w:rsidR="006E4326" w:rsidRPr="002C3867">
        <w:rPr>
          <w:sz w:val="24"/>
          <w:szCs w:val="24"/>
          <w:lang w:val="en-US"/>
        </w:rPr>
        <w:t>through modifications</w:t>
      </w:r>
      <w:r w:rsidR="003D374E" w:rsidRPr="002C3867">
        <w:rPr>
          <w:sz w:val="24"/>
          <w:szCs w:val="24"/>
          <w:lang w:val="en-US"/>
        </w:rPr>
        <w:t xml:space="preserve"> </w:t>
      </w:r>
      <w:r w:rsidR="006E4326" w:rsidRPr="002C3867">
        <w:rPr>
          <w:sz w:val="24"/>
          <w:szCs w:val="24"/>
          <w:lang w:val="en-US"/>
        </w:rPr>
        <w:t>to</w:t>
      </w:r>
      <w:r w:rsidRPr="002C3867">
        <w:rPr>
          <w:sz w:val="24"/>
          <w:szCs w:val="24"/>
          <w:lang w:val="en-US"/>
        </w:rPr>
        <w:t xml:space="preserve"> soil chemistry, nutrients, and microorganisms</w:t>
      </w:r>
      <w:r w:rsidR="00E7140A" w:rsidRPr="002C3867">
        <w:rPr>
          <w:sz w:val="24"/>
          <w:szCs w:val="24"/>
          <w:lang w:val="en-US"/>
        </w:rPr>
        <w:t xml:space="preserve"> (</w:t>
      </w:r>
      <w:r w:rsidR="00E7140A" w:rsidRPr="002C3867">
        <w:rPr>
          <w:b/>
          <w:bCs/>
          <w:sz w:val="24"/>
          <w:szCs w:val="24"/>
          <w:lang w:val="en-US"/>
        </w:rPr>
        <w:t>Figs. 4-8</w:t>
      </w:r>
      <w:r w:rsidR="00E7140A" w:rsidRPr="002C3867">
        <w:rPr>
          <w:sz w:val="24"/>
          <w:szCs w:val="24"/>
          <w:lang w:val="en-US"/>
        </w:rPr>
        <w:t>)</w:t>
      </w:r>
      <w:r w:rsidRPr="002C3867">
        <w:rPr>
          <w:sz w:val="24"/>
          <w:szCs w:val="24"/>
          <w:lang w:val="en-US"/>
        </w:rPr>
        <w:t xml:space="preserve">. </w:t>
      </w:r>
      <w:r w:rsidR="00F06188" w:rsidRPr="002C3867">
        <w:rPr>
          <w:sz w:val="24"/>
          <w:szCs w:val="24"/>
          <w:lang w:val="en-US"/>
        </w:rPr>
        <w:t>The challenge in identifying these res</w:t>
      </w:r>
      <w:r w:rsidR="00575D77" w:rsidRPr="002C3867">
        <w:rPr>
          <w:sz w:val="24"/>
          <w:szCs w:val="24"/>
          <w:lang w:val="en-US"/>
        </w:rPr>
        <w:t>ponses</w:t>
      </w:r>
      <w:r w:rsidRPr="002C3867">
        <w:rPr>
          <w:sz w:val="24"/>
          <w:szCs w:val="24"/>
          <w:lang w:val="en-US"/>
        </w:rPr>
        <w:t xml:space="preserve"> is an important consideration for resource managers and scientists moving forward to improve effectiveness of rehabilitation treatments</w:t>
      </w:r>
      <w:r w:rsidR="00575D77" w:rsidRPr="002C3867">
        <w:rPr>
          <w:sz w:val="24"/>
          <w:szCs w:val="24"/>
          <w:lang w:val="en-US"/>
        </w:rPr>
        <w:t xml:space="preserve"> and</w:t>
      </w:r>
      <w:r w:rsidRPr="002C3867">
        <w:rPr>
          <w:sz w:val="24"/>
          <w:szCs w:val="24"/>
          <w:lang w:val="en-US"/>
        </w:rPr>
        <w:t xml:space="preserve"> understanding of how systems function following disturbance</w:t>
      </w:r>
      <w:r w:rsidR="003E7B19" w:rsidRPr="002C3867">
        <w:rPr>
          <w:sz w:val="24"/>
          <w:szCs w:val="24"/>
          <w:lang w:val="en-US"/>
        </w:rPr>
        <w:t xml:space="preserve"> </w:t>
      </w:r>
      <w:r w:rsidR="003E7B19" w:rsidRPr="002C3867">
        <w:rPr>
          <w:sz w:val="24"/>
          <w:szCs w:val="24"/>
        </w:rPr>
        <w:fldChar w:fldCharType="begin"/>
      </w:r>
      <w:r w:rsidR="00FD157D">
        <w:rPr>
          <w:sz w:val="24"/>
          <w:szCs w:val="24"/>
        </w:rPr>
        <w:instrText xml:space="preserve"> ADDIN EN.CITE &lt;EndNote&gt;&lt;Cite&gt;&lt;Author&gt;Barnard&lt;/Author&gt;&lt;Year&gt;2019&lt;/Year&gt;&lt;RecNum&gt;6&lt;/RecNum&gt;&lt;DisplayText&gt;(Barnard et al., 2019)&lt;/DisplayText&gt;&lt;record&gt;&lt;rec-number&gt;6&lt;/rec-number&gt;&lt;foreign-keys&gt;&lt;key app="EN" db-id="psp5wa0pi9f5weevsxkxzdekszp2z090pt9e" timestamp="1620074079"&gt;6&lt;/key&gt;&lt;/foreign-keys&gt;&lt;ref-type name="Journal Article"&gt;17&lt;/ref-type&gt;&lt;contributors&gt;&lt;authors&gt;&lt;author&gt;Barnard, David M&lt;/author&gt;&lt;author&gt;Germino, Matthew J&lt;/author&gt;&lt;author&gt;Pilliod, David S&lt;/author&gt;&lt;author&gt;Arkle, Robert S&lt;/author&gt;&lt;author&gt;Applestein, Cara&lt;/author&gt;&lt;author&gt;Davidson, Bill E&lt;/author&gt;&lt;author&gt;Fisk, Matthew R&lt;/author&gt;&lt;/authors&gt;&lt;/contributors&gt;&lt;titles&gt;&lt;title&gt;Cannot see the random forest for the decision trees: selecting predictive models for restoration ecology&lt;/title&gt;&lt;secondary-title&gt;Restoration Ecology&lt;/secondary-title&gt;&lt;/titles&gt;&lt;periodical&gt;&lt;full-title&gt;Restoration Ecology&lt;/full-title&gt;&lt;/periodical&gt;&lt;pages&gt;1053-1063&lt;/pages&gt;&lt;volume&gt;27&lt;/volume&gt;&lt;number&gt;5&lt;/number&gt;&lt;dates&gt;&lt;year&gt;2019&lt;/year&gt;&lt;/dates&gt;&lt;isbn&gt;1061-2971&lt;/isbn&gt;&lt;urls&gt;&lt;/urls&gt;&lt;/record&gt;&lt;/Cite&gt;&lt;/EndNote&gt;</w:instrText>
      </w:r>
      <w:r w:rsidR="003E7B19" w:rsidRPr="002C3867">
        <w:rPr>
          <w:sz w:val="24"/>
          <w:szCs w:val="24"/>
        </w:rPr>
        <w:fldChar w:fldCharType="separate"/>
      </w:r>
      <w:r w:rsidR="00FD157D">
        <w:rPr>
          <w:noProof/>
          <w:sz w:val="24"/>
          <w:szCs w:val="24"/>
        </w:rPr>
        <w:t>(</w:t>
      </w:r>
      <w:hyperlink w:anchor="_ENREF_12" w:tooltip="Barnard, 2019 #6" w:history="1">
        <w:r w:rsidR="001860FD" w:rsidRPr="001860FD">
          <w:rPr>
            <w:rStyle w:val="Hyperlink"/>
          </w:rPr>
          <w:t>Barnard et al., 2019</w:t>
        </w:r>
      </w:hyperlink>
      <w:r w:rsidR="00FD157D">
        <w:rPr>
          <w:noProof/>
          <w:sz w:val="24"/>
          <w:szCs w:val="24"/>
        </w:rPr>
        <w:t>)</w:t>
      </w:r>
      <w:r w:rsidR="003E7B19" w:rsidRPr="002C3867">
        <w:rPr>
          <w:sz w:val="24"/>
          <w:szCs w:val="24"/>
        </w:rPr>
        <w:fldChar w:fldCharType="end"/>
      </w:r>
      <w:r w:rsidRPr="002C3867">
        <w:rPr>
          <w:sz w:val="24"/>
          <w:szCs w:val="24"/>
          <w:lang w:val="en-US"/>
        </w:rPr>
        <w:t>.</w:t>
      </w:r>
    </w:p>
    <w:p w14:paraId="7BDB6BDE" w14:textId="11542EDB" w:rsidR="00387D62" w:rsidRPr="002C3867" w:rsidRDefault="78C86198" w:rsidP="5459D6A1">
      <w:pPr>
        <w:spacing w:after="240" w:line="360" w:lineRule="auto"/>
        <w:rPr>
          <w:sz w:val="24"/>
          <w:szCs w:val="24"/>
          <w:lang w:val="en-US"/>
        </w:rPr>
      </w:pPr>
      <w:r w:rsidRPr="002C3867">
        <w:rPr>
          <w:sz w:val="24"/>
          <w:szCs w:val="24"/>
          <w:lang w:val="en-US"/>
        </w:rPr>
        <w:t xml:space="preserve">Degraded forest ecosystems are increasing globally, </w:t>
      </w:r>
      <w:r w:rsidR="614C10FB" w:rsidRPr="002C3867">
        <w:rPr>
          <w:sz w:val="24"/>
          <w:szCs w:val="24"/>
          <w:lang w:val="en-US"/>
        </w:rPr>
        <w:t>underscoring the need for actionable restoration practices</w:t>
      </w:r>
      <w:r w:rsidR="64FDBBAF" w:rsidRPr="002C3867">
        <w:rPr>
          <w:sz w:val="24"/>
          <w:szCs w:val="24"/>
          <w:lang w:val="en-US"/>
        </w:rPr>
        <w:t xml:space="preserve"> to retain important ecosystem services </w:t>
      </w:r>
      <w:r w:rsidR="001D3A7B" w:rsidRPr="002C3867">
        <w:rPr>
          <w:sz w:val="24"/>
          <w:szCs w:val="24"/>
          <w:lang w:val="en-US"/>
        </w:rPr>
        <w:fldChar w:fldCharType="begin"/>
      </w:r>
      <w:r w:rsidR="00FD157D">
        <w:rPr>
          <w:sz w:val="24"/>
          <w:szCs w:val="24"/>
          <w:lang w:val="en-US"/>
        </w:rPr>
        <w:instrText xml:space="preserve"> ADDIN EN.CITE &lt;EndNote&gt;&lt;Cite&gt;&lt;Author&gt;Zirbel&lt;/Author&gt;&lt;Year&gt;2017&lt;/Year&gt;&lt;RecNum&gt;499&lt;/RecNum&gt;&lt;DisplayText&gt;(Hastings et al., 2020; Zirbel et al., 2017)&lt;/DisplayText&gt;&lt;record&gt;&lt;rec-number&gt;499&lt;/rec-number&gt;&lt;foreign-keys&gt;&lt;key app="EN" db-id="psp5wa0pi9f5weevsxkxzdekszp2z090pt9e" timestamp="1736717590"&gt;499&lt;/key&gt;&lt;/foreign-keys&gt;&lt;ref-type name="Journal Article"&gt;17&lt;/ref-type&gt;&lt;contributors&gt;&lt;authors&gt;&lt;author&gt;Zirbel, Chad R&lt;/author&gt;&lt;author&gt;Bassett, Tyler&lt;/author&gt;&lt;author&gt;Grman, Emily&lt;/author&gt;&lt;author&gt;Brudvig, Lars A&lt;/author&gt;&lt;/authors&gt;&lt;/contributors&gt;&lt;titles&gt;&lt;title&gt;Plant functional traits and environmental conditions shape community assembly and ecosystem functioning during restoration&lt;/title&gt;&lt;secondary-title&gt;Journal of Applied Ecology&lt;/secondary-title&gt;&lt;/titles&gt;&lt;periodical&gt;&lt;full-title&gt;Journal of Applied Ecology&lt;/full-title&gt;&lt;/periodical&gt;&lt;pages&gt;1070-1079&lt;/pages&gt;&lt;volume&gt;54&lt;/volume&gt;&lt;number&gt;4&lt;/number&gt;&lt;dates&gt;&lt;year&gt;2017&lt;/year&gt;&lt;/dates&gt;&lt;isbn&gt;0021-8901&lt;/isbn&gt;&lt;urls&gt;&lt;/urls&gt;&lt;/record&gt;&lt;/Cite&gt;&lt;Cite&gt;&lt;Author&gt;Hastings&lt;/Author&gt;&lt;Year&gt;2020&lt;/Year&gt;&lt;RecNum&gt;500&lt;/RecNum&gt;&lt;record&gt;&lt;rec-number&gt;500&lt;/rec-number&gt;&lt;foreign-keys&gt;&lt;key app="EN" db-id="psp5wa0pi9f5weevsxkxzdekszp2z090pt9e" timestamp="1736717633"&gt;500&lt;/key&gt;&lt;/foreign-keys&gt;&lt;ref-type name="Journal Article"&gt;17&lt;/ref-type&gt;&lt;contributors&gt;&lt;authors&gt;&lt;author&gt;Hastings, Zoe&lt;/author&gt;&lt;author&gt;Ticktin, Tamara&lt;/author&gt;&lt;author&gt;Botelho, Mahealani&lt;/author&gt;&lt;author&gt;Reppun, Nicholas&lt;/author&gt;&lt;author&gt;Kukea</w:instrText>
      </w:r>
      <w:r w:rsidR="00FD157D">
        <w:rPr>
          <w:rFonts w:ascii="Cambria Math" w:hAnsi="Cambria Math" w:cs="Cambria Math"/>
          <w:sz w:val="24"/>
          <w:szCs w:val="24"/>
          <w:lang w:val="en-US"/>
        </w:rPr>
        <w:instrText>‐</w:instrText>
      </w:r>
      <w:r w:rsidR="00FD157D">
        <w:rPr>
          <w:sz w:val="24"/>
          <w:szCs w:val="24"/>
          <w:lang w:val="en-US"/>
        </w:rPr>
        <w:instrText>Shultz, Kanekoa&lt;/author&gt;&lt;author&gt;Wong, Maile&lt;/author&gt;&lt;author&gt;Melone, Angelica&lt;/author&gt;&lt;author&gt;Bremer, Leah&lt;/author&gt;&lt;/authors&gt;&lt;/contributors&gt;&lt;titles&gt;&lt;title&gt;Integrating co</w:instrText>
      </w:r>
      <w:r w:rsidR="00FD157D">
        <w:rPr>
          <w:rFonts w:ascii="Cambria Math" w:hAnsi="Cambria Math" w:cs="Cambria Math"/>
          <w:sz w:val="24"/>
          <w:szCs w:val="24"/>
          <w:lang w:val="en-US"/>
        </w:rPr>
        <w:instrText>‐</w:instrText>
      </w:r>
      <w:r w:rsidR="00FD157D">
        <w:rPr>
          <w:sz w:val="24"/>
          <w:szCs w:val="24"/>
          <w:lang w:val="en-US"/>
        </w:rPr>
        <w:instrText>production and functional trait approaches for inclusive and scalable restoration solutions&lt;/title&gt;&lt;secondary-title&gt;Conservation Science and Practice&lt;/secondary-title&gt;&lt;/titles&gt;&lt;periodical&gt;&lt;full-title&gt;Conservation Science and Practice&lt;/full-title&gt;&lt;/periodical&gt;&lt;pages&gt;e250&lt;/pages&gt;&lt;volume&gt;2&lt;/volume&gt;&lt;number&gt;9&lt;/number&gt;&lt;dates&gt;&lt;year&gt;2020&lt;/year&gt;&lt;/dates&gt;&lt;isbn&gt;2578-4854&lt;/isbn&gt;&lt;urls&gt;&lt;/urls&gt;&lt;/record&gt;&lt;/Cite&gt;&lt;/EndNote&gt;</w:instrText>
      </w:r>
      <w:r w:rsidR="001D3A7B" w:rsidRPr="002C3867">
        <w:rPr>
          <w:sz w:val="24"/>
          <w:szCs w:val="24"/>
          <w:lang w:val="en-US"/>
        </w:rPr>
        <w:fldChar w:fldCharType="separate"/>
      </w:r>
      <w:r w:rsidR="00FD157D">
        <w:rPr>
          <w:noProof/>
          <w:sz w:val="24"/>
          <w:szCs w:val="24"/>
          <w:lang w:val="en-US"/>
        </w:rPr>
        <w:t>(</w:t>
      </w:r>
      <w:hyperlink w:anchor="_ENREF_52" w:tooltip="Hastings, 2020 #500" w:history="1">
        <w:r w:rsidR="001860FD" w:rsidRPr="001860FD">
          <w:rPr>
            <w:rStyle w:val="Hyperlink"/>
          </w:rPr>
          <w:t>Hastings et al., 2020</w:t>
        </w:r>
      </w:hyperlink>
      <w:r w:rsidR="00FD157D">
        <w:rPr>
          <w:noProof/>
          <w:sz w:val="24"/>
          <w:szCs w:val="24"/>
          <w:lang w:val="en-US"/>
        </w:rPr>
        <w:t xml:space="preserve">; </w:t>
      </w:r>
      <w:hyperlink w:anchor="_ENREF_147" w:tooltip="Zirbel, 2017 #499" w:history="1">
        <w:r w:rsidR="001860FD" w:rsidRPr="001860FD">
          <w:rPr>
            <w:rStyle w:val="Hyperlink"/>
          </w:rPr>
          <w:t>Zirbel et al., 2017</w:t>
        </w:r>
      </w:hyperlink>
      <w:r w:rsidR="00FD157D">
        <w:rPr>
          <w:noProof/>
          <w:sz w:val="24"/>
          <w:szCs w:val="24"/>
          <w:lang w:val="en-US"/>
        </w:rPr>
        <w:t>)</w:t>
      </w:r>
      <w:r w:rsidR="001D3A7B" w:rsidRPr="002C3867">
        <w:rPr>
          <w:sz w:val="24"/>
          <w:szCs w:val="24"/>
          <w:lang w:val="en-US"/>
        </w:rPr>
        <w:fldChar w:fldCharType="end"/>
      </w:r>
      <w:r w:rsidR="6EEBC6EE" w:rsidRPr="002C3867">
        <w:rPr>
          <w:sz w:val="24"/>
          <w:szCs w:val="24"/>
          <w:lang w:val="en-US"/>
        </w:rPr>
        <w:t xml:space="preserve">. Restoration projects </w:t>
      </w:r>
      <w:r w:rsidR="00C0224B">
        <w:rPr>
          <w:sz w:val="24"/>
          <w:szCs w:val="24"/>
          <w:lang w:val="en-US"/>
        </w:rPr>
        <w:t>have increasingly</w:t>
      </w:r>
      <w:r w:rsidR="5E6A8E9B" w:rsidRPr="002C3867">
        <w:rPr>
          <w:sz w:val="24"/>
          <w:szCs w:val="24"/>
          <w:lang w:val="en-US"/>
        </w:rPr>
        <w:t xml:space="preserve"> </w:t>
      </w:r>
      <w:r w:rsidR="3BBB10E4" w:rsidRPr="002C3867">
        <w:rPr>
          <w:sz w:val="24"/>
          <w:szCs w:val="24"/>
          <w:lang w:val="en-US"/>
        </w:rPr>
        <w:t>emphasiz</w:t>
      </w:r>
      <w:r w:rsidR="6205DE25" w:rsidRPr="002C3867">
        <w:rPr>
          <w:sz w:val="24"/>
          <w:szCs w:val="24"/>
          <w:lang w:val="en-US"/>
        </w:rPr>
        <w:t>e</w:t>
      </w:r>
      <w:r w:rsidR="00C0224B">
        <w:rPr>
          <w:sz w:val="24"/>
          <w:szCs w:val="24"/>
          <w:lang w:val="en-US"/>
        </w:rPr>
        <w:t>d</w:t>
      </w:r>
      <w:r w:rsidR="6205DE25" w:rsidRPr="002C3867">
        <w:rPr>
          <w:sz w:val="24"/>
          <w:szCs w:val="24"/>
          <w:lang w:val="en-US"/>
        </w:rPr>
        <w:t xml:space="preserve"> the</w:t>
      </w:r>
      <w:r w:rsidR="3BBB10E4" w:rsidRPr="002C3867">
        <w:rPr>
          <w:sz w:val="24"/>
          <w:szCs w:val="24"/>
          <w:lang w:val="en-US"/>
        </w:rPr>
        <w:t xml:space="preserve"> restor</w:t>
      </w:r>
      <w:r w:rsidR="6205DE25" w:rsidRPr="002C3867">
        <w:rPr>
          <w:sz w:val="24"/>
          <w:szCs w:val="24"/>
          <w:lang w:val="en-US"/>
        </w:rPr>
        <w:t>ation of</w:t>
      </w:r>
      <w:r w:rsidR="3BBB10E4" w:rsidRPr="002C3867">
        <w:rPr>
          <w:sz w:val="24"/>
          <w:szCs w:val="24"/>
          <w:lang w:val="en-US"/>
        </w:rPr>
        <w:t xml:space="preserve"> ecosystem services </w:t>
      </w:r>
      <w:r w:rsidR="00055382">
        <w:rPr>
          <w:sz w:val="24"/>
          <w:szCs w:val="24"/>
          <w:lang w:val="en-US"/>
        </w:rPr>
        <w:t xml:space="preserve">and function </w:t>
      </w:r>
      <w:r w:rsidR="3BBB10E4" w:rsidRPr="002C3867">
        <w:rPr>
          <w:sz w:val="24"/>
          <w:szCs w:val="24"/>
          <w:lang w:val="en-US"/>
        </w:rPr>
        <w:t>rather than returning</w:t>
      </w:r>
      <w:r w:rsidR="59FFE846" w:rsidRPr="002C3867">
        <w:rPr>
          <w:sz w:val="24"/>
          <w:szCs w:val="24"/>
          <w:lang w:val="en-US"/>
        </w:rPr>
        <w:t xml:space="preserve"> to pre-disturbance conditions </w:t>
      </w:r>
      <w:r w:rsidR="00571ECF" w:rsidRPr="002C3867">
        <w:rPr>
          <w:sz w:val="24"/>
          <w:szCs w:val="24"/>
          <w:lang w:val="en-US"/>
        </w:rPr>
        <w:fldChar w:fldCharType="begin">
          <w:fldData xml:space="preserve">PEVuZE5vdGU+PENpdGU+PEF1dGhvcj5TdWRpbmc8L0F1dGhvcj48WWVhcj4yMDExPC9ZZWFyPjxS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</w:fldData>
        </w:fldChar>
      </w:r>
      <w:r w:rsidR="00FD157D">
        <w:rPr>
          <w:sz w:val="24"/>
          <w:szCs w:val="24"/>
          <w:lang w:val="en-US"/>
        </w:rPr>
        <w:instrText xml:space="preserve"> ADDIN EN.CITE </w:instrText>
      </w:r>
      <w:r w:rsidR="00FD157D">
        <w:rPr>
          <w:sz w:val="24"/>
          <w:szCs w:val="24"/>
          <w:lang w:val="en-US"/>
        </w:rPr>
        <w:fldChar w:fldCharType="begin">
          <w:fldData xml:space="preserve">PEVuZE5vdGU+PENpdGU+PEF1dGhvcj5TdWRpbmc8L0F1dGhvcj48WWVhcj4yMDExPC9ZZWFyPjxS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</w:fldData>
        </w:fldChar>
      </w:r>
      <w:r w:rsidR="00FD157D">
        <w:rPr>
          <w:sz w:val="24"/>
          <w:szCs w:val="24"/>
          <w:lang w:val="en-US"/>
        </w:rPr>
        <w:instrText xml:space="preserve"> ADDIN EN.CITE.DATA </w:instrText>
      </w:r>
      <w:r w:rsidR="00FD157D">
        <w:rPr>
          <w:sz w:val="24"/>
          <w:szCs w:val="24"/>
          <w:lang w:val="en-US"/>
        </w:rPr>
      </w:r>
      <w:r w:rsidR="00FD157D">
        <w:rPr>
          <w:sz w:val="24"/>
          <w:szCs w:val="24"/>
          <w:lang w:val="en-US"/>
        </w:rPr>
        <w:fldChar w:fldCharType="end"/>
      </w:r>
      <w:r w:rsidR="00571ECF" w:rsidRPr="002C3867">
        <w:rPr>
          <w:sz w:val="24"/>
          <w:szCs w:val="24"/>
          <w:lang w:val="en-US"/>
        </w:rPr>
      </w:r>
      <w:r w:rsidR="00571ECF" w:rsidRPr="002C3867">
        <w:rPr>
          <w:sz w:val="24"/>
          <w:szCs w:val="24"/>
          <w:lang w:val="en-US"/>
        </w:rPr>
        <w:fldChar w:fldCharType="separate"/>
      </w:r>
      <w:r w:rsidR="00FD157D">
        <w:rPr>
          <w:noProof/>
          <w:sz w:val="24"/>
          <w:szCs w:val="24"/>
          <w:lang w:val="en-US"/>
        </w:rPr>
        <w:t>(</w:t>
      </w:r>
      <w:hyperlink w:anchor="_ENREF_69" w:tooltip="Kollmann, 2016 #501" w:history="1">
        <w:r w:rsidR="001860FD" w:rsidRPr="001860FD">
          <w:rPr>
            <w:rStyle w:val="Hyperlink"/>
          </w:rPr>
          <w:t>Kollmann et al., 2016</w:t>
        </w:r>
      </w:hyperlink>
      <w:r w:rsidR="00FD157D">
        <w:rPr>
          <w:noProof/>
          <w:sz w:val="24"/>
          <w:szCs w:val="24"/>
          <w:lang w:val="en-US"/>
        </w:rPr>
        <w:t xml:space="preserve">; </w:t>
      </w:r>
      <w:hyperlink w:anchor="_ENREF_80" w:tooltip="Merchant, 2023 #502" w:history="1">
        <w:r w:rsidR="001860FD" w:rsidRPr="001860FD">
          <w:rPr>
            <w:rStyle w:val="Hyperlink"/>
          </w:rPr>
          <w:t>Merchant et al., 2023</w:t>
        </w:r>
      </w:hyperlink>
      <w:r w:rsidR="00FD157D">
        <w:rPr>
          <w:noProof/>
          <w:sz w:val="24"/>
          <w:szCs w:val="24"/>
          <w:lang w:val="en-US"/>
        </w:rPr>
        <w:t xml:space="preserve">; </w:t>
      </w:r>
      <w:hyperlink w:anchor="_ENREF_128" w:tooltip="Suding, 2011 #481" w:history="1">
        <w:r w:rsidR="001860FD" w:rsidRPr="001860FD">
          <w:rPr>
            <w:rStyle w:val="Hyperlink"/>
          </w:rPr>
          <w:t>Suding, 2011</w:t>
        </w:r>
      </w:hyperlink>
      <w:r w:rsidR="00FD157D">
        <w:rPr>
          <w:noProof/>
          <w:sz w:val="24"/>
          <w:szCs w:val="24"/>
          <w:lang w:val="en-US"/>
        </w:rPr>
        <w:t>)</w:t>
      </w:r>
      <w:r w:rsidR="00571ECF" w:rsidRPr="002C3867">
        <w:rPr>
          <w:sz w:val="24"/>
          <w:szCs w:val="24"/>
          <w:lang w:val="en-US"/>
        </w:rPr>
        <w:fldChar w:fldCharType="end"/>
      </w:r>
      <w:r w:rsidR="585055DF" w:rsidRPr="002C3867">
        <w:rPr>
          <w:sz w:val="24"/>
          <w:szCs w:val="24"/>
          <w:lang w:val="en-US"/>
        </w:rPr>
        <w:t xml:space="preserve">. This study </w:t>
      </w:r>
      <w:r w:rsidR="7F9BEB61" w:rsidRPr="002C3867">
        <w:rPr>
          <w:sz w:val="24"/>
          <w:szCs w:val="24"/>
          <w:lang w:val="en-US"/>
        </w:rPr>
        <w:t xml:space="preserve">advances understanding by </w:t>
      </w:r>
      <w:r w:rsidR="77532F9B" w:rsidRPr="002C3867">
        <w:rPr>
          <w:sz w:val="24"/>
          <w:szCs w:val="24"/>
          <w:lang w:val="en-US"/>
        </w:rPr>
        <w:t>quantifying</w:t>
      </w:r>
      <w:r w:rsidR="7F9BEB61" w:rsidRPr="002C3867">
        <w:rPr>
          <w:sz w:val="24"/>
          <w:szCs w:val="24"/>
          <w:lang w:val="en-US"/>
        </w:rPr>
        <w:t xml:space="preserve"> how </w:t>
      </w:r>
      <w:r w:rsidR="77532F9B" w:rsidRPr="002C3867">
        <w:rPr>
          <w:sz w:val="24"/>
          <w:szCs w:val="24"/>
          <w:lang w:val="en-US"/>
        </w:rPr>
        <w:t xml:space="preserve">plant functional </w:t>
      </w:r>
      <w:r w:rsidR="7F9BEB61" w:rsidRPr="002C3867">
        <w:rPr>
          <w:sz w:val="24"/>
          <w:szCs w:val="24"/>
          <w:lang w:val="en-US"/>
        </w:rPr>
        <w:t xml:space="preserve">traits </w:t>
      </w:r>
      <w:r w:rsidR="35225B6E" w:rsidRPr="002C3867">
        <w:rPr>
          <w:sz w:val="24"/>
          <w:szCs w:val="24"/>
          <w:lang w:val="en-US"/>
        </w:rPr>
        <w:t xml:space="preserve">respond </w:t>
      </w:r>
      <w:r w:rsidR="363D92BE" w:rsidRPr="002C3867">
        <w:rPr>
          <w:sz w:val="24"/>
          <w:szCs w:val="24"/>
          <w:lang w:val="en-US"/>
        </w:rPr>
        <w:t xml:space="preserve">directly and indirectly </w:t>
      </w:r>
      <w:r w:rsidR="35225B6E" w:rsidRPr="002C3867">
        <w:rPr>
          <w:sz w:val="24"/>
          <w:szCs w:val="24"/>
          <w:lang w:val="en-US"/>
        </w:rPr>
        <w:t>to restoration treatments such as soil amendment application</w:t>
      </w:r>
      <w:r w:rsidR="4CA14D34" w:rsidRPr="002C3867">
        <w:rPr>
          <w:sz w:val="24"/>
          <w:szCs w:val="24"/>
          <w:lang w:val="en-US"/>
        </w:rPr>
        <w:t xml:space="preserve"> (</w:t>
      </w:r>
      <w:r w:rsidR="4CA14D34" w:rsidRPr="002C3867">
        <w:rPr>
          <w:b/>
          <w:bCs/>
          <w:sz w:val="24"/>
          <w:szCs w:val="24"/>
          <w:lang w:val="en-US"/>
        </w:rPr>
        <w:t>Figs. 4-8</w:t>
      </w:r>
      <w:r w:rsidR="4CA14D34" w:rsidRPr="002C3867">
        <w:rPr>
          <w:sz w:val="24"/>
          <w:szCs w:val="24"/>
          <w:lang w:val="en-US"/>
        </w:rPr>
        <w:t>)</w:t>
      </w:r>
      <w:r w:rsidR="35225B6E" w:rsidRPr="002C3867">
        <w:rPr>
          <w:sz w:val="24"/>
          <w:szCs w:val="24"/>
          <w:lang w:val="en-US"/>
        </w:rPr>
        <w:t xml:space="preserve">. </w:t>
      </w:r>
      <w:r w:rsidR="66D5EF18" w:rsidRPr="002C3867">
        <w:rPr>
          <w:sz w:val="24"/>
          <w:szCs w:val="24"/>
          <w:lang w:val="en-US"/>
        </w:rPr>
        <w:t xml:space="preserve">This understanding improves trait-based restoration approaches </w:t>
      </w:r>
      <w:r w:rsidR="004C3265" w:rsidRPr="002C3867">
        <w:rPr>
          <w:sz w:val="24"/>
          <w:szCs w:val="24"/>
          <w:lang w:val="en-US"/>
        </w:rPr>
        <w:t>that</w:t>
      </w:r>
      <w:r w:rsidR="66D5EF18" w:rsidRPr="002C3867">
        <w:rPr>
          <w:sz w:val="24"/>
          <w:szCs w:val="24"/>
          <w:lang w:val="en-US"/>
        </w:rPr>
        <w:t xml:space="preserve"> link plant traits to ec</w:t>
      </w:r>
      <w:r w:rsidR="2BE53C74" w:rsidRPr="002C3867">
        <w:rPr>
          <w:sz w:val="24"/>
          <w:szCs w:val="24"/>
          <w:lang w:val="en-US"/>
        </w:rPr>
        <w:t xml:space="preserve">osystem </w:t>
      </w:r>
      <w:r w:rsidR="03A92B3F" w:rsidRPr="002C3867">
        <w:rPr>
          <w:sz w:val="24"/>
          <w:szCs w:val="24"/>
          <w:lang w:val="en-US"/>
        </w:rPr>
        <w:t>functions and</w:t>
      </w:r>
      <w:r w:rsidR="4FDA30D9" w:rsidRPr="002C3867">
        <w:rPr>
          <w:sz w:val="24"/>
          <w:szCs w:val="24"/>
          <w:lang w:val="en-US"/>
        </w:rPr>
        <w:t xml:space="preserve"> </w:t>
      </w:r>
      <w:r w:rsidR="3346071C" w:rsidRPr="002C3867">
        <w:rPr>
          <w:sz w:val="24"/>
          <w:szCs w:val="24"/>
          <w:lang w:val="en-US"/>
        </w:rPr>
        <w:t>focus on recovery of</w:t>
      </w:r>
      <w:r w:rsidR="2BE53C74" w:rsidRPr="002C3867">
        <w:rPr>
          <w:sz w:val="24"/>
          <w:szCs w:val="24"/>
          <w:lang w:val="en-US"/>
        </w:rPr>
        <w:t xml:space="preserve"> ecosystem services in restoration treatment planning </w:t>
      </w:r>
      <w:r w:rsidR="00066190" w:rsidRPr="002C3867">
        <w:rPr>
          <w:sz w:val="24"/>
          <w:szCs w:val="24"/>
          <w:lang w:val="en-US"/>
        </w:rPr>
        <w:fldChar w:fldCharType="begin"/>
      </w:r>
      <w:r w:rsidR="00FD157D">
        <w:rPr>
          <w:sz w:val="24"/>
          <w:szCs w:val="24"/>
          <w:lang w:val="en-US"/>
        </w:rPr>
        <w:instrText xml:space="preserve"> ADDIN EN.CITE &lt;EndNote&gt;&lt;Cite&gt;&lt;Author&gt;Aubin&lt;/Author&gt;&lt;Year&gt;2024&lt;/Year&gt;&lt;RecNum&gt;478&lt;/RecNum&gt;&lt;DisplayText&gt;(Aubin et al., 2024)&lt;/DisplayText&gt;&lt;record&gt;&lt;rec-number&gt;478&lt;/rec-number&gt;&lt;foreign-keys&gt;&lt;key app="EN" db-id="psp5wa0pi9f5weevsxkxzdekszp2z090pt9e" timestamp="1735681656"&gt;478&lt;/key&gt;&lt;/foreign-keys&gt;&lt;ref-type name="Journal Article"&gt;17&lt;/ref-type&gt;&lt;contributors&gt;&lt;authors&gt;&lt;author&gt;Aubin, Isabelle&lt;/author&gt;&lt;author&gt;Deschênes, Élise&lt;/author&gt;&lt;author&gt;Santala, Kierann R&lt;/author&gt;&lt;author&gt;Emilson, Erik JS&lt;/author&gt;&lt;author&gt;Schoonmaker, Amanda L&lt;/author&gt;&lt;author&gt;McIntosh, Anne CS&lt;/author&gt;&lt;author&gt;Bourgeois, Bérenger&lt;/author&gt;&lt;author&gt;Cardou, Françoise&lt;/author&gt;&lt;author&gt;Dupuch, Angélique&lt;/author&gt;&lt;author&gt;Handa, I Tanya&lt;/author&gt;&lt;/authors&gt;&lt;/contributors&gt;&lt;titles&gt;&lt;title&gt;Restoring forest ecosystem services through trait-based ecology&lt;/title&gt;&lt;secondary-title&gt;Environmental Reviews&lt;/secondary-title&gt;&lt;/titles&gt;&lt;periodical&gt;&lt;full-title&gt;Environmental Reviews&lt;/full-title&gt;&lt;/periodical&gt;&lt;pages&gt;498-524&lt;/pages&gt;&lt;volume&gt;32&lt;/volume&gt;&lt;number&gt;4&lt;/number&gt;&lt;dates&gt;&lt;year&gt;2024&lt;/year&gt;&lt;/dates&gt;&lt;isbn&gt;1181-8700&lt;/isbn&gt;&lt;urls&gt;&lt;/urls&gt;&lt;/record&gt;&lt;/Cite&gt;&lt;/EndNote&gt;</w:instrText>
      </w:r>
      <w:r w:rsidR="00066190" w:rsidRPr="002C3867">
        <w:rPr>
          <w:sz w:val="24"/>
          <w:szCs w:val="24"/>
          <w:lang w:val="en-US"/>
        </w:rPr>
        <w:fldChar w:fldCharType="separate"/>
      </w:r>
      <w:r w:rsidR="00FD157D">
        <w:rPr>
          <w:noProof/>
          <w:sz w:val="24"/>
          <w:szCs w:val="24"/>
          <w:lang w:val="en-US"/>
        </w:rPr>
        <w:t>(</w:t>
      </w:r>
      <w:hyperlink w:anchor="_ENREF_9" w:tooltip="Aubin, 2024 #478" w:history="1">
        <w:r w:rsidR="001860FD" w:rsidRPr="001860FD">
          <w:rPr>
            <w:rStyle w:val="Hyperlink"/>
          </w:rPr>
          <w:t>Aubin et al., 2024</w:t>
        </w:r>
      </w:hyperlink>
      <w:r w:rsidR="00FD157D">
        <w:rPr>
          <w:noProof/>
          <w:sz w:val="24"/>
          <w:szCs w:val="24"/>
          <w:lang w:val="en-US"/>
        </w:rPr>
        <w:t>)</w:t>
      </w:r>
      <w:r w:rsidR="00066190" w:rsidRPr="002C3867">
        <w:rPr>
          <w:sz w:val="24"/>
          <w:szCs w:val="24"/>
          <w:lang w:val="en-US"/>
        </w:rPr>
        <w:fldChar w:fldCharType="end"/>
      </w:r>
      <w:r w:rsidR="7EE3ABBE" w:rsidRPr="002C3867">
        <w:rPr>
          <w:sz w:val="24"/>
          <w:szCs w:val="24"/>
          <w:lang w:val="en-US"/>
        </w:rPr>
        <w:t xml:space="preserve">. </w:t>
      </w:r>
      <w:r w:rsidR="16E3AE06" w:rsidRPr="002C3867">
        <w:rPr>
          <w:sz w:val="24"/>
          <w:szCs w:val="24"/>
          <w:lang w:val="en-US"/>
        </w:rPr>
        <w:t xml:space="preserve">Despite </w:t>
      </w:r>
      <w:proofErr w:type="gramStart"/>
      <w:r w:rsidR="16E3AE06" w:rsidRPr="002C3867">
        <w:rPr>
          <w:sz w:val="24"/>
          <w:szCs w:val="24"/>
          <w:lang w:val="en-US"/>
        </w:rPr>
        <w:t>a growing</w:t>
      </w:r>
      <w:proofErr w:type="gramEnd"/>
      <w:r w:rsidR="16E3AE06" w:rsidRPr="002C3867">
        <w:rPr>
          <w:sz w:val="24"/>
          <w:szCs w:val="24"/>
          <w:lang w:val="en-US"/>
        </w:rPr>
        <w:t xml:space="preserve"> use of </w:t>
      </w:r>
      <w:r w:rsidR="56783C0B" w:rsidRPr="002C3867">
        <w:rPr>
          <w:sz w:val="24"/>
          <w:szCs w:val="24"/>
          <w:lang w:val="en-US"/>
        </w:rPr>
        <w:t>trait-based approaches</w:t>
      </w:r>
      <w:r w:rsidR="16E3AE06" w:rsidRPr="002C3867">
        <w:rPr>
          <w:sz w:val="24"/>
          <w:szCs w:val="24"/>
          <w:lang w:val="en-US"/>
        </w:rPr>
        <w:t xml:space="preserve">, </w:t>
      </w:r>
      <w:r w:rsidR="56783C0B" w:rsidRPr="002C3867">
        <w:rPr>
          <w:sz w:val="24"/>
          <w:szCs w:val="24"/>
          <w:lang w:val="en-US"/>
        </w:rPr>
        <w:t>there remains a challenge in operationalizing</w:t>
      </w:r>
      <w:r w:rsidR="06DC9CF4" w:rsidRPr="002C3867">
        <w:rPr>
          <w:sz w:val="24"/>
          <w:szCs w:val="24"/>
          <w:lang w:val="en-US"/>
        </w:rPr>
        <w:t xml:space="preserve"> the process</w:t>
      </w:r>
      <w:r w:rsidR="29BA12CC" w:rsidRPr="002C3867">
        <w:rPr>
          <w:sz w:val="24"/>
          <w:szCs w:val="24"/>
          <w:lang w:val="en-US"/>
        </w:rPr>
        <w:t>. These challenges arise</w:t>
      </w:r>
      <w:r w:rsidR="06DC9CF4" w:rsidRPr="002C3867">
        <w:rPr>
          <w:sz w:val="24"/>
          <w:szCs w:val="24"/>
          <w:lang w:val="en-US"/>
        </w:rPr>
        <w:t xml:space="preserve"> due to the need for data integration across disciplines and knowledge gaps</w:t>
      </w:r>
      <w:r w:rsidR="3B8DB425" w:rsidRPr="002C3867">
        <w:rPr>
          <w:sz w:val="24"/>
          <w:szCs w:val="24"/>
          <w:lang w:val="en-US"/>
        </w:rPr>
        <w:t xml:space="preserve"> in how traits respond to restoration efforts (as described in this study), and</w:t>
      </w:r>
      <w:r w:rsidR="06DC9CF4" w:rsidRPr="002C3867">
        <w:rPr>
          <w:sz w:val="24"/>
          <w:szCs w:val="24"/>
          <w:lang w:val="en-US"/>
        </w:rPr>
        <w:t xml:space="preserve"> </w:t>
      </w:r>
      <w:r w:rsidR="29BA12CC" w:rsidRPr="002C3867">
        <w:rPr>
          <w:sz w:val="24"/>
          <w:szCs w:val="24"/>
          <w:lang w:val="en-US"/>
        </w:rPr>
        <w:t xml:space="preserve">difficulties with </w:t>
      </w:r>
      <w:r w:rsidR="304D2B62" w:rsidRPr="002C3867">
        <w:rPr>
          <w:sz w:val="24"/>
          <w:szCs w:val="24"/>
          <w:lang w:val="en-US"/>
        </w:rPr>
        <w:t xml:space="preserve">linking traits directly </w:t>
      </w:r>
      <w:r w:rsidR="29BA12CC" w:rsidRPr="002C3867">
        <w:rPr>
          <w:sz w:val="24"/>
          <w:szCs w:val="24"/>
          <w:lang w:val="en-US"/>
        </w:rPr>
        <w:t>to</w:t>
      </w:r>
      <w:r w:rsidR="304D2B62" w:rsidRPr="002C3867">
        <w:rPr>
          <w:sz w:val="24"/>
          <w:szCs w:val="24"/>
          <w:lang w:val="en-US"/>
        </w:rPr>
        <w:t xml:space="preserve"> ecosystem services </w:t>
      </w:r>
      <w:r w:rsidR="00791E58" w:rsidRPr="002C3867">
        <w:rPr>
          <w:sz w:val="24"/>
          <w:szCs w:val="24"/>
          <w:lang w:val="en-US"/>
        </w:rPr>
        <w:fldChar w:fldCharType="begin"/>
      </w:r>
      <w:r w:rsidR="00FD157D">
        <w:rPr>
          <w:sz w:val="24"/>
          <w:szCs w:val="24"/>
          <w:lang w:val="en-US"/>
        </w:rPr>
        <w:instrText xml:space="preserve"> ADDIN EN.CITE &lt;EndNote&gt;&lt;Cite&gt;&lt;Author&gt;Aubin&lt;/Author&gt;&lt;Year&gt;2016&lt;/Year&gt;&lt;RecNum&gt;503&lt;/RecNum&gt;&lt;DisplayText&gt;(Aubin et al., 2016; Merchant et al., 2023)&lt;/DisplayText&gt;&lt;record&gt;&lt;rec-number&gt;503&lt;/rec-number&gt;&lt;foreign-keys&gt;&lt;key app="EN" db-id="psp5wa0pi9f5weevsxkxzdekszp2z090pt9e" timestamp="1736718312"&gt;503&lt;/key&gt;&lt;/foreign-keys&gt;&lt;ref-type name="Journal Article"&gt;17&lt;/ref-type&gt;&lt;contributors&gt;&lt;authors&gt;&lt;author&gt;Aubin, I&lt;/author&gt;&lt;author&gt;Munson, AD&lt;/author&gt;&lt;author&gt;Cardou, F&lt;/author&gt;&lt;author&gt;Burton, PJ&lt;/author&gt;&lt;author&gt;Isabel, N&lt;/author&gt;&lt;author&gt;Pedlar, JH&lt;/author&gt;&lt;author&gt;Paquette, A&lt;/author&gt;&lt;author&gt;Taylor, AR&lt;/author&gt;&lt;author&gt;Delagrange, S&lt;/author&gt;&lt;author&gt;Kebli, H&lt;/author&gt;&lt;/authors&gt;&lt;/contributors&gt;&lt;titles&gt;&lt;title&gt;Traits to stay, traits to move: a review of functional traits to assess sensitivity and adaptive capacity of temperate and boreal trees to climate change&lt;/title&gt;&lt;secondary-title&gt;Environmental Reviews&lt;/secondary-title&gt;&lt;/titles&gt;&lt;periodical&gt;&lt;full-title&gt;Environmental Reviews&lt;/full-title&gt;&lt;/periodical&gt;&lt;pages&gt;164-186&lt;/pages&gt;&lt;volume&gt;24&lt;/volume&gt;&lt;number&gt;2&lt;/number&gt;&lt;dates&gt;&lt;year&gt;2016&lt;/year&gt;&lt;/dates&gt;&lt;isbn&gt;1181-8700&lt;/isbn&gt;&lt;urls&gt;&lt;/urls&gt;&lt;/record&gt;&lt;/Cite&gt;&lt;Cite&gt;&lt;Author&gt;Merchant&lt;/Author&gt;&lt;Year&gt;2023&lt;/Year&gt;&lt;RecNum&gt;502&lt;/RecNum&gt;&lt;record&gt;&lt;rec-number&gt;502&lt;/rec-number&gt;&lt;foreign-keys&gt;&lt;key app="EN" db-id="psp5wa0pi9f5weevsxkxzdekszp2z090pt9e" timestamp="1736717827"&gt;502&lt;/key&gt;&lt;/foreign-keys&gt;&lt;ref-type name="Journal Article"&gt;17&lt;/ref-type&gt;&lt;contributors&gt;&lt;authors&gt;&lt;author&gt;Merchant, Thomas K&lt;/author&gt;&lt;author&gt;Henn, Jonathan J&lt;/author&gt;&lt;author&gt;de Silva, Isabel&lt;/author&gt;&lt;author&gt;Van Cleemput, Elisa&lt;/author&gt;&lt;author&gt;Suding, Katharine N&lt;/author&gt;&lt;/authors&gt;&lt;/contributors&gt;&lt;titles&gt;&lt;title&gt;Four reasons why functional traits are not being used in restoration practice&lt;/title&gt;&lt;secondary-title&gt;Restoration Ecology&lt;/secondary-title&gt;&lt;/titles&gt;&lt;periodical&gt;&lt;full-title&gt;Restoration Ecology&lt;/full-title&gt;&lt;/periodical&gt;&lt;pages&gt;e13788&lt;/pages&gt;&lt;volume&gt;31&lt;/volume&gt;&lt;number&gt;3&lt;/number&gt;&lt;dates&gt;&lt;year&gt;2023&lt;/year&gt;&lt;/dates&gt;&lt;isbn&gt;1061-2971&lt;/isbn&gt;&lt;urls&gt;&lt;/urls&gt;&lt;/record&gt;&lt;/Cite&gt;&lt;/EndNote&gt;</w:instrText>
      </w:r>
      <w:r w:rsidR="00791E58" w:rsidRPr="002C3867">
        <w:rPr>
          <w:sz w:val="24"/>
          <w:szCs w:val="24"/>
          <w:lang w:val="en-US"/>
        </w:rPr>
        <w:fldChar w:fldCharType="separate"/>
      </w:r>
      <w:r w:rsidR="00FD157D">
        <w:rPr>
          <w:noProof/>
          <w:sz w:val="24"/>
          <w:szCs w:val="24"/>
          <w:lang w:val="en-US"/>
        </w:rPr>
        <w:t>(</w:t>
      </w:r>
      <w:hyperlink w:anchor="_ENREF_10" w:tooltip="Aubin, 2016 #503" w:history="1">
        <w:r w:rsidR="001860FD" w:rsidRPr="001860FD">
          <w:rPr>
            <w:rStyle w:val="Hyperlink"/>
          </w:rPr>
          <w:t>Aubin et al., 2016</w:t>
        </w:r>
      </w:hyperlink>
      <w:r w:rsidR="00FD157D">
        <w:rPr>
          <w:noProof/>
          <w:sz w:val="24"/>
          <w:szCs w:val="24"/>
          <w:lang w:val="en-US"/>
        </w:rPr>
        <w:t xml:space="preserve">; </w:t>
      </w:r>
      <w:hyperlink w:anchor="_ENREF_80" w:tooltip="Merchant, 2023 #502" w:history="1">
        <w:r w:rsidR="001860FD" w:rsidRPr="001860FD">
          <w:rPr>
            <w:rStyle w:val="Hyperlink"/>
          </w:rPr>
          <w:t>Merchant et al., 2023</w:t>
        </w:r>
      </w:hyperlink>
      <w:r w:rsidR="00FD157D">
        <w:rPr>
          <w:noProof/>
          <w:sz w:val="24"/>
          <w:szCs w:val="24"/>
          <w:lang w:val="en-US"/>
        </w:rPr>
        <w:t>)</w:t>
      </w:r>
      <w:r w:rsidR="00791E58" w:rsidRPr="002C3867">
        <w:rPr>
          <w:sz w:val="24"/>
          <w:szCs w:val="24"/>
          <w:lang w:val="en-US"/>
        </w:rPr>
        <w:fldChar w:fldCharType="end"/>
      </w:r>
      <w:r w:rsidR="309E2434" w:rsidRPr="002C3867">
        <w:rPr>
          <w:sz w:val="24"/>
          <w:szCs w:val="24"/>
          <w:lang w:val="en-US"/>
        </w:rPr>
        <w:t xml:space="preserve">. </w:t>
      </w:r>
      <w:r w:rsidR="419E032E" w:rsidRPr="002C3867">
        <w:rPr>
          <w:sz w:val="24"/>
          <w:szCs w:val="24"/>
          <w:lang w:val="en-US"/>
        </w:rPr>
        <w:t>This has limited the use of trait-based approaches</w:t>
      </w:r>
      <w:r w:rsidR="043D9A3F" w:rsidRPr="002C3867">
        <w:rPr>
          <w:sz w:val="24"/>
          <w:szCs w:val="24"/>
          <w:lang w:val="en-US"/>
        </w:rPr>
        <w:t xml:space="preserve"> </w:t>
      </w:r>
      <w:r w:rsidR="00193882">
        <w:rPr>
          <w:sz w:val="24"/>
          <w:szCs w:val="24"/>
          <w:lang w:val="en-US"/>
        </w:rPr>
        <w:t>and indicates</w:t>
      </w:r>
      <w:r w:rsidR="043D9A3F" w:rsidRPr="002C3867">
        <w:rPr>
          <w:sz w:val="24"/>
          <w:szCs w:val="24"/>
          <w:lang w:val="en-US"/>
        </w:rPr>
        <w:t xml:space="preserve"> a need for stronger collaboration between researchers and restoration practitioners</w:t>
      </w:r>
      <w:r w:rsidR="54D13A3E" w:rsidRPr="002C3867">
        <w:rPr>
          <w:sz w:val="24"/>
          <w:szCs w:val="24"/>
          <w:lang w:val="en-US"/>
        </w:rPr>
        <w:t xml:space="preserve"> for effective integration </w:t>
      </w:r>
      <w:r w:rsidR="00CE0A13" w:rsidRPr="002C3867">
        <w:rPr>
          <w:sz w:val="24"/>
          <w:szCs w:val="24"/>
          <w:lang w:val="en-US"/>
        </w:rPr>
        <w:fldChar w:fldCharType="begin"/>
      </w:r>
      <w:r w:rsidR="00FD157D">
        <w:rPr>
          <w:sz w:val="24"/>
          <w:szCs w:val="24"/>
          <w:lang w:val="en-US"/>
        </w:rPr>
        <w:instrText xml:space="preserve"> ADDIN EN.CITE &lt;EndNote&gt;&lt;Cite&gt;&lt;Author&gt;Gornish&lt;/Author&gt;&lt;Year&gt;2023&lt;/Year&gt;&lt;RecNum&gt;504&lt;/RecNum&gt;&lt;DisplayText&gt;(Gornish et al., 2023)&lt;/DisplayText&gt;&lt;record&gt;&lt;rec-number&gt;504&lt;/rec-number&gt;&lt;foreign-keys&gt;&lt;key app="EN" db-id="psp5wa0pi9f5weevsxkxzdekszp2z090pt9e" timestamp="1736718398"&gt;504&lt;/key&gt;&lt;/foreign-keys&gt;&lt;ref-type name="Journal Article"&gt;17&lt;/ref-type&gt;&lt;contributors&gt;&lt;authors&gt;&lt;author&gt;Gornish, Elise S&lt;/author&gt;&lt;author&gt;Campbell, Carianne&lt;/author&gt;&lt;author&gt;Svejcar, Lauren&lt;/author&gt;&lt;author&gt;Munson, Seth M&lt;/author&gt;&lt;author&gt;Vaughn, Kurt&lt;/author&gt;&lt;author&gt;Spaeth, Michael K&lt;/author&gt;&lt;author&gt;Yelenik, Stephanie G&lt;/author&gt;&lt;author&gt;Wolf, Ashlee&lt;/author&gt;&lt;author&gt;Mitchell, Rachel&lt;/author&gt;&lt;/authors&gt;&lt;/contributors&gt;&lt;titles&gt;&lt;title&gt;Functional traits are used in restoration practice: a response to Merchant et al.(2022)&lt;/title&gt;&lt;secondary-title&gt;Restoration Ecology&lt;/secondary-title&gt;&lt;/titles&gt;&lt;periodical&gt;&lt;full-title&gt;Restoration Ecology&lt;/full-title&gt;&lt;/periodical&gt;&lt;pages&gt;e13880&lt;/pages&gt;&lt;volume&gt;31&lt;/volume&gt;&lt;number&gt;7&lt;/number&gt;&lt;dates&gt;&lt;year&gt;2023&lt;/year&gt;&lt;/dates&gt;&lt;isbn&gt;1061-2971&lt;/isbn&gt;&lt;urls&gt;&lt;/urls&gt;&lt;/record&gt;&lt;/Cite&gt;&lt;/EndNote&gt;</w:instrText>
      </w:r>
      <w:r w:rsidR="00CE0A13" w:rsidRPr="002C3867">
        <w:rPr>
          <w:sz w:val="24"/>
          <w:szCs w:val="24"/>
          <w:lang w:val="en-US"/>
        </w:rPr>
        <w:fldChar w:fldCharType="separate"/>
      </w:r>
      <w:r w:rsidR="00FD157D">
        <w:rPr>
          <w:noProof/>
          <w:sz w:val="24"/>
          <w:szCs w:val="24"/>
          <w:lang w:val="en-US"/>
        </w:rPr>
        <w:t>(</w:t>
      </w:r>
      <w:hyperlink w:anchor="_ENREF_48" w:tooltip="Gornish, 2023 #504" w:history="1">
        <w:r w:rsidR="001860FD" w:rsidRPr="001860FD">
          <w:rPr>
            <w:rStyle w:val="Hyperlink"/>
          </w:rPr>
          <w:t>Gornish et al., 2023</w:t>
        </w:r>
      </w:hyperlink>
      <w:r w:rsidR="00FD157D">
        <w:rPr>
          <w:noProof/>
          <w:sz w:val="24"/>
          <w:szCs w:val="24"/>
          <w:lang w:val="en-US"/>
        </w:rPr>
        <w:t>)</w:t>
      </w:r>
      <w:r w:rsidR="00CE0A13" w:rsidRPr="002C3867">
        <w:rPr>
          <w:sz w:val="24"/>
          <w:szCs w:val="24"/>
          <w:lang w:val="en-US"/>
        </w:rPr>
        <w:fldChar w:fldCharType="end"/>
      </w:r>
      <w:r w:rsidR="0CF90FD1" w:rsidRPr="002C3867">
        <w:rPr>
          <w:sz w:val="24"/>
          <w:szCs w:val="24"/>
          <w:lang w:val="en-US"/>
        </w:rPr>
        <w:t xml:space="preserve">. Ultimately, </w:t>
      </w:r>
      <w:r w:rsidR="321144E7" w:rsidRPr="002C3867">
        <w:rPr>
          <w:sz w:val="24"/>
          <w:szCs w:val="24"/>
          <w:lang w:val="en-US"/>
        </w:rPr>
        <w:t xml:space="preserve">complex and multifaceted goals need to </w:t>
      </w:r>
      <w:r w:rsidR="49D3B672" w:rsidRPr="002C3867">
        <w:rPr>
          <w:sz w:val="24"/>
          <w:szCs w:val="24"/>
          <w:lang w:val="en-US"/>
        </w:rPr>
        <w:t xml:space="preserve">be </w:t>
      </w:r>
      <w:r w:rsidR="321144E7" w:rsidRPr="002C3867">
        <w:rPr>
          <w:sz w:val="24"/>
          <w:szCs w:val="24"/>
          <w:lang w:val="en-US"/>
        </w:rPr>
        <w:t>precisely defined to guide trait selection</w:t>
      </w:r>
      <w:r w:rsidR="276E98DD" w:rsidRPr="002C3867">
        <w:rPr>
          <w:sz w:val="24"/>
          <w:szCs w:val="24"/>
          <w:lang w:val="en-US"/>
        </w:rPr>
        <w:t xml:space="preserve"> in restoration treatments</w:t>
      </w:r>
      <w:r w:rsidR="321144E7" w:rsidRPr="002C3867">
        <w:rPr>
          <w:sz w:val="24"/>
          <w:szCs w:val="24"/>
          <w:lang w:val="en-US"/>
        </w:rPr>
        <w:t xml:space="preserve"> </w:t>
      </w:r>
      <w:r w:rsidR="00367945" w:rsidRPr="002C3867">
        <w:rPr>
          <w:sz w:val="24"/>
          <w:szCs w:val="24"/>
          <w:lang w:val="en-US"/>
        </w:rPr>
        <w:fldChar w:fldCharType="begin"/>
      </w:r>
      <w:r w:rsidR="00FD157D">
        <w:rPr>
          <w:sz w:val="24"/>
          <w:szCs w:val="24"/>
          <w:lang w:val="en-US"/>
        </w:rPr>
        <w:instrText xml:space="preserve"> ADDIN EN.CITE &lt;EndNote&gt;&lt;Cite&gt;&lt;Author&gt;Fiedler&lt;/Author&gt;&lt;Year&gt;2021&lt;/Year&gt;&lt;RecNum&gt;505&lt;/RecNum&gt;&lt;DisplayText&gt;(Fiedler et al., 2021)&lt;/DisplayText&gt;&lt;record&gt;&lt;rec-number&gt;505&lt;/rec-number&gt;&lt;foreign-keys&gt;&lt;key app="EN" db-id="psp5wa0pi9f5weevsxkxzdekszp2z090pt9e" timestamp="1736718402"&gt;505&lt;/key&gt;&lt;/foreign-keys&gt;&lt;ref-type name="Journal Article"&gt;17&lt;/ref-type&gt;&lt;contributors&gt;&lt;authors&gt;&lt;author&gt;Fiedler, Sebastian&lt;/author&gt;&lt;author&gt;Monteiro, José AF&lt;/author&gt;&lt;author&gt;Hulvey, Kristin B&lt;/author&gt;&lt;author&gt;Standish, Rachel J&lt;/author&gt;&lt;author&gt;Perring, Michael P&lt;/author&gt;&lt;author&gt;Tietjen, Britta&lt;/author&gt;&lt;/authors&gt;&lt;/contributors&gt;&lt;titles&gt;&lt;title&gt;Global change shifts trade</w:instrText>
      </w:r>
      <w:r w:rsidR="00FD157D">
        <w:rPr>
          <w:rFonts w:ascii="Cambria Math" w:hAnsi="Cambria Math" w:cs="Cambria Math"/>
          <w:sz w:val="24"/>
          <w:szCs w:val="24"/>
          <w:lang w:val="en-US"/>
        </w:rPr>
        <w:instrText>‐</w:instrText>
      </w:r>
      <w:r w:rsidR="00FD157D">
        <w:rPr>
          <w:sz w:val="24"/>
          <w:szCs w:val="24"/>
          <w:lang w:val="en-US"/>
        </w:rPr>
        <w:instrText>offs among ecosystem functions in woodlands restored for multifunctionality&lt;/title&gt;&lt;secondary-title&gt;Journal of Applied Ecology&lt;/secondary-title&gt;&lt;/titles&gt;&lt;periodical&gt;&lt;full-title&gt;Journal of Applied Ecology&lt;/full-title&gt;&lt;/periodical&gt;&lt;pages&gt;1705-1717&lt;/pages&gt;&lt;volume&gt;58&lt;/volume&gt;&lt;number&gt;8&lt;/number&gt;&lt;dates&gt;&lt;year&gt;2021&lt;/year&gt;&lt;/dates&gt;&lt;isbn&gt;0021-8901&lt;/isbn&gt;&lt;urls&gt;&lt;/urls&gt;&lt;/record&gt;&lt;/Cite&gt;&lt;/EndNote&gt;</w:instrText>
      </w:r>
      <w:r w:rsidR="00367945" w:rsidRPr="002C3867">
        <w:rPr>
          <w:sz w:val="24"/>
          <w:szCs w:val="24"/>
          <w:lang w:val="en-US"/>
        </w:rPr>
        <w:fldChar w:fldCharType="separate"/>
      </w:r>
      <w:r w:rsidR="00FD157D">
        <w:rPr>
          <w:noProof/>
          <w:sz w:val="24"/>
          <w:szCs w:val="24"/>
          <w:lang w:val="en-US"/>
        </w:rPr>
        <w:t>(</w:t>
      </w:r>
      <w:hyperlink w:anchor="_ENREF_38" w:tooltip="Fiedler, 2021 #505" w:history="1">
        <w:r w:rsidR="001860FD" w:rsidRPr="001860FD">
          <w:rPr>
            <w:rStyle w:val="Hyperlink"/>
          </w:rPr>
          <w:t>Fiedler et al., 2021</w:t>
        </w:r>
      </w:hyperlink>
      <w:r w:rsidR="00FD157D">
        <w:rPr>
          <w:noProof/>
          <w:sz w:val="24"/>
          <w:szCs w:val="24"/>
          <w:lang w:val="en-US"/>
        </w:rPr>
        <w:t>)</w:t>
      </w:r>
      <w:r w:rsidR="00367945" w:rsidRPr="002C3867">
        <w:rPr>
          <w:sz w:val="24"/>
          <w:szCs w:val="24"/>
          <w:lang w:val="en-US"/>
        </w:rPr>
        <w:fldChar w:fldCharType="end"/>
      </w:r>
      <w:r w:rsidR="321144E7" w:rsidRPr="002C3867">
        <w:rPr>
          <w:sz w:val="24"/>
          <w:szCs w:val="24"/>
          <w:lang w:val="en-US"/>
        </w:rPr>
        <w:t>.</w:t>
      </w:r>
    </w:p>
    <w:p w14:paraId="2DE19FA3" w14:textId="6780039B" w:rsidR="00A4687F" w:rsidRPr="002C3867" w:rsidRDefault="003167DE" w:rsidP="5459D6A1">
      <w:pPr>
        <w:spacing w:before="240" w:after="240" w:line="360" w:lineRule="auto"/>
        <w:rPr>
          <w:sz w:val="24"/>
          <w:szCs w:val="24"/>
          <w:lang w:val="en-US"/>
        </w:rPr>
      </w:pPr>
      <w:r w:rsidRPr="002C3867">
        <w:rPr>
          <w:sz w:val="24"/>
          <w:szCs w:val="24"/>
          <w:lang w:val="en-US"/>
        </w:rPr>
        <w:t>Our findings emphasize that f</w:t>
      </w:r>
      <w:r w:rsidR="5459D6A1" w:rsidRPr="002C3867">
        <w:rPr>
          <w:sz w:val="24"/>
          <w:szCs w:val="24"/>
          <w:lang w:val="en-US"/>
        </w:rPr>
        <w:t xml:space="preserve">uture studies would benefit from further focus on the impacts of post-fire soil amendments on ecosystem recovery and forest regeneration. </w:t>
      </w:r>
      <w:r w:rsidR="5459D6A1" w:rsidRPr="002C3867">
        <w:rPr>
          <w:sz w:val="24"/>
          <w:szCs w:val="24"/>
          <w:lang w:val="en-US"/>
        </w:rPr>
        <w:lastRenderedPageBreak/>
        <w:t xml:space="preserve">Biochar is an increasingly used amendment and is relatively well understood for its impacts to soil fertility and water holding capacity, especially when combined with mulch </w:t>
      </w:r>
      <w:r w:rsidR="005C6E45" w:rsidRPr="002C3867">
        <w:rPr>
          <w:sz w:val="24"/>
          <w:szCs w:val="24"/>
        </w:rPr>
        <w:fldChar w:fldCharType="begin"/>
      </w:r>
      <w:r w:rsidR="00FD157D">
        <w:rPr>
          <w:sz w:val="24"/>
          <w:szCs w:val="24"/>
        </w:rPr>
        <w:instrText xml:space="preserve"> ADDIN EN.CITE &lt;EndNote&gt;&lt;Cite&gt;&lt;Author&gt;Kaiser&lt;/Author&gt;&lt;Year&gt;2025&lt;/Year&gt;&lt;RecNum&gt;309&lt;/RecNum&gt;&lt;DisplayText&gt;(Kaiser et al., 2025)&lt;/DisplayText&gt;&lt;record&gt;&lt;rec-number&gt;309&lt;/rec-number&gt;&lt;foreign-keys&gt;&lt;key app="EN" db-id="psp5wa0pi9f5weevsxkxzdekszp2z090pt9e" timestamp="1733423739"&gt;309&lt;/key&gt;&lt;/foreign-keys&gt;&lt;ref-type name="Journal Article"&gt;17&lt;/ref-type&gt;&lt;contributors&gt;&lt;authors&gt;&lt;author&gt;Kaiser, Sophia&lt;/author&gt;&lt;author&gt;Fegel, Timothy S&lt;/author&gt;&lt;author&gt;Barnard, David M&lt;/author&gt;&lt;author&gt;Mahood, Adam L&lt;/author&gt;&lt;author&gt;Sparks, Kya&lt;/author&gt;&lt;author&gt;Amundson, Kaela K&lt;/author&gt;&lt;author&gt;Wilkins, Michael J&lt;/author&gt;&lt;author&gt;Rhoades, Charles C&lt;/author&gt;&lt;/authors&gt;&lt;/contributors&gt;&lt;titles&gt;&lt;title&gt;Long-term soil nutrient and understory plant responses to post-fire rehabilitation in a lodgepole pine forest&lt;/title&gt;&lt;secondary-title&gt;Forest Ecology and Management&lt;/secondary-title&gt;&lt;/titles&gt;&lt;periodical&gt;&lt;full-title&gt;Forest Ecology and Management&lt;/full-title&gt;&lt;/periodical&gt;&lt;pages&gt;122359&lt;/pages&gt;&lt;volume&gt;575&lt;/volume&gt;&lt;dates&gt;&lt;year&gt;2025&lt;/year&gt;&lt;/dates&gt;&lt;isbn&gt;0378-1127&lt;/isbn&gt;&lt;urls&gt;&lt;/urls&gt;&lt;/record&gt;&lt;/Cite&gt;&lt;/EndNote&gt;</w:instrText>
      </w:r>
      <w:r w:rsidR="005C6E45" w:rsidRPr="002C3867">
        <w:rPr>
          <w:sz w:val="24"/>
          <w:szCs w:val="24"/>
        </w:rPr>
        <w:fldChar w:fldCharType="separate"/>
      </w:r>
      <w:r w:rsidR="00FD157D">
        <w:rPr>
          <w:noProof/>
          <w:sz w:val="24"/>
          <w:szCs w:val="24"/>
        </w:rPr>
        <w:t>(</w:t>
      </w:r>
      <w:hyperlink w:anchor="_ENREF_65" w:tooltip="Kaiser, 2025 #309" w:history="1">
        <w:r w:rsidR="001860FD" w:rsidRPr="001860FD">
          <w:rPr>
            <w:rStyle w:val="Hyperlink"/>
          </w:rPr>
          <w:t>Kaiser et al., 2025</w:t>
        </w:r>
      </w:hyperlink>
      <w:r w:rsidR="00FD157D">
        <w:rPr>
          <w:noProof/>
          <w:sz w:val="24"/>
          <w:szCs w:val="24"/>
        </w:rPr>
        <w:t>)</w:t>
      </w:r>
      <w:r w:rsidR="005C6E45" w:rsidRPr="002C3867">
        <w:rPr>
          <w:sz w:val="24"/>
          <w:szCs w:val="24"/>
        </w:rPr>
        <w:fldChar w:fldCharType="end"/>
      </w:r>
      <w:r w:rsidR="5459D6A1" w:rsidRPr="002C3867">
        <w:rPr>
          <w:sz w:val="24"/>
          <w:szCs w:val="24"/>
          <w:lang w:val="en-US"/>
        </w:rPr>
        <w:t xml:space="preserve">. Biochar can moderate soil temperature </w:t>
      </w:r>
      <w:r w:rsidR="005C6E45" w:rsidRPr="002C3867">
        <w:rPr>
          <w:sz w:val="24"/>
          <w:szCs w:val="24"/>
        </w:rPr>
        <w:fldChar w:fldCharType="begin"/>
      </w:r>
      <w:r w:rsidR="00FD157D">
        <w:rPr>
          <w:sz w:val="24"/>
          <w:szCs w:val="24"/>
        </w:rPr>
        <w:instrText xml:space="preserve"> ADDIN EN.CITE &lt;EndNote&gt;&lt;Cite&gt;&lt;Author&gt;Zhang&lt;/Author&gt;&lt;Year&gt;2013&lt;/Year&gt;&lt;RecNum&gt;385&lt;/RecNum&gt;&lt;DisplayText&gt;(Zhang et al., 2013)&lt;/DisplayText&gt;&lt;record&gt;&lt;rec-number&gt;385&lt;/rec-number&gt;&lt;foreign-keys&gt;&lt;key app="EN" db-id="psp5wa0pi9f5weevsxkxzdekszp2z090pt9e" timestamp="1733429708"&gt;385&lt;/key&gt;&lt;/foreign-keys&gt;&lt;ref-type name="Journal Article"&gt;17&lt;/ref-type&gt;&lt;contributors&gt;&lt;authors&gt;&lt;author&gt;Zhang, Qingzhong&lt;/author&gt;&lt;author&gt;Wang, Yiding&lt;/author&gt;&lt;author&gt;Wu, Yongfeng&lt;/author&gt;&lt;author&gt;Wang, Xiahui&lt;/author&gt;&lt;author&gt;Du, Zhangliu&lt;/author&gt;&lt;author&gt;Liu, Xingren&lt;/author&gt;&lt;author&gt;Song, Jiqing&lt;/author&gt;&lt;/authors&gt;&lt;/contributors&gt;&lt;titles&gt;&lt;title&gt;Effects of biochar amendment on soil thermal conductivity, reflectance, and temperature&lt;/title&gt;&lt;secondary-title&gt;Soil Science Society of America Journal&lt;/secondary-title&gt;&lt;/titles&gt;&lt;periodical&gt;&lt;full-title&gt;Soil Science Society of America Journal&lt;/full-title&gt;&lt;/periodical&gt;&lt;pages&gt;1478-1487&lt;/pages&gt;&lt;volume&gt;77&lt;/volume&gt;&lt;number&gt;5&lt;/number&gt;&lt;dates&gt;&lt;year&gt;2013&lt;/year&gt;&lt;/dates&gt;&lt;isbn&gt;0361-5995&lt;/isbn&gt;&lt;urls&gt;&lt;/urls&gt;&lt;/record&gt;&lt;/Cite&gt;&lt;/EndNote&gt;</w:instrText>
      </w:r>
      <w:r w:rsidR="005C6E45" w:rsidRPr="002C3867">
        <w:rPr>
          <w:sz w:val="24"/>
          <w:szCs w:val="24"/>
        </w:rPr>
        <w:fldChar w:fldCharType="separate"/>
      </w:r>
      <w:r w:rsidR="00FD157D">
        <w:rPr>
          <w:noProof/>
          <w:sz w:val="24"/>
          <w:szCs w:val="24"/>
        </w:rPr>
        <w:t>(</w:t>
      </w:r>
      <w:hyperlink w:anchor="_ENREF_145" w:tooltip="Zhang, 2013 #385" w:history="1">
        <w:r w:rsidR="001860FD" w:rsidRPr="001860FD">
          <w:rPr>
            <w:rStyle w:val="Hyperlink"/>
          </w:rPr>
          <w:t>Zhang et al., 2013</w:t>
        </w:r>
      </w:hyperlink>
      <w:r w:rsidR="00FD157D">
        <w:rPr>
          <w:noProof/>
          <w:sz w:val="24"/>
          <w:szCs w:val="24"/>
        </w:rPr>
        <w:t>)</w:t>
      </w:r>
      <w:r w:rsidR="005C6E45" w:rsidRPr="002C3867">
        <w:rPr>
          <w:sz w:val="24"/>
          <w:szCs w:val="24"/>
        </w:rPr>
        <w:fldChar w:fldCharType="end"/>
      </w:r>
      <w:r w:rsidR="5459D6A1" w:rsidRPr="002C3867">
        <w:rPr>
          <w:sz w:val="24"/>
          <w:szCs w:val="24"/>
          <w:lang w:val="en-US"/>
        </w:rPr>
        <w:t xml:space="preserve">, and increase soil P and K, thereby accelerating growth, albeit in a species-specific manner </w:t>
      </w:r>
      <w:r w:rsidR="005C6E45" w:rsidRPr="002C3867">
        <w:rPr>
          <w:sz w:val="24"/>
          <w:szCs w:val="24"/>
        </w:rPr>
        <w:fldChar w:fldCharType="begin"/>
      </w:r>
      <w:r w:rsidR="005C6E45" w:rsidRPr="002C3867">
        <w:rPr>
          <w:sz w:val="24"/>
          <w:szCs w:val="24"/>
        </w:rPr>
        <w:instrText xml:space="preserve"> ADDIN EN.CITE &lt;EndNote&gt;&lt;Cite&gt;&lt;Author&gt;Gale&lt;/Author&gt;&lt;Year&gt;2019&lt;/Year&gt;&lt;RecNum&gt;386&lt;/RecNum&gt;&lt;DisplayText&gt;(Gale and Thomas, 2019)&lt;/DisplayText&gt;&lt;record&gt;&lt;rec-number&gt;386&lt;/rec-number&gt;&lt;foreign-keys&gt;&lt;key app="EN" db-id="psp5wa0pi9f5weevsxkxzdekszp2z090pt9e" timestamp="1733429752"&gt;386&lt;/key&gt;&lt;/foreign-keys&gt;&lt;ref-type name="Journal Article"&gt;17&lt;/ref-type&gt;&lt;contributors&gt;&lt;authors&gt;&lt;author&gt;Gale, Nigel V&lt;/author&gt;&lt;author&gt;Thomas, Sean C&lt;/author&gt;&lt;/authors&gt;&lt;/contributors&gt;&lt;titles&gt;&lt;title&gt;Dose-dependence of growth and ecophysiological responses of plants to biochar&lt;/title&gt;&lt;secondary-title&gt;Science of the Total Environment&lt;/secondary-title&gt;&lt;/titles&gt;&lt;periodical&gt;&lt;full-title&gt;Science of the Total Environment&lt;/full-title&gt;&lt;/periodical&gt;&lt;pages&gt;1344-1354&lt;/pages&gt;&lt;volume&gt;658&lt;/volume&gt;&lt;dates&gt;&lt;year&gt;2019&lt;/year&gt;&lt;/dates&gt;&lt;isbn&gt;0048-9697&lt;/isbn&gt;&lt;urls&gt;&lt;/urls&gt;&lt;/record&gt;&lt;/Cite&gt;&lt;/EndNote&gt;</w:instrText>
      </w:r>
      <w:r w:rsidR="005C6E45" w:rsidRPr="002C3867">
        <w:rPr>
          <w:sz w:val="24"/>
          <w:szCs w:val="24"/>
        </w:rPr>
        <w:fldChar w:fldCharType="separate"/>
      </w:r>
      <w:r w:rsidR="5459D6A1" w:rsidRPr="002C3867">
        <w:rPr>
          <w:noProof/>
          <w:sz w:val="24"/>
          <w:szCs w:val="24"/>
          <w:lang w:val="en-US"/>
        </w:rPr>
        <w:t>(</w:t>
      </w:r>
      <w:hyperlink w:anchor="_ENREF_45" w:tooltip="Gale, 2019 #386" w:history="1">
        <w:r w:rsidR="001860FD" w:rsidRPr="001860FD">
          <w:rPr>
            <w:rStyle w:val="Hyperlink"/>
          </w:rPr>
          <w:t>Gale and Thomas, 2019</w:t>
        </w:r>
      </w:hyperlink>
      <w:r w:rsidR="5459D6A1" w:rsidRPr="002C3867">
        <w:rPr>
          <w:noProof/>
          <w:sz w:val="24"/>
          <w:szCs w:val="24"/>
          <w:lang w:val="en-US"/>
        </w:rPr>
        <w:t>)</w:t>
      </w:r>
      <w:r w:rsidR="005C6E45" w:rsidRPr="002C3867">
        <w:rPr>
          <w:sz w:val="24"/>
          <w:szCs w:val="24"/>
        </w:rPr>
        <w:fldChar w:fldCharType="end"/>
      </w:r>
      <w:r w:rsidR="5459D6A1" w:rsidRPr="002C3867">
        <w:rPr>
          <w:sz w:val="24"/>
          <w:szCs w:val="24"/>
          <w:lang w:val="en-US"/>
        </w:rPr>
        <w:t xml:space="preserve">, and can vary by biochar type, application amount and post-processing </w:t>
      </w:r>
      <w:r w:rsidR="005C6E45" w:rsidRPr="002C3867">
        <w:rPr>
          <w:sz w:val="24"/>
          <w:szCs w:val="24"/>
        </w:rPr>
        <w:fldChar w:fldCharType="begin"/>
      </w:r>
      <w:r w:rsidR="005C6E45" w:rsidRPr="002C3867">
        <w:rPr>
          <w:sz w:val="24"/>
          <w:szCs w:val="24"/>
        </w:rPr>
        <w:instrText xml:space="preserve"> ADDIN EN.CITE &lt;EndNote&gt;&lt;Cite&gt;&lt;Author&gt;Thomas&lt;/Author&gt;&lt;Year&gt;2021&lt;/Year&gt;&lt;RecNum&gt;387&lt;/RecNum&gt;&lt;DisplayText&gt;(Thomas, 2021)&lt;/DisplayText&gt;&lt;record&gt;&lt;rec-number&gt;387&lt;/rec-number&gt;&lt;foreign-keys&gt;&lt;key app="EN" db-id="psp5wa0pi9f5weevsxkxzdekszp2z090pt9e" timestamp="1733429782"&gt;387&lt;/key&gt;&lt;/foreign-keys&gt;&lt;ref-type name="Journal Article"&gt;17&lt;/ref-type&gt;&lt;contributors&gt;&lt;authors&gt;&lt;author&gt;Thomas, Sean C&lt;/author&gt;&lt;/authors&gt;&lt;/contributors&gt;&lt;titles&gt;&lt;title&gt;Post-processing of biochars to enhance plant growth responses: a review and meta-analysis&lt;/title&gt;&lt;secondary-title&gt;Biochar&lt;/secondary-title&gt;&lt;/titles&gt;&lt;periodical&gt;&lt;full-title&gt;Biochar&lt;/full-title&gt;&lt;/periodical&gt;&lt;pages&gt;437-455&lt;/pages&gt;&lt;volume&gt;3&lt;/volume&gt;&lt;number&gt;4&lt;/number&gt;&lt;dates&gt;&lt;year&gt;2021&lt;/year&gt;&lt;/dates&gt;&lt;isbn&gt;2524-7972&lt;/isbn&gt;&lt;urls&gt;&lt;/urls&gt;&lt;/record&gt;&lt;/Cite&gt;&lt;/EndNote&gt;</w:instrText>
      </w:r>
      <w:r w:rsidR="005C6E45" w:rsidRPr="002C3867">
        <w:rPr>
          <w:sz w:val="24"/>
          <w:szCs w:val="24"/>
        </w:rPr>
        <w:fldChar w:fldCharType="separate"/>
      </w:r>
      <w:r w:rsidR="5459D6A1" w:rsidRPr="002C3867">
        <w:rPr>
          <w:noProof/>
          <w:sz w:val="24"/>
          <w:szCs w:val="24"/>
          <w:lang w:val="en-US"/>
        </w:rPr>
        <w:t>(</w:t>
      </w:r>
      <w:hyperlink w:anchor="_ENREF_130" w:tooltip="Thomas, 2021 #387" w:history="1">
        <w:r w:rsidR="001860FD" w:rsidRPr="001860FD">
          <w:rPr>
            <w:rStyle w:val="Hyperlink"/>
          </w:rPr>
          <w:t>Thomas, 2021</w:t>
        </w:r>
      </w:hyperlink>
      <w:r w:rsidR="5459D6A1" w:rsidRPr="002C3867">
        <w:rPr>
          <w:noProof/>
          <w:sz w:val="24"/>
          <w:szCs w:val="24"/>
          <w:lang w:val="en-US"/>
        </w:rPr>
        <w:t>)</w:t>
      </w:r>
      <w:r w:rsidR="005C6E45" w:rsidRPr="002C3867">
        <w:rPr>
          <w:sz w:val="24"/>
          <w:szCs w:val="24"/>
        </w:rPr>
        <w:fldChar w:fldCharType="end"/>
      </w:r>
      <w:r w:rsidR="5459D6A1" w:rsidRPr="002C3867">
        <w:rPr>
          <w:sz w:val="24"/>
          <w:szCs w:val="24"/>
          <w:lang w:val="en-US"/>
        </w:rPr>
        <w:t xml:space="preserve">. After fire, biochar can increase seedling survival without impacting growth </w:t>
      </w:r>
      <w:r w:rsidR="005C6E45" w:rsidRPr="002C3867">
        <w:rPr>
          <w:sz w:val="24"/>
          <w:szCs w:val="24"/>
        </w:rPr>
        <w:fldChar w:fldCharType="begin"/>
      </w:r>
      <w:r w:rsidR="00FD157D">
        <w:rPr>
          <w:sz w:val="24"/>
          <w:szCs w:val="24"/>
        </w:rPr>
        <w:instrText xml:space="preserve"> ADDIN EN.CITE &lt;EndNote&gt;&lt;Cite&gt;&lt;Author&gt;Marsh&lt;/Author&gt;&lt;Year&gt;2023&lt;/Year&gt;&lt;RecNum&gt;388&lt;/RecNum&gt;&lt;DisplayText&gt;(Marsh et al., 2023)&lt;/DisplayText&gt;&lt;record&gt;&lt;rec-number&gt;388&lt;/rec-number&gt;&lt;foreign-keys&gt;&lt;key app="EN" db-id="psp5wa0pi9f5weevsxkxzdekszp2z090pt9e" timestamp="1733429894"&gt;388&lt;/key&gt;&lt;/foreign-keys&gt;&lt;ref-type name="Journal Article"&gt;17&lt;/ref-type&gt;&lt;contributors&gt;&lt;authors&gt;&lt;author&gt;Marsh, Christopher&lt;/author&gt;&lt;author&gt;Blankinship, Joseph C&lt;/author&gt;&lt;author&gt;Hurteau, Matthew D&lt;/author&gt;&lt;/authors&gt;&lt;/contributors&gt;&lt;titles&gt;&lt;title&gt;Effects of nurse shrubs and biochar on planted conifer seedling survival and growth in a high-severity burn patch in New Mexico, USA&lt;/title&gt;&lt;secondary-title&gt;Forest Ecology and Management&lt;/secondary-title&gt;&lt;/titles&gt;&lt;periodical&gt;&lt;full-title&gt;Forest Ecology and Management&lt;/full-title&gt;&lt;/periodical&gt;&lt;pages&gt;120971&lt;/pages&gt;&lt;volume&gt;537&lt;/volume&gt;&lt;dates&gt;&lt;year&gt;2023&lt;/year&gt;&lt;/dates&gt;&lt;isbn&gt;0378-1127&lt;/isbn&gt;&lt;urls&gt;&lt;/urls&gt;&lt;/record&gt;&lt;/Cite&gt;&lt;/EndNote&gt;</w:instrText>
      </w:r>
      <w:r w:rsidR="005C6E45" w:rsidRPr="002C3867">
        <w:rPr>
          <w:sz w:val="24"/>
          <w:szCs w:val="24"/>
        </w:rPr>
        <w:fldChar w:fldCharType="separate"/>
      </w:r>
      <w:r w:rsidR="00FD157D">
        <w:rPr>
          <w:noProof/>
          <w:sz w:val="24"/>
          <w:szCs w:val="24"/>
        </w:rPr>
        <w:t>(</w:t>
      </w:r>
      <w:hyperlink w:anchor="_ENREF_77" w:tooltip="Marsh, 2023 #388" w:history="1">
        <w:r w:rsidR="001860FD" w:rsidRPr="001860FD">
          <w:rPr>
            <w:rStyle w:val="Hyperlink"/>
          </w:rPr>
          <w:t>Marsh et al., 2023</w:t>
        </w:r>
      </w:hyperlink>
      <w:r w:rsidR="00FD157D">
        <w:rPr>
          <w:noProof/>
          <w:sz w:val="24"/>
          <w:szCs w:val="24"/>
        </w:rPr>
        <w:t>)</w:t>
      </w:r>
      <w:r w:rsidR="005C6E45" w:rsidRPr="002C3867">
        <w:rPr>
          <w:sz w:val="24"/>
          <w:szCs w:val="24"/>
        </w:rPr>
        <w:fldChar w:fldCharType="end"/>
      </w:r>
      <w:r w:rsidR="5459D6A1" w:rsidRPr="002C3867">
        <w:rPr>
          <w:sz w:val="24"/>
          <w:szCs w:val="24"/>
          <w:lang w:val="en-US"/>
        </w:rPr>
        <w:t xml:space="preserve">. There are several mechanisms by which biochar and other pyrogenic carbon can promote regeneration and affect forest recovery including the improving soil fertility, supporting the growth of fire-adapted species through improved soil fertility and the rapid release of labile nutrients </w:t>
      </w:r>
      <w:r w:rsidR="005C6E45" w:rsidRPr="002C3867">
        <w:rPr>
          <w:sz w:val="24"/>
          <w:szCs w:val="24"/>
        </w:rPr>
        <w:fldChar w:fldCharType="begin"/>
      </w:r>
      <w:r w:rsidR="00FD157D">
        <w:rPr>
          <w:sz w:val="24"/>
          <w:szCs w:val="24"/>
        </w:rPr>
        <w:instrText xml:space="preserve"> ADDIN EN.CITE &lt;EndNote&gt;&lt;Cite&gt;&lt;Author&gt;Gundale&lt;/Author&gt;&lt;Year&gt;2016&lt;/Year&gt;&lt;RecNum&gt;390&lt;/RecNum&gt;&lt;DisplayText&gt;(Gundale et al., 2016; Pluchon et al., 2014)&lt;/DisplayText&gt;&lt;record&gt;&lt;rec-number&gt;390&lt;/rec-number&gt;&lt;foreign-keys&gt;&lt;key app="EN" db-id="psp5wa0pi9f5weevsxkxzdekszp2z090pt9e" timestamp="1733429994"&gt;390&lt;/key&gt;&lt;/foreign-keys&gt;&lt;ref-type name="Journal Article"&gt;17&lt;/ref-type&gt;&lt;contributors&gt;&lt;authors&gt;&lt;author&gt;Gundale, Michael J&lt;/author&gt;&lt;author&gt;Nilsson, Marie</w:instrText>
      </w:r>
      <w:r w:rsidR="00FD157D">
        <w:rPr>
          <w:rFonts w:ascii="Cambria Math" w:hAnsi="Cambria Math" w:cs="Cambria Math"/>
          <w:sz w:val="24"/>
          <w:szCs w:val="24"/>
        </w:rPr>
        <w:instrText>‐</w:instrText>
      </w:r>
      <w:r w:rsidR="00FD157D">
        <w:rPr>
          <w:sz w:val="24"/>
          <w:szCs w:val="24"/>
        </w:rPr>
        <w:instrText>Charlotte&lt;/author&gt;&lt;author&gt;Pluchon, Nathalie&lt;/author&gt;&lt;author&gt;Wardle, David A&lt;/author&gt;&lt;/authors&gt;&lt;/contributors&gt;&lt;titles&gt;&lt;title&gt;The effect of biochar management on soil and plant community properties in a boreal forest&lt;/title&gt;&lt;secondary-title&gt;GCB Bioenergy&lt;/secondary-title&gt;&lt;/titles&gt;&lt;periodical&gt;&lt;full-title&gt;GCB Bioenergy&lt;/full-title&gt;&lt;/periodical&gt;&lt;pages&gt;777-789&lt;/pages&gt;&lt;volume&gt;8&lt;/volume&gt;&lt;number&gt;4&lt;/number&gt;&lt;dates&gt;&lt;year&gt;2016&lt;/year&gt;&lt;/dates&gt;&lt;isbn&gt;1757-1693&lt;/isbn&gt;&lt;urls&gt;&lt;/urls&gt;&lt;/record&gt;&lt;/Cite&gt;&lt;Cite&gt;&lt;Author&gt;Pluchon&lt;/Author&gt;&lt;Year&gt;2014&lt;/Year&gt;&lt;RecNum&gt;389&lt;/RecNum&gt;&lt;record&gt;&lt;rec-number&gt;389&lt;/rec-number&gt;&lt;foreign-keys&gt;&lt;key app="EN" db-id="psp5wa0pi9f5weevsxkxzdekszp2z090pt9e" timestamp="1733429985"&gt;389&lt;/key&gt;&lt;/foreign-keys&gt;&lt;ref-type name="Journal Article"&gt;17&lt;/ref-type&gt;&lt;contributors&gt;&lt;authors&gt;&lt;author&gt;Pluchon, Nathalie&lt;/author&gt;&lt;author&gt;Gundale, Michael J&lt;/author&gt;&lt;author&gt;Nilsson, Marie</w:instrText>
      </w:r>
      <w:r w:rsidR="00FD157D">
        <w:rPr>
          <w:rFonts w:ascii="Cambria Math" w:hAnsi="Cambria Math" w:cs="Cambria Math"/>
          <w:sz w:val="24"/>
          <w:szCs w:val="24"/>
        </w:rPr>
        <w:instrText>‐</w:instrText>
      </w:r>
      <w:r w:rsidR="00FD157D">
        <w:rPr>
          <w:sz w:val="24"/>
          <w:szCs w:val="24"/>
        </w:rPr>
        <w:instrText>Charlotte&lt;/author&gt;&lt;author&gt;Kardol, Paul&lt;/author&gt;&lt;author&gt;Wardle, David A&lt;/author&gt;&lt;/authors&gt;&lt;/contributors&gt;&lt;titles&gt;&lt;title&gt;Stimulation of boreal tree seedling growth by wood</w:instrText>
      </w:r>
      <w:r w:rsidR="00FD157D">
        <w:rPr>
          <w:rFonts w:ascii="Cambria Math" w:hAnsi="Cambria Math" w:cs="Cambria Math"/>
          <w:sz w:val="24"/>
          <w:szCs w:val="24"/>
        </w:rPr>
        <w:instrText>‐</w:instrText>
      </w:r>
      <w:r w:rsidR="00FD157D">
        <w:rPr>
          <w:sz w:val="24"/>
          <w:szCs w:val="24"/>
        </w:rPr>
        <w:instrText>derived charcoal: effects of charcoal properties, seedling species and soil fertility&lt;/title&gt;&lt;secondary-title&gt;Functional Ecology&lt;/secondary-title&gt;&lt;/titles&gt;&lt;periodical&gt;&lt;full-title&gt;Functional Ecology&lt;/full-title&gt;&lt;/periodical&gt;&lt;pages&gt;766-775&lt;/pages&gt;&lt;volume&gt;28&lt;/volume&gt;&lt;number&gt;3&lt;/number&gt;&lt;dates&gt;&lt;year&gt;2014&lt;/year&gt;&lt;/dates&gt;&lt;isbn&gt;0269-8463&lt;/isbn&gt;&lt;urls&gt;&lt;/urls&gt;&lt;/record&gt;&lt;/Cite&gt;&lt;/EndNote&gt;</w:instrText>
      </w:r>
      <w:r w:rsidR="005C6E45" w:rsidRPr="002C3867">
        <w:rPr>
          <w:sz w:val="24"/>
          <w:szCs w:val="24"/>
        </w:rPr>
        <w:fldChar w:fldCharType="separate"/>
      </w:r>
      <w:r w:rsidR="00FD157D">
        <w:rPr>
          <w:noProof/>
          <w:sz w:val="24"/>
          <w:szCs w:val="24"/>
        </w:rPr>
        <w:t>(</w:t>
      </w:r>
      <w:hyperlink w:anchor="_ENREF_49" w:tooltip="Gundale, 2016 #390" w:history="1">
        <w:r w:rsidR="001860FD" w:rsidRPr="001860FD">
          <w:rPr>
            <w:rStyle w:val="Hyperlink"/>
          </w:rPr>
          <w:t>Gundale et al., 2016</w:t>
        </w:r>
      </w:hyperlink>
      <w:r w:rsidR="00FD157D">
        <w:rPr>
          <w:noProof/>
          <w:sz w:val="24"/>
          <w:szCs w:val="24"/>
        </w:rPr>
        <w:t xml:space="preserve">; </w:t>
      </w:r>
      <w:hyperlink w:anchor="_ENREF_100" w:tooltip="Pluchon, 2014 #389" w:history="1">
        <w:r w:rsidR="001860FD" w:rsidRPr="001860FD">
          <w:rPr>
            <w:rStyle w:val="Hyperlink"/>
          </w:rPr>
          <w:t>Pluchon et al., 2014</w:t>
        </w:r>
      </w:hyperlink>
      <w:r w:rsidR="00FD157D">
        <w:rPr>
          <w:noProof/>
          <w:sz w:val="24"/>
          <w:szCs w:val="24"/>
        </w:rPr>
        <w:t>)</w:t>
      </w:r>
      <w:r w:rsidR="005C6E45" w:rsidRPr="002C3867">
        <w:rPr>
          <w:sz w:val="24"/>
          <w:szCs w:val="24"/>
        </w:rPr>
        <w:fldChar w:fldCharType="end"/>
      </w:r>
      <w:r w:rsidR="5459D6A1" w:rsidRPr="002C3867">
        <w:rPr>
          <w:sz w:val="24"/>
          <w:szCs w:val="24"/>
          <w:lang w:val="en-US"/>
        </w:rPr>
        <w:t xml:space="preserve">. Biochar also includes carbonates of K, Ca, and Mg that can lime the soil, enhancing nutrient availability </w:t>
      </w:r>
      <w:r w:rsidR="005C6E45" w:rsidRPr="002C3867">
        <w:rPr>
          <w:sz w:val="24"/>
          <w:szCs w:val="24"/>
        </w:rPr>
        <w:fldChar w:fldCharType="begin"/>
      </w:r>
      <w:r w:rsidR="00FD157D">
        <w:rPr>
          <w:sz w:val="24"/>
          <w:szCs w:val="24"/>
        </w:rPr>
        <w:instrText xml:space="preserve"> ADDIN EN.CITE &lt;EndNote&gt;&lt;Cite&gt;&lt;Author&gt;Bodí&lt;/Author&gt;&lt;Year&gt;2014&lt;/Year&gt;&lt;RecNum&gt;391&lt;/RecNum&gt;&lt;DisplayText&gt;(Bodí et al., 2014)&lt;/DisplayText&gt;&lt;record&gt;&lt;rec-number&gt;391&lt;/rec-number&gt;&lt;foreign-keys&gt;&lt;key app="EN" db-id="psp5wa0pi9f5weevsxkxzdekszp2z090pt9e" timestamp="1733430002"&gt;391&lt;/key&gt;&lt;/foreign-keys&gt;&lt;ref-type name="Journal Article"&gt;17&lt;/ref-type&gt;&lt;contributors&gt;&lt;authors&gt;&lt;author&gt;Bodí, Merche B&lt;/author&gt;&lt;author&gt;Martin, Deborah A&lt;/author&gt;&lt;author&gt;Balfour, Victoria N&lt;/author&gt;&lt;author&gt;Santín, Cristina&lt;/author&gt;&lt;author&gt;Doerr, Stefan H&lt;/author&gt;&lt;author&gt;Pereira, Paulo&lt;/author&gt;&lt;author&gt;Cerdà, Artemi&lt;/author&gt;&lt;author&gt;Mataix-Solera, Jorge&lt;/author&gt;&lt;/authors&gt;&lt;/contributors&gt;&lt;titles&gt;&lt;title&gt;Wildland fire ash: production, composition and eco-hydro-geomorphic effects&lt;/title&gt;&lt;secondary-title&gt;Earth-Science Reviews&lt;/secondary-title&gt;&lt;/titles&gt;&lt;periodical&gt;&lt;full-title&gt;Earth-Science Reviews&lt;/full-title&gt;&lt;/periodical&gt;&lt;pages&gt;103-127&lt;/pages&gt;&lt;volume&gt;130&lt;/volume&gt;&lt;dates&gt;&lt;year&gt;2014&lt;/year&gt;&lt;/dates&gt;&lt;isbn&gt;0012-8252&lt;/isbn&gt;&lt;urls&gt;&lt;/urls&gt;&lt;/record&gt;&lt;/Cite&gt;&lt;/EndNote&gt;</w:instrText>
      </w:r>
      <w:r w:rsidR="005C6E45" w:rsidRPr="002C3867">
        <w:rPr>
          <w:sz w:val="24"/>
          <w:szCs w:val="24"/>
        </w:rPr>
        <w:fldChar w:fldCharType="separate"/>
      </w:r>
      <w:r w:rsidR="00FD157D">
        <w:rPr>
          <w:noProof/>
          <w:sz w:val="24"/>
          <w:szCs w:val="24"/>
        </w:rPr>
        <w:t>(</w:t>
      </w:r>
      <w:hyperlink w:anchor="_ENREF_16" w:tooltip="Bodí, 2014 #391" w:history="1">
        <w:r w:rsidR="001860FD" w:rsidRPr="001860FD">
          <w:rPr>
            <w:rStyle w:val="Hyperlink"/>
          </w:rPr>
          <w:t>Bodí et al., 2014</w:t>
        </w:r>
      </w:hyperlink>
      <w:r w:rsidR="00FD157D">
        <w:rPr>
          <w:noProof/>
          <w:sz w:val="24"/>
          <w:szCs w:val="24"/>
        </w:rPr>
        <w:t>)</w:t>
      </w:r>
      <w:r w:rsidR="005C6E45" w:rsidRPr="002C3867">
        <w:rPr>
          <w:sz w:val="24"/>
          <w:szCs w:val="24"/>
        </w:rPr>
        <w:fldChar w:fldCharType="end"/>
      </w:r>
      <w:r w:rsidR="5459D6A1" w:rsidRPr="002C3867">
        <w:rPr>
          <w:sz w:val="24"/>
          <w:szCs w:val="24"/>
          <w:lang w:val="en-US"/>
        </w:rPr>
        <w:t>.</w:t>
      </w:r>
      <w:r w:rsidR="5459D6A1" w:rsidRPr="002C3867">
        <w:rPr>
          <w:i/>
          <w:iCs/>
          <w:sz w:val="24"/>
          <w:szCs w:val="24"/>
          <w:lang w:val="en-US"/>
        </w:rPr>
        <w:t xml:space="preserve"> </w:t>
      </w:r>
      <w:r w:rsidR="00706F84" w:rsidRPr="002C3867">
        <w:rPr>
          <w:sz w:val="24"/>
          <w:szCs w:val="24"/>
          <w:lang w:val="en-US"/>
        </w:rPr>
        <w:t>Mulch</w:t>
      </w:r>
      <w:r w:rsidR="00820061" w:rsidRPr="002C3867">
        <w:rPr>
          <w:sz w:val="24"/>
          <w:szCs w:val="24"/>
          <w:lang w:val="en-US"/>
        </w:rPr>
        <w:t xml:space="preserve"> supplies C to the soil and can promote N immobilization, with the potential to reduce leaching and mitigate post-fire </w:t>
      </w:r>
      <w:r w:rsidR="005078E1" w:rsidRPr="002C3867">
        <w:rPr>
          <w:sz w:val="24"/>
          <w:szCs w:val="24"/>
          <w:lang w:val="en-US"/>
        </w:rPr>
        <w:t xml:space="preserve">losses to streams </w:t>
      </w:r>
      <w:r w:rsidR="001A7794" w:rsidRPr="002C3867">
        <w:rPr>
          <w:sz w:val="24"/>
          <w:szCs w:val="24"/>
          <w:lang w:val="en-US"/>
        </w:rPr>
        <w:fldChar w:fldCharType="begin"/>
      </w:r>
      <w:r w:rsidR="00FD157D">
        <w:rPr>
          <w:sz w:val="24"/>
          <w:szCs w:val="24"/>
          <w:lang w:val="en-US"/>
        </w:rPr>
        <w:instrText xml:space="preserve"> ADDIN EN.CITE &lt;EndNote&gt;&lt;Cite&gt;&lt;Author&gt;Perry&lt;/Author&gt;&lt;Year&gt;2010&lt;/Year&gt;&lt;RecNum&gt;507&lt;/RecNum&gt;&lt;DisplayText&gt;(Homyak et al., 2008; Perry et al., 2010)&lt;/DisplayText&gt;&lt;record&gt;&lt;rec-number&gt;507&lt;/rec-number&gt;&lt;foreign-keys&gt;&lt;key app="EN" db-id="psp5wa0pi9f5weevsxkxzdekszp2z090pt9e" timestamp="1736799061"&gt;507&lt;/key&gt;&lt;/foreign-keys&gt;&lt;ref-type name="Journal Article"&gt;17&lt;/ref-type&gt;&lt;contributors&gt;&lt;authors&gt;&lt;author&gt;Perry, Laura G&lt;/author&gt;&lt;author&gt;Blumenthal, Dana M&lt;/author&gt;&lt;author&gt;Monaco, Thomas A&lt;/author&gt;&lt;author&gt;Paschke, Mark W&lt;/author&gt;&lt;author&gt;Redente, Edward F&lt;/author&gt;&lt;/authors&gt;&lt;/contributors&gt;&lt;titles&gt;&lt;title&gt;Immobilizing nitrogen to control plant invasion&lt;/title&gt;&lt;secondary-title&gt;Oecologia&lt;/secondary-title&gt;&lt;/titles&gt;&lt;periodical&gt;&lt;full-title&gt;Oecologia&lt;/full-title&gt;&lt;/periodical&gt;&lt;pages&gt;13-24&lt;/pages&gt;&lt;volume&gt;163&lt;/volume&gt;&lt;dates&gt;&lt;year&gt;2010&lt;/year&gt;&lt;/dates&gt;&lt;isbn&gt;0029-8549&lt;/isbn&gt;&lt;urls&gt;&lt;/urls&gt;&lt;/record&gt;&lt;/Cite&gt;&lt;Cite&gt;&lt;Author&gt;Homyak&lt;/Author&gt;&lt;Year&gt;2008&lt;/Year&gt;&lt;RecNum&gt;508&lt;/RecNum&gt;&lt;record&gt;&lt;rec-number&gt;508&lt;/rec-number&gt;&lt;foreign-keys&gt;&lt;key app="EN" db-id="psp5wa0pi9f5weevsxkxzdekszp2z090pt9e" timestamp="1736799081"&gt;508&lt;/key&gt;&lt;/foreign-keys&gt;&lt;ref-type name="Journal Article"&gt;17&lt;/ref-type&gt;&lt;contributors&gt;&lt;authors&gt;&lt;author&gt;Homyak, Peter M&lt;/author&gt;&lt;author&gt;Yanai, Ruth D&lt;/author&gt;&lt;author&gt;Burns, Douglas A&lt;/author&gt;&lt;author&gt;Briggs, Russell D&lt;/author&gt;&lt;author&gt;Germain, René H&lt;/author&gt;&lt;/authors&gt;&lt;/contributors&gt;&lt;titles&gt;&lt;title&gt;Nitrogen immobilization by wood-chip application: protecting water quality in a northern hardwood forest&lt;/title&gt;&lt;secondary-title&gt;Forest Ecology and Management&lt;/secondary-title&gt;&lt;/titles&gt;&lt;periodical&gt;&lt;full-title&gt;Forest Ecology and Management&lt;/full-title&gt;&lt;/periodical&gt;&lt;pages&gt;2589-2601&lt;/pages&gt;&lt;volume&gt;255&lt;/volume&gt;&lt;number&gt;7&lt;/number&gt;&lt;dates&gt;&lt;year&gt;2008&lt;/year&gt;&lt;/dates&gt;&lt;isbn&gt;0378-1127&lt;/isbn&gt;&lt;urls&gt;&lt;/urls&gt;&lt;/record&gt;&lt;/Cite&gt;&lt;/EndNote&gt;</w:instrText>
      </w:r>
      <w:r w:rsidR="001A7794" w:rsidRPr="002C3867">
        <w:rPr>
          <w:sz w:val="24"/>
          <w:szCs w:val="24"/>
          <w:lang w:val="en-US"/>
        </w:rPr>
        <w:fldChar w:fldCharType="separate"/>
      </w:r>
      <w:r w:rsidR="00FD157D">
        <w:rPr>
          <w:noProof/>
          <w:sz w:val="24"/>
          <w:szCs w:val="24"/>
          <w:lang w:val="en-US"/>
        </w:rPr>
        <w:t>(</w:t>
      </w:r>
      <w:hyperlink w:anchor="_ENREF_57" w:tooltip="Homyak, 2008 #508" w:history="1">
        <w:r w:rsidR="001860FD" w:rsidRPr="001860FD">
          <w:rPr>
            <w:rStyle w:val="Hyperlink"/>
          </w:rPr>
          <w:t>Homyak et al., 2008</w:t>
        </w:r>
      </w:hyperlink>
      <w:r w:rsidR="00FD157D">
        <w:rPr>
          <w:noProof/>
          <w:sz w:val="24"/>
          <w:szCs w:val="24"/>
          <w:lang w:val="en-US"/>
        </w:rPr>
        <w:t xml:space="preserve">; </w:t>
      </w:r>
      <w:hyperlink w:anchor="_ENREF_98" w:tooltip="Perry, 2010 #507" w:history="1">
        <w:r w:rsidR="001860FD" w:rsidRPr="001860FD">
          <w:rPr>
            <w:rStyle w:val="Hyperlink"/>
          </w:rPr>
          <w:t>Perry et al., 2010</w:t>
        </w:r>
      </w:hyperlink>
      <w:r w:rsidR="00FD157D">
        <w:rPr>
          <w:noProof/>
          <w:sz w:val="24"/>
          <w:szCs w:val="24"/>
          <w:lang w:val="en-US"/>
        </w:rPr>
        <w:t>)</w:t>
      </w:r>
      <w:r w:rsidR="001A7794" w:rsidRPr="002C3867">
        <w:rPr>
          <w:sz w:val="24"/>
          <w:szCs w:val="24"/>
          <w:lang w:val="en-US"/>
        </w:rPr>
        <w:fldChar w:fldCharType="end"/>
      </w:r>
      <w:r w:rsidR="001A7794" w:rsidRPr="002C3867">
        <w:rPr>
          <w:sz w:val="24"/>
          <w:szCs w:val="24"/>
          <w:lang w:val="en-US"/>
        </w:rPr>
        <w:t xml:space="preserve">, but more effort is needed to guide careful placement on the landscape, especially </w:t>
      </w:r>
      <w:r w:rsidR="009B118B" w:rsidRPr="002C3867">
        <w:rPr>
          <w:sz w:val="24"/>
          <w:szCs w:val="24"/>
          <w:lang w:val="en-US"/>
        </w:rPr>
        <w:t xml:space="preserve">when </w:t>
      </w:r>
      <w:r w:rsidR="001A7794" w:rsidRPr="002C3867">
        <w:rPr>
          <w:sz w:val="24"/>
          <w:szCs w:val="24"/>
          <w:lang w:val="en-US"/>
        </w:rPr>
        <w:t xml:space="preserve">using aerial applications </w:t>
      </w:r>
      <w:r w:rsidR="001A7794" w:rsidRPr="002C3867">
        <w:rPr>
          <w:sz w:val="24"/>
          <w:szCs w:val="24"/>
          <w:lang w:val="en-US"/>
        </w:rPr>
        <w:fldChar w:fldCharType="begin"/>
      </w:r>
      <w:r w:rsidR="00FD157D">
        <w:rPr>
          <w:sz w:val="24"/>
          <w:szCs w:val="24"/>
          <w:lang w:val="en-US"/>
        </w:rPr>
        <w:instrText xml:space="preserve"> ADDIN EN.CITE &lt;EndNote&gt;&lt;Cite&gt;&lt;Author&gt;Rhoades&lt;/Author&gt;&lt;Year&gt;2025&lt;/Year&gt;&lt;RecNum&gt;506&lt;/RecNum&gt;&lt;DisplayText&gt;(Rhoades et al., 2025)&lt;/DisplayText&gt;&lt;record&gt;&lt;rec-number&gt;506&lt;/rec-number&gt;&lt;foreign-keys&gt;&lt;key app="EN" db-id="psp5wa0pi9f5weevsxkxzdekszp2z090pt9e" timestamp="1736787471"&gt;506&lt;/key&gt;&lt;/foreign-keys&gt;&lt;ref-type name="Journal Article"&gt;17&lt;/ref-type&gt;&lt;contributors&gt;&lt;authors&gt;&lt;author&gt;Rhoades, Charles C&lt;/author&gt;&lt;author&gt;Richardson, Mikaela J&lt;/author&gt;&lt;author&gt;Fegel, Timothy S&lt;/author&gt;&lt;author&gt;Kampf, Stephanie K&lt;/author&gt;&lt;/authors&gt;&lt;/contributors&gt;&lt;titles&gt;&lt;title&gt;Assessing the effects of woody mulch on post-fire soil and stream nitrogen at experimental and operational scales&lt;/title&gt;&lt;secondary-title&gt;Forest Ecology and Management&lt;/secondary-title&gt;&lt;/titles&gt;&lt;periodical&gt;&lt;full-title&gt;Forest Ecology and Management&lt;/full-title&gt;&lt;/periodical&gt;&lt;pages&gt;122490&lt;/pages&gt;&lt;volume&gt;578&lt;/volume&gt;&lt;dates&gt;&lt;year&gt;2025&lt;/year&gt;&lt;/dates&gt;&lt;isbn&gt;0378-1127&lt;/isbn&gt;&lt;urls&gt;&lt;/urls&gt;&lt;/record&gt;&lt;/Cite&gt;&lt;/EndNote&gt;</w:instrText>
      </w:r>
      <w:r w:rsidR="001A7794" w:rsidRPr="002C3867">
        <w:rPr>
          <w:sz w:val="24"/>
          <w:szCs w:val="24"/>
          <w:lang w:val="en-US"/>
        </w:rPr>
        <w:fldChar w:fldCharType="separate"/>
      </w:r>
      <w:r w:rsidR="00FD157D">
        <w:rPr>
          <w:noProof/>
          <w:sz w:val="24"/>
          <w:szCs w:val="24"/>
          <w:lang w:val="en-US"/>
        </w:rPr>
        <w:t>(</w:t>
      </w:r>
      <w:hyperlink w:anchor="_ENREF_113" w:tooltip="Rhoades, 2025 #506" w:history="1">
        <w:r w:rsidR="001860FD" w:rsidRPr="001860FD">
          <w:rPr>
            <w:rStyle w:val="Hyperlink"/>
          </w:rPr>
          <w:t>Rhoades et al., 2025</w:t>
        </w:r>
      </w:hyperlink>
      <w:r w:rsidR="00FD157D">
        <w:rPr>
          <w:noProof/>
          <w:sz w:val="24"/>
          <w:szCs w:val="24"/>
          <w:lang w:val="en-US"/>
        </w:rPr>
        <w:t>)</w:t>
      </w:r>
      <w:r w:rsidR="001A7794" w:rsidRPr="002C3867">
        <w:rPr>
          <w:sz w:val="24"/>
          <w:szCs w:val="24"/>
          <w:lang w:val="en-US"/>
        </w:rPr>
        <w:fldChar w:fldCharType="end"/>
      </w:r>
    </w:p>
    <w:p w14:paraId="2DE19FA4" w14:textId="1CE36FFB" w:rsidR="00A4687F" w:rsidRPr="002C3867" w:rsidRDefault="00190AAE" w:rsidP="00190AAE">
      <w:pPr>
        <w:pStyle w:val="Heading2"/>
        <w:rPr>
          <w:rFonts w:ascii="Arial" w:hAnsi="Arial"/>
        </w:rPr>
      </w:pPr>
      <w:r w:rsidRPr="002C3867">
        <w:rPr>
          <w:rFonts w:ascii="Arial" w:hAnsi="Arial"/>
        </w:rPr>
        <w:t xml:space="preserve">4.5. </w:t>
      </w:r>
      <w:r w:rsidR="387EC270" w:rsidRPr="002C3867">
        <w:rPr>
          <w:rFonts w:ascii="Arial" w:hAnsi="Arial"/>
        </w:rPr>
        <w:t>Conclusion</w:t>
      </w:r>
      <w:r w:rsidR="00CD0546" w:rsidRPr="002C3867">
        <w:rPr>
          <w:rFonts w:ascii="Arial" w:hAnsi="Arial"/>
        </w:rPr>
        <w:t>s</w:t>
      </w:r>
    </w:p>
    <w:p w14:paraId="055482A2" w14:textId="4B7196C2" w:rsidR="00C733C0" w:rsidRPr="002C3867" w:rsidRDefault="68B93D6D" w:rsidP="5459D6A1">
      <w:pPr>
        <w:spacing w:before="240" w:after="240" w:line="360" w:lineRule="auto"/>
        <w:rPr>
          <w:sz w:val="24"/>
          <w:szCs w:val="24"/>
          <w:lang w:val="en-US"/>
        </w:rPr>
      </w:pPr>
      <w:r w:rsidRPr="002C3867">
        <w:rPr>
          <w:sz w:val="24"/>
          <w:szCs w:val="24"/>
          <w:lang w:val="en-US"/>
        </w:rPr>
        <w:t xml:space="preserve">The impact of high-severity fire across the landscape in the Church’s Park burn area remains </w:t>
      </w:r>
      <w:r w:rsidR="32D3485D" w:rsidRPr="002C3867">
        <w:rPr>
          <w:sz w:val="24"/>
          <w:szCs w:val="24"/>
          <w:lang w:val="en-US"/>
        </w:rPr>
        <w:t xml:space="preserve">thirteen </w:t>
      </w:r>
      <w:r w:rsidRPr="002C3867">
        <w:rPr>
          <w:sz w:val="24"/>
          <w:szCs w:val="24"/>
          <w:lang w:val="en-US"/>
        </w:rPr>
        <w:t xml:space="preserve">years later. Limited tree regeneration and broader shifts in ecosystem states suggest the legacy of fire will be long lasting. In this study, we report an interesting dichotomy wherein organic soil amendments applied post-fire had marginal direct effects on above ground characteristics (vegetation community composition, plant functional traits), despite clear differences in soil chemistry, nutrients, and </w:t>
      </w:r>
      <w:proofErr w:type="gramStart"/>
      <w:r w:rsidR="008D6026">
        <w:rPr>
          <w:sz w:val="24"/>
          <w:szCs w:val="24"/>
          <w:lang w:val="en-US"/>
        </w:rPr>
        <w:t>the microbiome</w:t>
      </w:r>
      <w:proofErr w:type="gramEnd"/>
      <w:r w:rsidRPr="002C3867">
        <w:rPr>
          <w:sz w:val="24"/>
          <w:szCs w:val="24"/>
          <w:lang w:val="en-US"/>
        </w:rPr>
        <w:t xml:space="preserve">. However, upon closer investigation using random forests and SEMs, our analyses reveal non-linear relationships and complex </w:t>
      </w:r>
      <w:r w:rsidR="276E98DD" w:rsidRPr="002C3867">
        <w:rPr>
          <w:sz w:val="24"/>
          <w:szCs w:val="24"/>
          <w:lang w:val="en-US"/>
        </w:rPr>
        <w:t>relationships</w:t>
      </w:r>
      <w:r w:rsidRPr="002C3867">
        <w:rPr>
          <w:sz w:val="24"/>
          <w:szCs w:val="24"/>
          <w:lang w:val="en-US"/>
        </w:rPr>
        <w:t xml:space="preserve"> among soil and microbial properties that drive variation in plant traits and suggest a nuanced but important impact of post-fire restoration treatment on plant resource use strategies. Many indirect and interactive relationships emerged that might appear contrary to expectations if not considered within a broader biotic and abiotic framework. Moreover, the variation of plant functional traits in response to post-fire amendments provides </w:t>
      </w:r>
      <w:r w:rsidRPr="002C3867">
        <w:rPr>
          <w:sz w:val="24"/>
          <w:szCs w:val="24"/>
          <w:lang w:val="en-US"/>
        </w:rPr>
        <w:lastRenderedPageBreak/>
        <w:t>insight into broader understanding of how intraspecific trait variation mediates the effect of environmental changes on plant community composition and function</w:t>
      </w:r>
      <w:r w:rsidR="749AD096" w:rsidRPr="002C3867">
        <w:rPr>
          <w:sz w:val="24"/>
          <w:szCs w:val="24"/>
          <w:lang w:val="en-US"/>
        </w:rPr>
        <w:t xml:space="preserve">. </w:t>
      </w:r>
      <w:r w:rsidRPr="002C3867">
        <w:rPr>
          <w:sz w:val="24"/>
          <w:szCs w:val="24"/>
          <w:lang w:val="en-US"/>
        </w:rPr>
        <w:t xml:space="preserve">This study thus provides a first, to our knowledge, perspective on how management actions may provide an initial foundation for the development of ecosystem structure and function through </w:t>
      </w:r>
      <w:r w:rsidR="5AEAF1C2" w:rsidRPr="002C3867">
        <w:rPr>
          <w:sz w:val="24"/>
          <w:szCs w:val="24"/>
          <w:lang w:val="en-US"/>
        </w:rPr>
        <w:t xml:space="preserve">a </w:t>
      </w:r>
      <w:r w:rsidRPr="002C3867">
        <w:rPr>
          <w:sz w:val="24"/>
          <w:szCs w:val="24"/>
          <w:lang w:val="en-US"/>
        </w:rPr>
        <w:t>trait</w:t>
      </w:r>
      <w:r w:rsidR="5AEAF1C2" w:rsidRPr="002C3867">
        <w:rPr>
          <w:sz w:val="24"/>
          <w:szCs w:val="24"/>
          <w:lang w:val="en-US"/>
        </w:rPr>
        <w:t>-based approach</w:t>
      </w:r>
      <w:r w:rsidR="58149B3F" w:rsidRPr="002C3867">
        <w:rPr>
          <w:sz w:val="24"/>
          <w:szCs w:val="24"/>
          <w:lang w:val="en-US"/>
        </w:rPr>
        <w:t xml:space="preserve"> aimed at </w:t>
      </w:r>
      <w:r w:rsidRPr="002C3867">
        <w:rPr>
          <w:sz w:val="24"/>
          <w:szCs w:val="24"/>
          <w:lang w:val="en-US"/>
        </w:rPr>
        <w:t>develop</w:t>
      </w:r>
      <w:r w:rsidR="58149B3F" w:rsidRPr="002C3867">
        <w:rPr>
          <w:sz w:val="24"/>
          <w:szCs w:val="24"/>
          <w:lang w:val="en-US"/>
        </w:rPr>
        <w:t>ing a plant community comprised of species</w:t>
      </w:r>
      <w:r w:rsidR="4144E64B" w:rsidRPr="002C3867">
        <w:rPr>
          <w:sz w:val="24"/>
          <w:szCs w:val="24"/>
          <w:lang w:val="en-US"/>
        </w:rPr>
        <w:t xml:space="preserve"> </w:t>
      </w:r>
      <w:r w:rsidRPr="002C3867">
        <w:rPr>
          <w:sz w:val="24"/>
          <w:szCs w:val="24"/>
          <w:lang w:val="en-US"/>
        </w:rPr>
        <w:t xml:space="preserve">with variable resilience against climate stressors </w:t>
      </w:r>
      <w:r w:rsidR="4144E64B" w:rsidRPr="002C3867">
        <w:rPr>
          <w:sz w:val="24"/>
          <w:szCs w:val="24"/>
          <w:lang w:val="en-US"/>
        </w:rPr>
        <w:t>to improve</w:t>
      </w:r>
      <w:r w:rsidRPr="002C3867">
        <w:rPr>
          <w:sz w:val="24"/>
          <w:szCs w:val="24"/>
          <w:lang w:val="en-US"/>
        </w:rPr>
        <w:t xml:space="preserve"> forest regeneration. </w:t>
      </w:r>
      <w:bookmarkStart w:id="248" w:name="_vd4uvf4m7ds"/>
      <w:bookmarkEnd w:id="248"/>
    </w:p>
    <w:p w14:paraId="4D038AF1" w14:textId="77777777" w:rsidR="00C733C0" w:rsidRPr="002C3867" w:rsidRDefault="00C733C0" w:rsidP="00C733C0">
      <w:pPr>
        <w:pStyle w:val="Heading2"/>
        <w:rPr>
          <w:rFonts w:ascii="Arial" w:hAnsi="Arial"/>
        </w:rPr>
      </w:pPr>
      <w:r w:rsidRPr="002C3867">
        <w:rPr>
          <w:rFonts w:ascii="Arial" w:hAnsi="Arial"/>
        </w:rPr>
        <w:t>Open research statement</w:t>
      </w:r>
    </w:p>
    <w:p w14:paraId="1BF61798" w14:textId="77777777" w:rsidR="00C733C0" w:rsidRPr="002C3867" w:rsidRDefault="5459D6A1" w:rsidP="5459D6A1">
      <w:pPr>
        <w:spacing w:line="360" w:lineRule="auto"/>
        <w:rPr>
          <w:sz w:val="24"/>
          <w:szCs w:val="24"/>
          <w:lang w:val="en-US"/>
        </w:rPr>
      </w:pPr>
      <w:r w:rsidRPr="002C3867">
        <w:rPr>
          <w:sz w:val="24"/>
          <w:szCs w:val="24"/>
          <w:lang w:val="en-US"/>
        </w:rPr>
        <w:t xml:space="preserve">Data and code will be publicly available on GitHub at </w:t>
      </w:r>
      <w:hyperlink r:id="rId22">
        <w:r w:rsidRPr="002C3867">
          <w:rPr>
            <w:color w:val="1155CC"/>
            <w:sz w:val="24"/>
            <w:szCs w:val="24"/>
            <w:u w:val="single"/>
            <w:lang w:val="en-US"/>
          </w:rPr>
          <w:t>https://www.github.com/admahood/church_park</w:t>
        </w:r>
      </w:hyperlink>
      <w:r w:rsidRPr="002C3867">
        <w:rPr>
          <w:sz w:val="24"/>
          <w:szCs w:val="24"/>
          <w:lang w:val="en-US"/>
        </w:rPr>
        <w:t xml:space="preserve"> upon publication and given a digital object identifier via Zenodo.</w:t>
      </w:r>
      <w:bookmarkStart w:id="249" w:name="_5hlng92tvdw0"/>
      <w:bookmarkStart w:id="250" w:name="_ru29k74obr77"/>
      <w:bookmarkEnd w:id="249"/>
      <w:bookmarkEnd w:id="250"/>
    </w:p>
    <w:p w14:paraId="31E23970" w14:textId="57B873CE" w:rsidR="00C733C0" w:rsidRPr="002C3867" w:rsidRDefault="4080558A" w:rsidP="004A6F04">
      <w:pPr>
        <w:pStyle w:val="Heading2"/>
        <w:rPr>
          <w:rFonts w:ascii="Arial" w:hAnsi="Arial"/>
        </w:rPr>
      </w:pPr>
      <w:r w:rsidRPr="002C3867">
        <w:rPr>
          <w:rFonts w:ascii="Arial" w:hAnsi="Arial"/>
        </w:rPr>
        <w:t>Acknowledgements</w:t>
      </w:r>
    </w:p>
    <w:p w14:paraId="1DBF4321" w14:textId="77777777" w:rsidR="00E305FE" w:rsidRPr="002C3867" w:rsidRDefault="68B93D6D" w:rsidP="5459D6A1">
      <w:pPr>
        <w:spacing w:line="360" w:lineRule="auto"/>
        <w:rPr>
          <w:sz w:val="24"/>
          <w:szCs w:val="24"/>
          <w:lang w:val="en-US"/>
        </w:rPr>
      </w:pPr>
      <w:r w:rsidRPr="002C3867">
        <w:rPr>
          <w:sz w:val="24"/>
          <w:szCs w:val="24"/>
          <w:lang w:val="en-US"/>
        </w:rPr>
        <w:t>Research was supported by the USDA Agricultural Research Service and the US Forest Service Rocky Mountain Research Station. This project was also partially supported by Joint Fire Science Program #23-2-01-10 (jdbld 4414)</w:t>
      </w:r>
      <w:r w:rsidR="518C426C" w:rsidRPr="002C3867">
        <w:rPr>
          <w:sz w:val="24"/>
          <w:szCs w:val="24"/>
          <w:lang w:val="en-US"/>
        </w:rPr>
        <w:t xml:space="preserve"> and B</w:t>
      </w:r>
      <w:r w:rsidR="68B035D1" w:rsidRPr="002C3867">
        <w:rPr>
          <w:sz w:val="24"/>
          <w:szCs w:val="24"/>
          <w:lang w:val="en-US"/>
        </w:rPr>
        <w:t xml:space="preserve">ipartisan </w:t>
      </w:r>
      <w:r w:rsidR="474CA265" w:rsidRPr="002C3867">
        <w:rPr>
          <w:sz w:val="24"/>
          <w:szCs w:val="24"/>
          <w:lang w:val="en-US"/>
        </w:rPr>
        <w:t>I</w:t>
      </w:r>
      <w:r w:rsidR="68B035D1" w:rsidRPr="002C3867">
        <w:rPr>
          <w:sz w:val="24"/>
          <w:szCs w:val="24"/>
          <w:lang w:val="en-US"/>
        </w:rPr>
        <w:t xml:space="preserve">nfrastructure </w:t>
      </w:r>
      <w:r w:rsidR="1ADA9CB3" w:rsidRPr="002C3867">
        <w:rPr>
          <w:sz w:val="24"/>
          <w:szCs w:val="24"/>
          <w:lang w:val="en-US"/>
        </w:rPr>
        <w:t xml:space="preserve">Law </w:t>
      </w:r>
      <w:r w:rsidR="68B035D1" w:rsidRPr="002C3867">
        <w:rPr>
          <w:sz w:val="24"/>
          <w:szCs w:val="24"/>
          <w:lang w:val="en-US"/>
        </w:rPr>
        <w:t xml:space="preserve">funding </w:t>
      </w:r>
      <w:r w:rsidRPr="002C3867">
        <w:rPr>
          <w:sz w:val="24"/>
          <w:szCs w:val="24"/>
          <w:lang w:val="en-US"/>
        </w:rPr>
        <w:t>We are grateful to Kerry Minatre and Roger Tyler for establishing the initial research plots and to Shanthini Ode and Giovanni Borsari for assistance with field and lab data collection. USDA is an equal opportunity employer and provider.</w:t>
      </w:r>
    </w:p>
    <w:p w14:paraId="0EA545EF" w14:textId="77777777" w:rsidR="000F14C0" w:rsidRPr="002C3867" w:rsidRDefault="000F14C0" w:rsidP="000F14C0">
      <w:pPr>
        <w:pStyle w:val="Heading2"/>
        <w:rPr>
          <w:rFonts w:ascii="Arial" w:hAnsi="Arial"/>
          <w:lang w:val="en-US"/>
        </w:rPr>
      </w:pPr>
      <w:r w:rsidRPr="002C3867">
        <w:rPr>
          <w:rFonts w:ascii="Arial" w:hAnsi="Arial"/>
          <w:lang w:val="en-US"/>
        </w:rPr>
        <w:t>Declaration of generative AI and AI-assisted technologies in the writing process</w:t>
      </w:r>
    </w:p>
    <w:p w14:paraId="7578AD46" w14:textId="7462D319" w:rsidR="000F14C0" w:rsidRPr="002C3867" w:rsidRDefault="000F14C0" w:rsidP="000F14C0">
      <w:pPr>
        <w:spacing w:line="360" w:lineRule="auto"/>
        <w:rPr>
          <w:sz w:val="24"/>
          <w:szCs w:val="24"/>
          <w:lang w:val="en-US"/>
        </w:rPr>
      </w:pPr>
      <w:r w:rsidRPr="002C3867">
        <w:rPr>
          <w:sz w:val="24"/>
          <w:szCs w:val="24"/>
          <w:lang w:val="en-US"/>
        </w:rPr>
        <w:t>During the preparation of this work the author</w:t>
      </w:r>
      <w:r w:rsidR="005C7E95" w:rsidRPr="002C3867">
        <w:rPr>
          <w:sz w:val="24"/>
          <w:szCs w:val="24"/>
          <w:lang w:val="en-US"/>
        </w:rPr>
        <w:t>s</w:t>
      </w:r>
      <w:r w:rsidRPr="002C3867">
        <w:rPr>
          <w:sz w:val="24"/>
          <w:szCs w:val="24"/>
          <w:lang w:val="en-US"/>
        </w:rPr>
        <w:t xml:space="preserve"> used ChatGPT </w:t>
      </w:r>
      <w:proofErr w:type="gramStart"/>
      <w:r w:rsidRPr="002C3867">
        <w:rPr>
          <w:sz w:val="24"/>
          <w:szCs w:val="24"/>
          <w:lang w:val="en-US"/>
        </w:rPr>
        <w:t>in order to</w:t>
      </w:r>
      <w:proofErr w:type="gramEnd"/>
      <w:r w:rsidRPr="002C3867">
        <w:rPr>
          <w:sz w:val="24"/>
          <w:szCs w:val="24"/>
          <w:lang w:val="en-US"/>
        </w:rPr>
        <w:t xml:space="preserve"> improve readability</w:t>
      </w:r>
      <w:r w:rsidR="00F152CC" w:rsidRPr="002C3867">
        <w:rPr>
          <w:sz w:val="24"/>
          <w:szCs w:val="24"/>
          <w:lang w:val="en-US"/>
        </w:rPr>
        <w:t xml:space="preserve"> and flow of the text.</w:t>
      </w:r>
      <w:r w:rsidRPr="002C3867">
        <w:rPr>
          <w:sz w:val="24"/>
          <w:szCs w:val="24"/>
          <w:lang w:val="en-US"/>
        </w:rPr>
        <w:t xml:space="preserve"> After using this tool/service, the author</w:t>
      </w:r>
      <w:r w:rsidR="005C7E95" w:rsidRPr="002C3867">
        <w:rPr>
          <w:sz w:val="24"/>
          <w:szCs w:val="24"/>
          <w:lang w:val="en-US"/>
        </w:rPr>
        <w:t>s</w:t>
      </w:r>
      <w:r w:rsidRPr="002C3867">
        <w:rPr>
          <w:sz w:val="24"/>
          <w:szCs w:val="24"/>
          <w:lang w:val="en-US"/>
        </w:rPr>
        <w:t xml:space="preserve"> reviewed and edited the content as needed and </w:t>
      </w:r>
      <w:proofErr w:type="gramStart"/>
      <w:r w:rsidRPr="002C3867">
        <w:rPr>
          <w:sz w:val="24"/>
          <w:szCs w:val="24"/>
          <w:lang w:val="en-US"/>
        </w:rPr>
        <w:t>take</w:t>
      </w:r>
      <w:proofErr w:type="gramEnd"/>
      <w:r w:rsidRPr="002C3867">
        <w:rPr>
          <w:sz w:val="24"/>
          <w:szCs w:val="24"/>
          <w:lang w:val="en-US"/>
        </w:rPr>
        <w:t xml:space="preserve"> full responsibility for the content of the publication.</w:t>
      </w:r>
    </w:p>
    <w:p w14:paraId="70EC65BD" w14:textId="74A23979" w:rsidR="000F14C0" w:rsidRPr="002C3867" w:rsidRDefault="000F14C0" w:rsidP="5459D6A1">
      <w:pPr>
        <w:spacing w:line="360" w:lineRule="auto"/>
        <w:rPr>
          <w:sz w:val="24"/>
          <w:szCs w:val="24"/>
          <w:lang w:val="en-US"/>
        </w:rPr>
        <w:sectPr w:rsidR="000F14C0" w:rsidRPr="002C3867" w:rsidSect="000073F0">
          <w:pgSz w:w="12240" w:h="15840"/>
          <w:pgMar w:top="1440" w:right="1440" w:bottom="1440" w:left="1440" w:header="720" w:footer="720" w:gutter="0"/>
          <w:lnNumType w:countBy="1" w:restart="continuous"/>
          <w:cols w:space="720"/>
          <w:docGrid w:linePitch="299"/>
        </w:sectPr>
      </w:pPr>
    </w:p>
    <w:p w14:paraId="0E2C1677" w14:textId="483A0806" w:rsidR="00E305FE" w:rsidRPr="002C3867" w:rsidRDefault="00E305FE" w:rsidP="00E305FE">
      <w:pPr>
        <w:pStyle w:val="Heading1"/>
        <w:rPr>
          <w:rFonts w:ascii="Arial" w:hAnsi="Arial"/>
        </w:rPr>
      </w:pPr>
      <w:r w:rsidRPr="002C3867">
        <w:rPr>
          <w:rFonts w:ascii="Arial" w:hAnsi="Arial"/>
        </w:rPr>
        <w:lastRenderedPageBreak/>
        <w:t>References</w:t>
      </w:r>
    </w:p>
    <w:p w14:paraId="68F422A7" w14:textId="77777777" w:rsidR="001860FD" w:rsidRPr="001860FD" w:rsidRDefault="00E305FE" w:rsidP="001860FD">
      <w:pPr>
        <w:pStyle w:val="EndNoteBibliography"/>
        <w:ind w:left="720" w:hanging="720"/>
      </w:pPr>
      <w:r w:rsidRPr="002C3867">
        <w:rPr>
          <w:szCs w:val="24"/>
        </w:rPr>
        <w:fldChar w:fldCharType="begin"/>
      </w:r>
      <w:r w:rsidRPr="002C3867">
        <w:rPr>
          <w:szCs w:val="24"/>
        </w:rPr>
        <w:instrText xml:space="preserve"> ADDIN EN.REFLIST </w:instrText>
      </w:r>
      <w:r w:rsidRPr="002C3867">
        <w:rPr>
          <w:szCs w:val="24"/>
        </w:rPr>
        <w:fldChar w:fldCharType="separate"/>
      </w:r>
      <w:bookmarkStart w:id="251" w:name="_ENREF_1"/>
      <w:r w:rsidR="001860FD" w:rsidRPr="001860FD">
        <w:t>Abatzoglou, J.T. and Williams, A.P., 2016. Impact of anthropogenic climate change on wildfire across western US forests. Proceedings of the National Academy of Sciences, 113(42): 11770-11775.</w:t>
      </w:r>
      <w:bookmarkEnd w:id="251"/>
    </w:p>
    <w:p w14:paraId="3085E58A" w14:textId="77777777" w:rsidR="001860FD" w:rsidRPr="001860FD" w:rsidRDefault="001860FD" w:rsidP="001860FD">
      <w:pPr>
        <w:pStyle w:val="EndNoteBibliography"/>
        <w:ind w:left="720" w:hanging="720"/>
      </w:pPr>
      <w:bookmarkStart w:id="252" w:name="_ENREF_2"/>
      <w:r w:rsidRPr="001860FD">
        <w:t>Abuzinadah, R. and Read, D., 1986. The role of proteins in the nitrogen nutrition of ectomycorrhizal plants: III. Protein utilization by Betula, Picea and Pinus in mycorrhizal association with Hebeloma crustuliniforme. New Phytologist, 103(3): 507-514.</w:t>
      </w:r>
      <w:bookmarkEnd w:id="252"/>
    </w:p>
    <w:p w14:paraId="655D58BC" w14:textId="77777777" w:rsidR="001860FD" w:rsidRPr="001860FD" w:rsidRDefault="001860FD" w:rsidP="001860FD">
      <w:pPr>
        <w:pStyle w:val="EndNoteBibliography"/>
        <w:ind w:left="720" w:hanging="720"/>
      </w:pPr>
      <w:bookmarkStart w:id="253" w:name="_ENREF_3"/>
      <w:r w:rsidRPr="001860FD">
        <w:t>Ågren, G.I. and Bosatta, E., 1988. Nitrogen saturation of terrestrial ecosystems. Environmental Pollution, 54(3-4): 185-197.</w:t>
      </w:r>
      <w:bookmarkEnd w:id="253"/>
    </w:p>
    <w:p w14:paraId="396147E7" w14:textId="77777777" w:rsidR="001860FD" w:rsidRPr="001860FD" w:rsidRDefault="001860FD" w:rsidP="001860FD">
      <w:pPr>
        <w:pStyle w:val="EndNoteBibliography"/>
        <w:ind w:left="720" w:hanging="720"/>
      </w:pPr>
      <w:bookmarkStart w:id="254" w:name="_ENREF_4"/>
      <w:r w:rsidRPr="001860FD">
        <w:t>Alstatt, D. and Miles, R.L., 1983. Soil Survey of Grand County Area, Colorado.</w:t>
      </w:r>
      <w:bookmarkEnd w:id="254"/>
    </w:p>
    <w:p w14:paraId="0693179A" w14:textId="77777777" w:rsidR="001860FD" w:rsidRPr="001860FD" w:rsidRDefault="001860FD" w:rsidP="001860FD">
      <w:pPr>
        <w:pStyle w:val="EndNoteBibliography"/>
        <w:ind w:left="720" w:hanging="720"/>
      </w:pPr>
      <w:bookmarkStart w:id="255" w:name="_ENREF_5"/>
      <w:r w:rsidRPr="001860FD">
        <w:t>Anacker, B. et al., 2011. Ecological strategies in California chaparral: interacting effects of soils, climate, and fire on specific leaf area. Plant Ecology &amp; Diversity, 4(2-3): 179-188.</w:t>
      </w:r>
      <w:bookmarkEnd w:id="255"/>
    </w:p>
    <w:p w14:paraId="33E45AF7" w14:textId="77777777" w:rsidR="001860FD" w:rsidRPr="001860FD" w:rsidRDefault="001860FD" w:rsidP="001860FD">
      <w:pPr>
        <w:pStyle w:val="EndNoteBibliography"/>
        <w:ind w:left="720" w:hanging="720"/>
      </w:pPr>
      <w:bookmarkStart w:id="256" w:name="_ENREF_6"/>
      <w:r w:rsidRPr="001860FD">
        <w:t>Anderson, M.J. and Santana</w:t>
      </w:r>
      <w:r w:rsidRPr="001860FD">
        <w:rPr>
          <w:rFonts w:ascii="Cambria Math" w:hAnsi="Cambria Math" w:cs="Cambria Math"/>
        </w:rPr>
        <w:t>‐</w:t>
      </w:r>
      <w:r w:rsidRPr="001860FD">
        <w:t>Garcon, J., 2015. Measures of precision for dissimilarity</w:t>
      </w:r>
      <w:r w:rsidRPr="001860FD">
        <w:rPr>
          <w:rFonts w:ascii="Cambria Math" w:hAnsi="Cambria Math" w:cs="Cambria Math"/>
        </w:rPr>
        <w:t>‐</w:t>
      </w:r>
      <w:r w:rsidRPr="001860FD">
        <w:t>based multivariate analysis of ecological communities. Ecology letters, 18(1): 66-73.</w:t>
      </w:r>
      <w:bookmarkEnd w:id="256"/>
    </w:p>
    <w:p w14:paraId="1386A904" w14:textId="77777777" w:rsidR="001860FD" w:rsidRPr="001860FD" w:rsidRDefault="001860FD" w:rsidP="001860FD">
      <w:pPr>
        <w:pStyle w:val="EndNoteBibliography"/>
        <w:ind w:left="720" w:hanging="720"/>
      </w:pPr>
      <w:bookmarkStart w:id="257" w:name="_ENREF_7"/>
      <w:r w:rsidRPr="001860FD">
        <w:t>Andrus, R.A., Hart, S.J. and Veblen, T.T., 2020. Forest recovery following synchronous outbreaks of spruce and western balsam bark beetle is slowed by ungulate browsing. Ecology, 101(5): e02998.</w:t>
      </w:r>
      <w:bookmarkEnd w:id="257"/>
    </w:p>
    <w:p w14:paraId="49732C45" w14:textId="77777777" w:rsidR="001860FD" w:rsidRPr="001860FD" w:rsidRDefault="001860FD" w:rsidP="001860FD">
      <w:pPr>
        <w:pStyle w:val="EndNoteBibliography"/>
        <w:ind w:left="720" w:hanging="720"/>
      </w:pPr>
      <w:bookmarkStart w:id="258" w:name="_ENREF_8"/>
      <w:r w:rsidRPr="001860FD">
        <w:t>Apprill, A., McNally, S., Parsons, R. and Weber, L., 2015. Minor revision to V4 region SSU rRNA 806R gene primer greatly increases detection of SAR11 bacterioplankton. Aquatic Microbial Ecology, 75(2): 129-137.</w:t>
      </w:r>
      <w:bookmarkEnd w:id="258"/>
    </w:p>
    <w:p w14:paraId="0DCDCDA7" w14:textId="77777777" w:rsidR="001860FD" w:rsidRPr="001860FD" w:rsidRDefault="001860FD" w:rsidP="001860FD">
      <w:pPr>
        <w:pStyle w:val="EndNoteBibliography"/>
        <w:ind w:left="720" w:hanging="720"/>
      </w:pPr>
      <w:bookmarkStart w:id="259" w:name="_ENREF_9"/>
      <w:r w:rsidRPr="001860FD">
        <w:t>Aubin, I. et al., 2024. Restoring forest ecosystem services through trait-based ecology. Environmental Reviews, 32(4): 498-524.</w:t>
      </w:r>
      <w:bookmarkEnd w:id="259"/>
    </w:p>
    <w:p w14:paraId="4E31C301" w14:textId="77777777" w:rsidR="001860FD" w:rsidRPr="001860FD" w:rsidRDefault="001860FD" w:rsidP="001860FD">
      <w:pPr>
        <w:pStyle w:val="EndNoteBibliography"/>
        <w:ind w:left="720" w:hanging="720"/>
      </w:pPr>
      <w:bookmarkStart w:id="260" w:name="_ENREF_10"/>
      <w:r w:rsidRPr="001860FD">
        <w:t>Aubin, I. et al., 2016. Traits to stay, traits to move: a review of functional traits to assess sensitivity and adaptive capacity of temperate and boreal trees to climate change. Environmental Reviews, 24(2): 164-186.</w:t>
      </w:r>
      <w:bookmarkEnd w:id="260"/>
    </w:p>
    <w:p w14:paraId="2810515F" w14:textId="77777777" w:rsidR="001860FD" w:rsidRPr="001860FD" w:rsidRDefault="001860FD" w:rsidP="001860FD">
      <w:pPr>
        <w:pStyle w:val="EndNoteBibliography"/>
        <w:ind w:left="720" w:hanging="720"/>
      </w:pPr>
      <w:bookmarkStart w:id="261" w:name="_ENREF_11"/>
      <w:r w:rsidRPr="001860FD">
        <w:t>Barnard, D. et al., 2023. Wildfire and climate change amplify knowledge gaps linking mountain source-water systems and agricultural water supply in the western United States. Agricultural Water Management, 286.</w:t>
      </w:r>
      <w:bookmarkEnd w:id="261"/>
    </w:p>
    <w:p w14:paraId="4E5320A5" w14:textId="77777777" w:rsidR="001860FD" w:rsidRPr="001860FD" w:rsidRDefault="001860FD" w:rsidP="001860FD">
      <w:pPr>
        <w:pStyle w:val="EndNoteBibliography"/>
        <w:ind w:left="720" w:hanging="720"/>
      </w:pPr>
      <w:bookmarkStart w:id="262" w:name="_ENREF_12"/>
      <w:r w:rsidRPr="001860FD">
        <w:t>Barnard, D.M. et al., 2019. Cannot see the random forest for the decision trees: selecting predictive models for restoration ecology. Restoration Ecology, 27(5): 1053-1063.</w:t>
      </w:r>
      <w:bookmarkEnd w:id="262"/>
    </w:p>
    <w:p w14:paraId="4BD496D1" w14:textId="77777777" w:rsidR="001860FD" w:rsidRPr="001860FD" w:rsidRDefault="001860FD" w:rsidP="001860FD">
      <w:pPr>
        <w:pStyle w:val="EndNoteBibliography"/>
        <w:ind w:left="720" w:hanging="720"/>
      </w:pPr>
      <w:bookmarkStart w:id="263" w:name="_ENREF_13"/>
      <w:r w:rsidRPr="001860FD">
        <w:t>Bautista, S., Robichaud, P.R. and Bladé, C., 2009. Post-fire mulching, Fire effects on soils and restoration strategies. CRC press, pp. 369-388.</w:t>
      </w:r>
      <w:bookmarkEnd w:id="263"/>
    </w:p>
    <w:p w14:paraId="22B883A0" w14:textId="77777777" w:rsidR="001860FD" w:rsidRPr="001860FD" w:rsidRDefault="001860FD" w:rsidP="001860FD">
      <w:pPr>
        <w:pStyle w:val="EndNoteBibliography"/>
        <w:ind w:left="720" w:hanging="720"/>
      </w:pPr>
      <w:bookmarkStart w:id="264" w:name="_ENREF_14"/>
      <w:r w:rsidRPr="001860FD">
        <w:t>Beven, K.J. and Kirkby, M.J., 1979. A physically based, variable contributing area model of basin hydrology/Un modèle à base physique de zone d'appel variable de l'hydrologie du bassin versant. Hydrological sciences journal, 24(1): 43-69.</w:t>
      </w:r>
      <w:bookmarkEnd w:id="264"/>
    </w:p>
    <w:p w14:paraId="39749E0D" w14:textId="77777777" w:rsidR="001860FD" w:rsidRPr="001860FD" w:rsidRDefault="001860FD" w:rsidP="001860FD">
      <w:pPr>
        <w:pStyle w:val="EndNoteBibliography"/>
        <w:ind w:left="720" w:hanging="720"/>
      </w:pPr>
      <w:bookmarkStart w:id="265" w:name="_ENREF_15"/>
      <w:r w:rsidRPr="001860FD">
        <w:t>Blumenthal, D.M. et al., 2020. Traits link drought resistance with herbivore defence and plant economics in semi</w:t>
      </w:r>
      <w:r w:rsidRPr="001860FD">
        <w:rPr>
          <w:rFonts w:ascii="Cambria Math" w:hAnsi="Cambria Math" w:cs="Cambria Math"/>
        </w:rPr>
        <w:t>‐</w:t>
      </w:r>
      <w:r w:rsidRPr="001860FD">
        <w:t>arid grasslands: The central roles of phenology and leaf dry matter content. Journal of Ecology, 108(6): 2336-2351.</w:t>
      </w:r>
      <w:bookmarkEnd w:id="265"/>
    </w:p>
    <w:p w14:paraId="5095A620" w14:textId="77777777" w:rsidR="001860FD" w:rsidRPr="001860FD" w:rsidRDefault="001860FD" w:rsidP="001860FD">
      <w:pPr>
        <w:pStyle w:val="EndNoteBibliography"/>
        <w:ind w:left="720" w:hanging="720"/>
      </w:pPr>
      <w:bookmarkStart w:id="266" w:name="_ENREF_16"/>
      <w:r w:rsidRPr="001860FD">
        <w:t>Bodí, M.B. et al., 2014. Wildland fire ash: production, composition and eco-hydro-geomorphic effects. Earth-Science Reviews, 130: 103-127.</w:t>
      </w:r>
      <w:bookmarkEnd w:id="266"/>
    </w:p>
    <w:p w14:paraId="2CBF0F20" w14:textId="77777777" w:rsidR="001860FD" w:rsidRPr="001860FD" w:rsidRDefault="001860FD" w:rsidP="001860FD">
      <w:pPr>
        <w:pStyle w:val="EndNoteBibliography"/>
        <w:ind w:left="720" w:hanging="720"/>
      </w:pPr>
      <w:bookmarkStart w:id="267" w:name="_ENREF_17"/>
      <w:r w:rsidRPr="001860FD">
        <w:lastRenderedPageBreak/>
        <w:t>Bontrager, J.D., Morgan, P., Hudak, A.T. and Robichaud, P.R., 2019. Long-term vegetation response following post-fire straw mulching. Fire Ecology, 15: 1-12.</w:t>
      </w:r>
      <w:bookmarkEnd w:id="267"/>
    </w:p>
    <w:p w14:paraId="63AA2DAB" w14:textId="77777777" w:rsidR="001860FD" w:rsidRPr="001860FD" w:rsidRDefault="001860FD" w:rsidP="001860FD">
      <w:pPr>
        <w:pStyle w:val="EndNoteBibliography"/>
        <w:ind w:left="720" w:hanging="720"/>
      </w:pPr>
      <w:bookmarkStart w:id="268" w:name="_ENREF_18"/>
      <w:r w:rsidRPr="001860FD">
        <w:t>Bormann, B.T., Homann, P.S., Darbyshire, R.L. and Morrissette, B.A., 2008. Intense forest wildfire sharply reduces mineral soil C and N: the first direct evidence. Canadian Journal of Forest Research, 38(11): 2771-2783.</w:t>
      </w:r>
      <w:bookmarkEnd w:id="268"/>
    </w:p>
    <w:p w14:paraId="2DF90CC2" w14:textId="77777777" w:rsidR="001860FD" w:rsidRPr="001860FD" w:rsidRDefault="001860FD" w:rsidP="001860FD">
      <w:pPr>
        <w:pStyle w:val="EndNoteBibliography"/>
        <w:ind w:left="720" w:hanging="720"/>
      </w:pPr>
      <w:bookmarkStart w:id="269" w:name="_ENREF_19"/>
      <w:r w:rsidRPr="001860FD">
        <w:t>Bouskill, N.J., Mekonnen, Z., Zhu, Q., Grant, R. and Riley, W.J., 2022. Microbial contribution to post-fire tundra ecosystem recovery over the 21st century. Communications Earth &amp; Environment, 3(1): 26.</w:t>
      </w:r>
      <w:bookmarkEnd w:id="269"/>
    </w:p>
    <w:p w14:paraId="1B43CE4D" w14:textId="77777777" w:rsidR="001860FD" w:rsidRPr="001860FD" w:rsidRDefault="001860FD" w:rsidP="001860FD">
      <w:pPr>
        <w:pStyle w:val="EndNoteBibliography"/>
        <w:ind w:left="720" w:hanging="720"/>
      </w:pPr>
      <w:bookmarkStart w:id="270" w:name="_ENREF_20"/>
      <w:r w:rsidRPr="001860FD">
        <w:t>Breiman, L., 2001. Random forests. Machine learning, 45: 5-32.</w:t>
      </w:r>
      <w:bookmarkEnd w:id="270"/>
    </w:p>
    <w:p w14:paraId="21130BC1" w14:textId="77777777" w:rsidR="001860FD" w:rsidRPr="001860FD" w:rsidRDefault="001860FD" w:rsidP="001860FD">
      <w:pPr>
        <w:pStyle w:val="EndNoteBibliography"/>
        <w:ind w:left="720" w:hanging="720"/>
      </w:pPr>
      <w:bookmarkStart w:id="271" w:name="_ENREF_21"/>
      <w:r w:rsidRPr="001860FD">
        <w:t>Breiman, L., Cutler, A., Liaw, A. and Wiener, M., 2018. Package ‘randomforest’. University of California, Berkeley: Berkeley, CA, USA.</w:t>
      </w:r>
      <w:bookmarkEnd w:id="271"/>
    </w:p>
    <w:p w14:paraId="5E694447" w14:textId="77777777" w:rsidR="001860FD" w:rsidRPr="001860FD" w:rsidRDefault="001860FD" w:rsidP="001860FD">
      <w:pPr>
        <w:pStyle w:val="EndNoteBibliography"/>
        <w:ind w:left="720" w:hanging="720"/>
      </w:pPr>
      <w:bookmarkStart w:id="272" w:name="_ENREF_22"/>
      <w:r w:rsidRPr="001860FD">
        <w:t>Brudvig, L.A. and Mabry, C.M., 2008. Trait</w:t>
      </w:r>
      <w:r w:rsidRPr="001860FD">
        <w:rPr>
          <w:rFonts w:ascii="Cambria Math" w:hAnsi="Cambria Math" w:cs="Cambria Math"/>
        </w:rPr>
        <w:t>‐</w:t>
      </w:r>
      <w:r w:rsidRPr="001860FD">
        <w:t>based filtering of the regional species pool to guide understory plant reintroductions in Midwestern oak savannas, USA. Restoration Ecology, 16(2): 290-304.</w:t>
      </w:r>
      <w:bookmarkEnd w:id="272"/>
    </w:p>
    <w:p w14:paraId="0DB3993F" w14:textId="77777777" w:rsidR="001860FD" w:rsidRPr="001860FD" w:rsidRDefault="001860FD" w:rsidP="001860FD">
      <w:pPr>
        <w:pStyle w:val="EndNoteBibliography"/>
        <w:ind w:left="720" w:hanging="720"/>
      </w:pPr>
      <w:bookmarkStart w:id="273" w:name="_ENREF_23"/>
      <w:r w:rsidRPr="001860FD">
        <w:t>Caiafa, M.V. et al., 2023. Distinct fungal and bacterial responses to fire severity and soil depth across a ten-year wildfire chronosequence in beetle-killed lodgepole pine forests. Forest Ecology and Management, 544: 121160.</w:t>
      </w:r>
      <w:bookmarkEnd w:id="273"/>
    </w:p>
    <w:p w14:paraId="3CAF73DF" w14:textId="77777777" w:rsidR="001860FD" w:rsidRPr="001860FD" w:rsidRDefault="001860FD" w:rsidP="001860FD">
      <w:pPr>
        <w:pStyle w:val="EndNoteBibliography"/>
        <w:ind w:left="720" w:hanging="720"/>
      </w:pPr>
      <w:bookmarkStart w:id="274" w:name="_ENREF_24"/>
      <w:r w:rsidRPr="001860FD">
        <w:t>Carmona-Yáñez, M.D. et al., 2023. Short-term impacts of wildfire and post-fire mulching on ecosystem multifunctionality in a semi-arid pine forest. Forest Ecology and Management, 541: 121000.</w:t>
      </w:r>
      <w:bookmarkEnd w:id="274"/>
    </w:p>
    <w:p w14:paraId="2E5AE201" w14:textId="77777777" w:rsidR="001860FD" w:rsidRPr="001860FD" w:rsidRDefault="001860FD" w:rsidP="001860FD">
      <w:pPr>
        <w:pStyle w:val="EndNoteBibliography"/>
        <w:ind w:left="720" w:hanging="720"/>
      </w:pPr>
      <w:bookmarkStart w:id="275" w:name="_ENREF_25"/>
      <w:r w:rsidRPr="001860FD">
        <w:t>Carter, T.A., Fornwalt, P.J., Dwire, K.A. and Laughlin, D.C., 2022. Understory plant community responses to widespread spruce mortality in a subalpine forest. Journal of Vegetation Science, 33(1): e13109.</w:t>
      </w:r>
      <w:bookmarkEnd w:id="275"/>
    </w:p>
    <w:p w14:paraId="30BE9793" w14:textId="77777777" w:rsidR="001860FD" w:rsidRPr="001860FD" w:rsidRDefault="001860FD" w:rsidP="001860FD">
      <w:pPr>
        <w:pStyle w:val="EndNoteBibliography"/>
        <w:ind w:left="720" w:hanging="720"/>
      </w:pPr>
      <w:bookmarkStart w:id="276" w:name="_ENREF_26"/>
      <w:r w:rsidRPr="001860FD">
        <w:t>Certini, G., 2005. Effects of fire on properties of forest soils: a review. Oecologia, 143: 1-10.</w:t>
      </w:r>
      <w:bookmarkEnd w:id="276"/>
    </w:p>
    <w:p w14:paraId="449E525B" w14:textId="77777777" w:rsidR="001860FD" w:rsidRPr="001860FD" w:rsidRDefault="001860FD" w:rsidP="001860FD">
      <w:pPr>
        <w:pStyle w:val="EndNoteBibliography"/>
        <w:ind w:left="720" w:hanging="720"/>
      </w:pPr>
      <w:bookmarkStart w:id="277" w:name="_ENREF_27"/>
      <w:r w:rsidRPr="001860FD">
        <w:t>Chapman, T.B., Veblen, T.T. and Schoennagel, T., 2012. Spatiotemporal patterns of mountain pine beetle activity in the southern Rocky Mountains. Ecology, 93(10): 2175-2185.</w:t>
      </w:r>
      <w:bookmarkEnd w:id="277"/>
    </w:p>
    <w:p w14:paraId="2FB1AD06" w14:textId="77777777" w:rsidR="001860FD" w:rsidRPr="001860FD" w:rsidRDefault="001860FD" w:rsidP="001860FD">
      <w:pPr>
        <w:pStyle w:val="EndNoteBibliography"/>
        <w:ind w:left="720" w:hanging="720"/>
      </w:pPr>
      <w:bookmarkStart w:id="278" w:name="_ENREF_28"/>
      <w:r w:rsidRPr="001860FD">
        <w:t>Coop, J.D. et al., 2020. Wildfire-driven forest conversion in western North American landscapes. BioScience, 70(8): 659-673.</w:t>
      </w:r>
      <w:bookmarkEnd w:id="278"/>
    </w:p>
    <w:p w14:paraId="449D8B8F" w14:textId="77777777" w:rsidR="001860FD" w:rsidRPr="001860FD" w:rsidRDefault="001860FD" w:rsidP="001860FD">
      <w:pPr>
        <w:pStyle w:val="EndNoteBibliography"/>
        <w:ind w:left="720" w:hanging="720"/>
      </w:pPr>
      <w:bookmarkStart w:id="279" w:name="_ENREF_29"/>
      <w:r w:rsidRPr="001860FD">
        <w:t>Davis, K.T. et al., 2019. Wildfires and climate change push low-elevation forests across a critical climate threshold for tree regeneration. Proceedings of the National Academy of Sciences, 116(13): 6193-6198.</w:t>
      </w:r>
      <w:bookmarkEnd w:id="279"/>
    </w:p>
    <w:p w14:paraId="73A7ABF6" w14:textId="77777777" w:rsidR="001860FD" w:rsidRPr="001860FD" w:rsidRDefault="001860FD" w:rsidP="001860FD">
      <w:pPr>
        <w:pStyle w:val="EndNoteBibliography"/>
        <w:ind w:left="720" w:hanging="720"/>
      </w:pPr>
      <w:bookmarkStart w:id="280" w:name="_ENREF_30"/>
      <w:r w:rsidRPr="001860FD">
        <w:t>de Vries, F., Lau, J., Hawkes, C. and Semchenko, M., 2023. Plant–soil feedback under drought: does history shape the future? Trends in Ecology &amp; Evolution, 38(8): 708-718.</w:t>
      </w:r>
      <w:bookmarkEnd w:id="280"/>
    </w:p>
    <w:p w14:paraId="1846F513" w14:textId="77777777" w:rsidR="001860FD" w:rsidRPr="001860FD" w:rsidRDefault="001860FD" w:rsidP="001860FD">
      <w:pPr>
        <w:pStyle w:val="EndNoteBibliography"/>
        <w:ind w:left="720" w:hanging="720"/>
      </w:pPr>
      <w:bookmarkStart w:id="281" w:name="_ENREF_31"/>
      <w:r w:rsidRPr="001860FD">
        <w:t>de Vries, F.T. et al., 2018. Soil bacterial networks are less stable under drought than fungal networks. Nature communications, 9(1): 3033.</w:t>
      </w:r>
      <w:bookmarkEnd w:id="281"/>
    </w:p>
    <w:p w14:paraId="7BBBF86F" w14:textId="77777777" w:rsidR="001860FD" w:rsidRPr="001860FD" w:rsidRDefault="001860FD" w:rsidP="001860FD">
      <w:pPr>
        <w:pStyle w:val="EndNoteBibliography"/>
        <w:ind w:left="720" w:hanging="720"/>
      </w:pPr>
      <w:bookmarkStart w:id="282" w:name="_ENREF_32"/>
      <w:r w:rsidRPr="001860FD">
        <w:t>Dixon, P., 2003. VEGAN, a package of R functions for community ecology. Journal of vegetation science, 14(6): 927-930.</w:t>
      </w:r>
      <w:bookmarkEnd w:id="282"/>
    </w:p>
    <w:p w14:paraId="700999CF" w14:textId="77777777" w:rsidR="001860FD" w:rsidRPr="001860FD" w:rsidRDefault="001860FD" w:rsidP="001860FD">
      <w:pPr>
        <w:pStyle w:val="EndNoteBibliography"/>
        <w:ind w:left="720" w:hanging="720"/>
      </w:pPr>
      <w:bookmarkStart w:id="283" w:name="_ENREF_33"/>
      <w:r w:rsidRPr="001860FD">
        <w:t>Dodson, E.K. and Peterson, D.W., 2010. Mulching effects on vegetation recovery following high severity wildfire in north-central Washington State, USA. Forest Ecology and Management, 260(10): 1816-1823.</w:t>
      </w:r>
      <w:bookmarkEnd w:id="283"/>
    </w:p>
    <w:p w14:paraId="77953B45" w14:textId="77777777" w:rsidR="001860FD" w:rsidRPr="001860FD" w:rsidRDefault="001860FD" w:rsidP="001860FD">
      <w:pPr>
        <w:pStyle w:val="EndNoteBibliography"/>
        <w:ind w:left="720" w:hanging="720"/>
      </w:pPr>
      <w:bookmarkStart w:id="284" w:name="_ENREF_34"/>
      <w:r w:rsidRPr="001860FD">
        <w:t>Dove, N.C., Safford, H.D., Bohlman, G.N., Estes, B.L. and Hart, S.C., 2020. High</w:t>
      </w:r>
      <w:r w:rsidRPr="001860FD">
        <w:rPr>
          <w:rFonts w:ascii="Cambria Math" w:hAnsi="Cambria Math" w:cs="Cambria Math"/>
        </w:rPr>
        <w:t>‐</w:t>
      </w:r>
      <w:r w:rsidRPr="001860FD">
        <w:t>severity wildfire leads to multi</w:t>
      </w:r>
      <w:r w:rsidRPr="001860FD">
        <w:rPr>
          <w:rFonts w:ascii="Cambria Math" w:hAnsi="Cambria Math" w:cs="Cambria Math"/>
        </w:rPr>
        <w:t>‐</w:t>
      </w:r>
      <w:r w:rsidRPr="001860FD">
        <w:t>decadal impacts on soil biogeochemistry in mixed</w:t>
      </w:r>
      <w:r w:rsidRPr="001860FD">
        <w:rPr>
          <w:rFonts w:ascii="Cambria Math" w:hAnsi="Cambria Math" w:cs="Cambria Math"/>
        </w:rPr>
        <w:t>‐</w:t>
      </w:r>
      <w:r w:rsidRPr="001860FD">
        <w:t>conifer forests. Ecological Applications, 30(4): e02072.</w:t>
      </w:r>
      <w:bookmarkEnd w:id="284"/>
    </w:p>
    <w:p w14:paraId="29BD10E4" w14:textId="77777777" w:rsidR="001860FD" w:rsidRPr="001860FD" w:rsidRDefault="001860FD" w:rsidP="001860FD">
      <w:pPr>
        <w:pStyle w:val="EndNoteBibliography"/>
        <w:ind w:left="720" w:hanging="720"/>
      </w:pPr>
      <w:bookmarkStart w:id="285" w:name="_ENREF_35"/>
      <w:r w:rsidRPr="001860FD">
        <w:lastRenderedPageBreak/>
        <w:t>Drobnitch, S. et al., 2024. Can nitrogen availability impact plant performance under water stress? A review of traits, mechanisms, and whole plant effects. Plant and Soil: 1-23.</w:t>
      </w:r>
      <w:bookmarkEnd w:id="285"/>
    </w:p>
    <w:p w14:paraId="404DF335" w14:textId="77777777" w:rsidR="001860FD" w:rsidRPr="001860FD" w:rsidRDefault="001860FD" w:rsidP="001860FD">
      <w:pPr>
        <w:pStyle w:val="EndNoteBibliography"/>
        <w:ind w:left="720" w:hanging="720"/>
      </w:pPr>
      <w:bookmarkStart w:id="286" w:name="_ENREF_36"/>
      <w:r w:rsidRPr="001860FD">
        <w:t>Ebel, B.A., 2012. Wildfire impacts on soil</w:t>
      </w:r>
      <w:r w:rsidRPr="001860FD">
        <w:rPr>
          <w:rFonts w:ascii="Cambria Math" w:hAnsi="Cambria Math" w:cs="Cambria Math"/>
        </w:rPr>
        <w:t>‐</w:t>
      </w:r>
      <w:r w:rsidRPr="001860FD">
        <w:t>water retention in the Colorado Front Range, United States. Water Resources Research, 48(12).</w:t>
      </w:r>
      <w:bookmarkEnd w:id="286"/>
    </w:p>
    <w:p w14:paraId="0FD08EB0" w14:textId="77777777" w:rsidR="001860FD" w:rsidRPr="001860FD" w:rsidRDefault="001860FD" w:rsidP="001860FD">
      <w:pPr>
        <w:pStyle w:val="EndNoteBibliography"/>
        <w:ind w:left="720" w:hanging="720"/>
      </w:pPr>
      <w:bookmarkStart w:id="287" w:name="_ENREF_37"/>
      <w:r w:rsidRPr="001860FD">
        <w:t>Edwards, M., Krawchuk, M.A. and Burton, P.J., 2015. Short-interval disturbance in lodgepole pine forests, British Columbia, Canada: Understory and overstory response to mountain pine beetle and fire. Forest Ecology and Management, 338: 163-175.</w:t>
      </w:r>
      <w:bookmarkEnd w:id="287"/>
    </w:p>
    <w:p w14:paraId="025CE6E6" w14:textId="77777777" w:rsidR="001860FD" w:rsidRPr="001860FD" w:rsidRDefault="001860FD" w:rsidP="001860FD">
      <w:pPr>
        <w:pStyle w:val="EndNoteBibliography"/>
        <w:ind w:left="720" w:hanging="720"/>
      </w:pPr>
      <w:bookmarkStart w:id="288" w:name="_ENREF_38"/>
      <w:r w:rsidRPr="001860FD">
        <w:t>Fiedler, S. et al., 2021. Global change shifts trade</w:t>
      </w:r>
      <w:r w:rsidRPr="001860FD">
        <w:rPr>
          <w:rFonts w:ascii="Cambria Math" w:hAnsi="Cambria Math" w:cs="Cambria Math"/>
        </w:rPr>
        <w:t>‐</w:t>
      </w:r>
      <w:r w:rsidRPr="001860FD">
        <w:t>offs among ecosystem functions in woodlands restored for multifunctionality. Journal of Applied Ecology, 58(8): 1705-1717.</w:t>
      </w:r>
      <w:bookmarkEnd w:id="288"/>
    </w:p>
    <w:p w14:paraId="0759ADB0" w14:textId="77777777" w:rsidR="001860FD" w:rsidRPr="001860FD" w:rsidRDefault="001860FD" w:rsidP="001860FD">
      <w:pPr>
        <w:pStyle w:val="EndNoteBibliography"/>
        <w:ind w:left="720" w:hanging="720"/>
      </w:pPr>
      <w:bookmarkStart w:id="289" w:name="_ENREF_39"/>
      <w:r w:rsidRPr="001860FD">
        <w:t>Fischer, W.C., 1966. Fire effects information system: user's guide, 327. US Department of Agriculture, Forest Service, Intermountain Research Station.</w:t>
      </w:r>
      <w:bookmarkEnd w:id="289"/>
    </w:p>
    <w:p w14:paraId="20475B0E" w14:textId="77777777" w:rsidR="001860FD" w:rsidRPr="001860FD" w:rsidRDefault="001860FD" w:rsidP="001860FD">
      <w:pPr>
        <w:pStyle w:val="EndNoteBibliography"/>
        <w:ind w:left="720" w:hanging="720"/>
      </w:pPr>
      <w:bookmarkStart w:id="290" w:name="_ENREF_40"/>
      <w:r w:rsidRPr="001860FD">
        <w:t>Fornwalt, P. et al., 2024. Chapter 5: Vulnerability of Major Colorado Front Range Tree Species to Climate Change. In: B. Hanberry (Editor), Colorado Front Range Climate Change Vulnerability Assessment for National Forests. General Technical Report RMRS-GTR-438. US Department of Agriculture, Forest Service, Rocky Mountain Research Station, Fort Collins, CO.</w:t>
      </w:r>
      <w:bookmarkEnd w:id="290"/>
    </w:p>
    <w:p w14:paraId="0FD73445" w14:textId="77777777" w:rsidR="001860FD" w:rsidRPr="001860FD" w:rsidRDefault="001860FD" w:rsidP="001860FD">
      <w:pPr>
        <w:pStyle w:val="EndNoteBibliography"/>
        <w:ind w:left="720" w:hanging="720"/>
      </w:pPr>
      <w:bookmarkStart w:id="291" w:name="_ENREF_41"/>
      <w:r w:rsidRPr="001860FD">
        <w:t>Fornwalt, P.J., 2009. Disturbance impacts on understory plant communities of the Colorado Front Range. Colorado State University.</w:t>
      </w:r>
      <w:bookmarkEnd w:id="291"/>
    </w:p>
    <w:p w14:paraId="23D5C182" w14:textId="77777777" w:rsidR="001860FD" w:rsidRPr="001860FD" w:rsidRDefault="001860FD" w:rsidP="001860FD">
      <w:pPr>
        <w:pStyle w:val="EndNoteBibliography"/>
        <w:ind w:left="720" w:hanging="720"/>
      </w:pPr>
      <w:bookmarkStart w:id="292" w:name="_ENREF_42"/>
      <w:r w:rsidRPr="001860FD">
        <w:t>Fornwalt, P.J., Rocca, M.E., Battaglia, M.A., Rhoades, C.C. and Ryan, M.G., 2017. Mulching fuels treatments promote understory plant communities in three Colorado, USA, coniferous forest types. Forest Ecology and Management, 385: 214-224.</w:t>
      </w:r>
      <w:bookmarkEnd w:id="292"/>
    </w:p>
    <w:p w14:paraId="051A3291" w14:textId="77777777" w:rsidR="001860FD" w:rsidRPr="001860FD" w:rsidRDefault="001860FD" w:rsidP="001860FD">
      <w:pPr>
        <w:pStyle w:val="EndNoteBibliography"/>
        <w:ind w:left="720" w:hanging="720"/>
      </w:pPr>
      <w:bookmarkStart w:id="293" w:name="_ENREF_43"/>
      <w:r w:rsidRPr="001860FD">
        <w:t>Fox, S. et al., 2022. Fire as a driver of fungal diversity—A synthesis of current knowledge. Mycologia, 114(2): 215-241.</w:t>
      </w:r>
      <w:bookmarkEnd w:id="293"/>
    </w:p>
    <w:p w14:paraId="368CA28F" w14:textId="77777777" w:rsidR="001860FD" w:rsidRPr="001860FD" w:rsidRDefault="001860FD" w:rsidP="001860FD">
      <w:pPr>
        <w:pStyle w:val="EndNoteBibliography"/>
        <w:ind w:left="720" w:hanging="720"/>
      </w:pPr>
      <w:bookmarkStart w:id="294" w:name="_ENREF_44"/>
      <w:r w:rsidRPr="001860FD">
        <w:t>France, R.C. and Reid, C., 1983. Interactions of nitrogen and carbon in the physiology of ectomycorrhizae. Canadian Journal of Botany, 61(3): 964-984.</w:t>
      </w:r>
      <w:bookmarkEnd w:id="294"/>
    </w:p>
    <w:p w14:paraId="07255F30" w14:textId="77777777" w:rsidR="001860FD" w:rsidRPr="001860FD" w:rsidRDefault="001860FD" w:rsidP="001860FD">
      <w:pPr>
        <w:pStyle w:val="EndNoteBibliography"/>
        <w:ind w:left="720" w:hanging="720"/>
      </w:pPr>
      <w:bookmarkStart w:id="295" w:name="_ENREF_45"/>
      <w:r w:rsidRPr="001860FD">
        <w:t>Gale, N.V. and Thomas, S.C., 2019. Dose-dependence of growth and ecophysiological responses of plants to biochar. Science of the Total Environment, 658: 1344-1354.</w:t>
      </w:r>
      <w:bookmarkEnd w:id="295"/>
    </w:p>
    <w:p w14:paraId="7704ACF9" w14:textId="77777777" w:rsidR="001860FD" w:rsidRPr="001860FD" w:rsidRDefault="001860FD" w:rsidP="001860FD">
      <w:pPr>
        <w:pStyle w:val="EndNoteBibliography"/>
        <w:ind w:left="720" w:hanging="720"/>
      </w:pPr>
      <w:bookmarkStart w:id="296" w:name="_ENREF_46"/>
      <w:r w:rsidRPr="001860FD">
        <w:t>Gee, G., 1986. Particle size analysis. Methods of soil analysis/ASA and SSSA.</w:t>
      </w:r>
      <w:bookmarkEnd w:id="296"/>
    </w:p>
    <w:p w14:paraId="1C409350" w14:textId="77777777" w:rsidR="001860FD" w:rsidRPr="001860FD" w:rsidRDefault="001860FD" w:rsidP="001860FD">
      <w:pPr>
        <w:pStyle w:val="EndNoteBibliography"/>
        <w:ind w:left="720" w:hanging="720"/>
      </w:pPr>
      <w:bookmarkStart w:id="297" w:name="_ENREF_47"/>
      <w:r w:rsidRPr="001860FD">
        <w:t>Gleason, S.M. et al., 2018. Shoot growth of woody trees and shrubs is predicted by maximum plant height and associated traits. Functional Ecology, 32(2): 247-259.</w:t>
      </w:r>
      <w:bookmarkEnd w:id="297"/>
    </w:p>
    <w:p w14:paraId="2864F8EC" w14:textId="77777777" w:rsidR="001860FD" w:rsidRPr="001860FD" w:rsidRDefault="001860FD" w:rsidP="001860FD">
      <w:pPr>
        <w:pStyle w:val="EndNoteBibliography"/>
        <w:ind w:left="720" w:hanging="720"/>
      </w:pPr>
      <w:bookmarkStart w:id="298" w:name="_ENREF_48"/>
      <w:r w:rsidRPr="001860FD">
        <w:t>Gornish, E.S. et al., 2023. Functional traits are used in restoration practice: a response to Merchant et al.(2022). Restoration Ecology, 31(7): e13880.</w:t>
      </w:r>
      <w:bookmarkEnd w:id="298"/>
    </w:p>
    <w:p w14:paraId="3B1C770A" w14:textId="77777777" w:rsidR="001860FD" w:rsidRPr="001860FD" w:rsidRDefault="001860FD" w:rsidP="001860FD">
      <w:pPr>
        <w:pStyle w:val="EndNoteBibliography"/>
        <w:ind w:left="720" w:hanging="720"/>
      </w:pPr>
      <w:bookmarkStart w:id="299" w:name="_ENREF_49"/>
      <w:r w:rsidRPr="001860FD">
        <w:t>Gundale, M.J., Nilsson, M.C., Pluchon, N. and Wardle, D.A., 2016. The effect of biochar management on soil and plant community properties in a boreal forest. GCB Bioenergy, 8(4): 777-789.</w:t>
      </w:r>
      <w:bookmarkEnd w:id="299"/>
    </w:p>
    <w:p w14:paraId="2C671579" w14:textId="77777777" w:rsidR="001860FD" w:rsidRPr="001860FD" w:rsidRDefault="001860FD" w:rsidP="001860FD">
      <w:pPr>
        <w:pStyle w:val="EndNoteBibliography"/>
        <w:ind w:left="720" w:hanging="720"/>
      </w:pPr>
      <w:bookmarkStart w:id="300" w:name="_ENREF_50"/>
      <w:r w:rsidRPr="001860FD">
        <w:t>Harrison, K.A., Bol, R. and Bardgett, R.D., 2007. Preferences for different nitrogen forms by coexisting plant species and soil microbes. Ecology, 88(4): 989-999.</w:t>
      </w:r>
      <w:bookmarkEnd w:id="300"/>
    </w:p>
    <w:p w14:paraId="55484AF4" w14:textId="77777777" w:rsidR="001860FD" w:rsidRPr="001860FD" w:rsidRDefault="001860FD" w:rsidP="001860FD">
      <w:pPr>
        <w:pStyle w:val="EndNoteBibliography"/>
        <w:ind w:left="720" w:hanging="720"/>
      </w:pPr>
      <w:bookmarkStart w:id="301" w:name="_ENREF_51"/>
      <w:r w:rsidRPr="001860FD">
        <w:t>Harvey, B.J., Donato, D.C. and Turner, M.G., 2016. Drivers and trends in landscape patterns of stand-replacing fire in forests of the US Northern Rocky Mountains (1984–2010). Landscape Ecology, 31: 2367-2383.</w:t>
      </w:r>
      <w:bookmarkEnd w:id="301"/>
    </w:p>
    <w:p w14:paraId="5CF6538F" w14:textId="77777777" w:rsidR="001860FD" w:rsidRPr="001860FD" w:rsidRDefault="001860FD" w:rsidP="001860FD">
      <w:pPr>
        <w:pStyle w:val="EndNoteBibliography"/>
        <w:ind w:left="720" w:hanging="720"/>
      </w:pPr>
      <w:bookmarkStart w:id="302" w:name="_ENREF_52"/>
      <w:r w:rsidRPr="001860FD">
        <w:lastRenderedPageBreak/>
        <w:t>Hastings, Z. et al., 2020. Integrating co</w:t>
      </w:r>
      <w:r w:rsidRPr="001860FD">
        <w:rPr>
          <w:rFonts w:ascii="Cambria Math" w:hAnsi="Cambria Math" w:cs="Cambria Math"/>
        </w:rPr>
        <w:t>‐</w:t>
      </w:r>
      <w:r w:rsidRPr="001860FD">
        <w:t>production and functional trait approaches for inclusive and scalable restoration solutions. Conservation Science and Practice, 2(9): e250.</w:t>
      </w:r>
      <w:bookmarkEnd w:id="302"/>
    </w:p>
    <w:p w14:paraId="63617135" w14:textId="77777777" w:rsidR="001860FD" w:rsidRPr="001860FD" w:rsidRDefault="001860FD" w:rsidP="001860FD">
      <w:pPr>
        <w:pStyle w:val="EndNoteBibliography"/>
        <w:ind w:left="720" w:hanging="720"/>
      </w:pPr>
      <w:bookmarkStart w:id="303" w:name="_ENREF_53"/>
      <w:r w:rsidRPr="001860FD">
        <w:t>Henn, J.J. et al., 2018. Intraspecific trait variation and phenotypic plasticity mediate alpine plant species response to climate change. Frontiers in Plant Science, 9: 1548.</w:t>
      </w:r>
      <w:bookmarkEnd w:id="303"/>
    </w:p>
    <w:p w14:paraId="4F587AC2" w14:textId="77777777" w:rsidR="001860FD" w:rsidRPr="001860FD" w:rsidRDefault="001860FD" w:rsidP="001860FD">
      <w:pPr>
        <w:pStyle w:val="EndNoteBibliography"/>
        <w:ind w:left="720" w:hanging="720"/>
      </w:pPr>
      <w:bookmarkStart w:id="304" w:name="_ENREF_54"/>
      <w:r w:rsidRPr="001860FD">
        <w:t>Hijmans, R.J. et al., 2022. Package ‘terra’. Maintainer: Vienna, Austria.</w:t>
      </w:r>
      <w:bookmarkEnd w:id="304"/>
    </w:p>
    <w:p w14:paraId="2E480510" w14:textId="77777777" w:rsidR="001860FD" w:rsidRPr="001860FD" w:rsidRDefault="001860FD" w:rsidP="001860FD">
      <w:pPr>
        <w:pStyle w:val="EndNoteBibliography"/>
        <w:ind w:left="720" w:hanging="720"/>
      </w:pPr>
      <w:bookmarkStart w:id="305" w:name="_ENREF_55"/>
      <w:r w:rsidRPr="001860FD">
        <w:t>Holden, S.R., Berhe, A.A. and Treseder, K.K., 2015. Decreases in soil moisture and organic matter quality suppress microbial decomposition following a boreal forest fire. Soil Biology and Biochemistry, 87: 1-9.</w:t>
      </w:r>
      <w:bookmarkEnd w:id="305"/>
    </w:p>
    <w:p w14:paraId="2E8E29D7" w14:textId="77777777" w:rsidR="001860FD" w:rsidRPr="001860FD" w:rsidRDefault="001860FD" w:rsidP="001860FD">
      <w:pPr>
        <w:pStyle w:val="EndNoteBibliography"/>
        <w:ind w:left="720" w:hanging="720"/>
      </w:pPr>
      <w:bookmarkStart w:id="306" w:name="_ENREF_56"/>
      <w:r w:rsidRPr="001860FD">
        <w:t>Homann, P.S., Bormann, B.T., Darbyshire, R.L. and Morrissette, B.A., 2011. Forest soil carbon and nitrogen losses associated with wildfire and prescribed fire. Soil Science Society of America Journal, 75(5): 1926-1934.</w:t>
      </w:r>
      <w:bookmarkEnd w:id="306"/>
    </w:p>
    <w:p w14:paraId="7DB6A1EE" w14:textId="77777777" w:rsidR="001860FD" w:rsidRPr="001860FD" w:rsidRDefault="001860FD" w:rsidP="001860FD">
      <w:pPr>
        <w:pStyle w:val="EndNoteBibliography"/>
        <w:ind w:left="720" w:hanging="720"/>
      </w:pPr>
      <w:bookmarkStart w:id="307" w:name="_ENREF_57"/>
      <w:r w:rsidRPr="001860FD">
        <w:t>Homyak, P.M., Yanai, R.D., Burns, D.A., Briggs, R.D. and Germain, R.H., 2008. Nitrogen immobilization by wood-chip application: protecting water quality in a northern hardwood forest. Forest Ecology and Management, 255(7): 2589-2601.</w:t>
      </w:r>
      <w:bookmarkEnd w:id="307"/>
    </w:p>
    <w:p w14:paraId="4C7F119D" w14:textId="77777777" w:rsidR="001860FD" w:rsidRPr="001860FD" w:rsidRDefault="001860FD" w:rsidP="001860FD">
      <w:pPr>
        <w:pStyle w:val="EndNoteBibliography"/>
        <w:ind w:left="720" w:hanging="720"/>
      </w:pPr>
      <w:bookmarkStart w:id="308" w:name="_ENREF_58"/>
      <w:r w:rsidRPr="001860FD">
        <w:t>Houlton, B.Z., Sigman, D.M., Schuur, E.A. and Hedin, L.O., 2007. A climate-driven switch in plant nitrogen acquisition within tropical forest communities. Proceedings of the National Academy of Sciences, 104(21): 8902-8906.</w:t>
      </w:r>
      <w:bookmarkEnd w:id="308"/>
    </w:p>
    <w:p w14:paraId="6DC84718" w14:textId="77777777" w:rsidR="001860FD" w:rsidRPr="001860FD" w:rsidRDefault="001860FD" w:rsidP="001860FD">
      <w:pPr>
        <w:pStyle w:val="EndNoteBibliography"/>
        <w:ind w:left="720" w:hanging="720"/>
      </w:pPr>
      <w:bookmarkStart w:id="309" w:name="_ENREF_59"/>
      <w:r w:rsidRPr="001860FD">
        <w:t>Huckaby, L.S. and Moir, W., 1998. Forest communities at fraser experimental forest, Colorado. The Southwestern Naturalist: 204-218.</w:t>
      </w:r>
      <w:bookmarkEnd w:id="309"/>
    </w:p>
    <w:p w14:paraId="59EB6C38" w14:textId="77777777" w:rsidR="001860FD" w:rsidRPr="001860FD" w:rsidRDefault="001860FD" w:rsidP="001860FD">
      <w:pPr>
        <w:pStyle w:val="EndNoteBibliography"/>
        <w:ind w:left="720" w:hanging="720"/>
      </w:pPr>
      <w:bookmarkStart w:id="310" w:name="_ENREF_60"/>
      <w:r w:rsidRPr="001860FD">
        <w:t>Jacobucci, R., 2017. regsem: Regularized structural equation modeling. arXiv preprint arXiv:1703.08489.</w:t>
      </w:r>
      <w:bookmarkEnd w:id="310"/>
    </w:p>
    <w:p w14:paraId="3C2C0979" w14:textId="77777777" w:rsidR="001860FD" w:rsidRPr="001860FD" w:rsidRDefault="001860FD" w:rsidP="001860FD">
      <w:pPr>
        <w:pStyle w:val="EndNoteBibliography"/>
        <w:ind w:left="720" w:hanging="720"/>
      </w:pPr>
      <w:bookmarkStart w:id="311" w:name="_ENREF_61"/>
      <w:r w:rsidRPr="001860FD">
        <w:t>Jager, M.M., Richardson, S.J., Bellingham, P.J., Clearwater, M.J. and Laughlin, D.C., 2015. Soil fertility induces coordinated responses of multiple independent functional traits. Journal of Ecology, 103(2): 374-385.</w:t>
      </w:r>
      <w:bookmarkEnd w:id="311"/>
    </w:p>
    <w:p w14:paraId="336EA172" w14:textId="77777777" w:rsidR="001860FD" w:rsidRPr="001860FD" w:rsidRDefault="001860FD" w:rsidP="001860FD">
      <w:pPr>
        <w:pStyle w:val="EndNoteBibliography"/>
        <w:ind w:left="720" w:hanging="720"/>
      </w:pPr>
      <w:bookmarkStart w:id="312" w:name="_ENREF_62"/>
      <w:r w:rsidRPr="001860FD">
        <w:t>Jonas, J.L., Berryman, E., Wolk, B., Morgan, P. and Robichaud, P.R., 2019. Post-fire wood mulch for reducing erosion potential increases tree seedlings with few impacts on understory plants and soil nitrogen. Forest Ecology and Management, 453: 117567.</w:t>
      </w:r>
      <w:bookmarkEnd w:id="312"/>
    </w:p>
    <w:p w14:paraId="11AFF7CE" w14:textId="77777777" w:rsidR="001860FD" w:rsidRPr="001860FD" w:rsidRDefault="001860FD" w:rsidP="001860FD">
      <w:pPr>
        <w:pStyle w:val="EndNoteBibliography"/>
        <w:ind w:left="720" w:hanging="720"/>
      </w:pPr>
      <w:bookmarkStart w:id="313" w:name="_ENREF_63"/>
      <w:r w:rsidRPr="001860FD">
        <w:t>Jörgensen, K., Clemmensen, K.E., Wallander, H. and Lindahl, B.D., 2024. Ectomycorrhizal fungi are more sensitive to high soil nitrogen levels in forests exposed to nitrogen deposition. New Phytologist, 242(4): 1725-1738.</w:t>
      </w:r>
      <w:bookmarkEnd w:id="313"/>
    </w:p>
    <w:p w14:paraId="4CA220F4" w14:textId="77777777" w:rsidR="001860FD" w:rsidRPr="001860FD" w:rsidRDefault="001860FD" w:rsidP="001860FD">
      <w:pPr>
        <w:pStyle w:val="EndNoteBibliography"/>
        <w:ind w:left="720" w:hanging="720"/>
      </w:pPr>
      <w:bookmarkStart w:id="314" w:name="_ENREF_64"/>
      <w:r w:rsidRPr="001860FD">
        <w:t>Jung, V., Violle, C., Mondy, C., Hoffmann, L. and Muller, S., 2010. Intraspecific variability and trait</w:t>
      </w:r>
      <w:r w:rsidRPr="001860FD">
        <w:rPr>
          <w:rFonts w:ascii="Cambria Math" w:hAnsi="Cambria Math" w:cs="Cambria Math"/>
        </w:rPr>
        <w:t>‐</w:t>
      </w:r>
      <w:r w:rsidRPr="001860FD">
        <w:t>based community assembly. Journal of ecology, 98(5): 1134-1140.</w:t>
      </w:r>
      <w:bookmarkEnd w:id="314"/>
    </w:p>
    <w:p w14:paraId="77F18ABD" w14:textId="77777777" w:rsidR="001860FD" w:rsidRPr="001860FD" w:rsidRDefault="001860FD" w:rsidP="001860FD">
      <w:pPr>
        <w:pStyle w:val="EndNoteBibliography"/>
        <w:ind w:left="720" w:hanging="720"/>
      </w:pPr>
      <w:bookmarkStart w:id="315" w:name="_ENREF_65"/>
      <w:r w:rsidRPr="001860FD">
        <w:t>Kaiser, S. et al., 2025. Long-term soil nutrient and understory plant responses to post-fire rehabilitation in a lodgepole pine forest. Forest Ecology and Management, 575: 122359.</w:t>
      </w:r>
      <w:bookmarkEnd w:id="315"/>
    </w:p>
    <w:p w14:paraId="11A1CB80" w14:textId="77777777" w:rsidR="001860FD" w:rsidRPr="001860FD" w:rsidRDefault="001860FD" w:rsidP="001860FD">
      <w:pPr>
        <w:pStyle w:val="EndNoteBibliography"/>
        <w:ind w:left="720" w:hanging="720"/>
      </w:pPr>
      <w:bookmarkStart w:id="316" w:name="_ENREF_66"/>
      <w:r w:rsidRPr="001860FD">
        <w:t>Kakouridis, A. et al., 2022. Routes to roots: direct evidence of water transport by arbuscular mycorrhizal fungi to host plants. New Phytologist, 236(1): 210-221.</w:t>
      </w:r>
      <w:bookmarkEnd w:id="316"/>
    </w:p>
    <w:p w14:paraId="604078AE" w14:textId="77777777" w:rsidR="001860FD" w:rsidRPr="001860FD" w:rsidRDefault="001860FD" w:rsidP="001860FD">
      <w:pPr>
        <w:pStyle w:val="EndNoteBibliography"/>
        <w:ind w:left="720" w:hanging="720"/>
      </w:pPr>
      <w:bookmarkStart w:id="317" w:name="_ENREF_67"/>
      <w:r w:rsidRPr="001860FD">
        <w:t>Kampf, S.K. et al., 2022. Increasing wildfire impacts on snowpack in the western US. Proceedings of the National Academy of Sciences, 119(39): e2200333119.</w:t>
      </w:r>
      <w:bookmarkEnd w:id="317"/>
    </w:p>
    <w:p w14:paraId="732C8EAB" w14:textId="77777777" w:rsidR="001860FD" w:rsidRPr="001860FD" w:rsidRDefault="001860FD" w:rsidP="001860FD">
      <w:pPr>
        <w:pStyle w:val="EndNoteBibliography"/>
        <w:ind w:left="720" w:hanging="720"/>
      </w:pPr>
      <w:bookmarkStart w:id="318" w:name="_ENREF_68"/>
      <w:r w:rsidRPr="001860FD">
        <w:t>Kassambara, A., 2018. ggpubr:'ggplot2'based publication ready plots. R package version: 2.</w:t>
      </w:r>
      <w:bookmarkEnd w:id="318"/>
    </w:p>
    <w:p w14:paraId="3119C85F" w14:textId="77777777" w:rsidR="001860FD" w:rsidRPr="001860FD" w:rsidRDefault="001860FD" w:rsidP="001860FD">
      <w:pPr>
        <w:pStyle w:val="EndNoteBibliography"/>
        <w:ind w:left="720" w:hanging="720"/>
      </w:pPr>
      <w:bookmarkStart w:id="319" w:name="_ENREF_69"/>
      <w:r w:rsidRPr="001860FD">
        <w:lastRenderedPageBreak/>
        <w:t>Kollmann, J. et al., 2016. Integrating ecosystem functions into restoration ecology—recent advances and future directions. Restoration Ecology, 24(6): 722-730.</w:t>
      </w:r>
      <w:bookmarkEnd w:id="319"/>
    </w:p>
    <w:p w14:paraId="1E6411D8" w14:textId="77777777" w:rsidR="001860FD" w:rsidRPr="001860FD" w:rsidRDefault="001860FD" w:rsidP="001860FD">
      <w:pPr>
        <w:pStyle w:val="EndNoteBibliography"/>
        <w:ind w:left="720" w:hanging="720"/>
      </w:pPr>
      <w:bookmarkStart w:id="320" w:name="_ENREF_70"/>
      <w:r w:rsidRPr="001860FD">
        <w:t>Korb, J.E., Daniels, M.L., Laughlin, D.C. and Fulé, P.Z., 2007. Understory communities of warm-dry, mixed-conifer forests in southwestern Colorado. The Southwestern Naturalist, 52(4): 493-503.</w:t>
      </w:r>
      <w:bookmarkEnd w:id="320"/>
    </w:p>
    <w:p w14:paraId="598CF569" w14:textId="77777777" w:rsidR="001860FD" w:rsidRPr="001860FD" w:rsidRDefault="001860FD" w:rsidP="001860FD">
      <w:pPr>
        <w:pStyle w:val="EndNoteBibliography"/>
        <w:ind w:left="720" w:hanging="720"/>
      </w:pPr>
      <w:bookmarkStart w:id="321" w:name="_ENREF_71"/>
      <w:r w:rsidRPr="001860FD">
        <w:t>Lozano, Y.M., Aguilar-Trigueros, C.A., Roy, J. and Rillig, M.C., 2021. Drought induces shifts in soil fungal communities that can be linked to root traits across 24 plant species. New Phytologist, 232: 1917-1929.</w:t>
      </w:r>
      <w:bookmarkEnd w:id="321"/>
    </w:p>
    <w:p w14:paraId="6192ECF0" w14:textId="77777777" w:rsidR="001860FD" w:rsidRPr="001860FD" w:rsidRDefault="001860FD" w:rsidP="001860FD">
      <w:pPr>
        <w:pStyle w:val="EndNoteBibliography"/>
        <w:ind w:left="720" w:hanging="720"/>
      </w:pPr>
      <w:bookmarkStart w:id="322" w:name="_ENREF_72"/>
      <w:r w:rsidRPr="001860FD">
        <w:t>Luo, Y., Yu, Z., Zhang, K., Xu, J. and Brookes, P.C., 2016. The properties and functions of biochars in forest ecosystems. Journal of Soils and Sediments, 16: 2005-2020.</w:t>
      </w:r>
      <w:bookmarkEnd w:id="322"/>
    </w:p>
    <w:p w14:paraId="3BE6FBA8" w14:textId="77777777" w:rsidR="001860FD" w:rsidRPr="001860FD" w:rsidRDefault="001860FD" w:rsidP="001860FD">
      <w:pPr>
        <w:pStyle w:val="EndNoteBibliography"/>
        <w:ind w:left="720" w:hanging="720"/>
      </w:pPr>
      <w:bookmarkStart w:id="323" w:name="_ENREF_73"/>
      <w:r w:rsidRPr="001860FD">
        <w:t>Ma, X. et al., 2023. Global arbuscular mycorrhizal fungal diversity and abundance decreases with soil available phosphorus. Global Ecology and Biogeography, 32(8): 1423-1434.</w:t>
      </w:r>
      <w:bookmarkEnd w:id="323"/>
    </w:p>
    <w:p w14:paraId="770F4550" w14:textId="0A292A04" w:rsidR="001860FD" w:rsidRPr="001860FD" w:rsidRDefault="001860FD" w:rsidP="001860FD">
      <w:pPr>
        <w:pStyle w:val="EndNoteBibliography"/>
        <w:ind w:left="720" w:hanging="720"/>
      </w:pPr>
      <w:bookmarkStart w:id="324" w:name="_ENREF_74"/>
      <w:r w:rsidRPr="001860FD">
        <w:t xml:space="preserve">Mahood, A.L., 2024. topomicro: Topography and Microclimate Tools R package version 0.4.1, </w:t>
      </w:r>
      <w:hyperlink r:id="rId23" w:history="1">
        <w:r w:rsidRPr="001860FD">
          <w:rPr>
            <w:rStyle w:val="Hyperlink"/>
          </w:rPr>
          <w:t>https://www.github.com/admahood/topomicro</w:t>
        </w:r>
      </w:hyperlink>
      <w:r w:rsidRPr="001860FD">
        <w:t>.</w:t>
      </w:r>
      <w:bookmarkEnd w:id="324"/>
    </w:p>
    <w:p w14:paraId="64791A84" w14:textId="77777777" w:rsidR="001860FD" w:rsidRPr="001860FD" w:rsidRDefault="001860FD" w:rsidP="001860FD">
      <w:pPr>
        <w:pStyle w:val="EndNoteBibliography"/>
        <w:ind w:left="720" w:hanging="720"/>
      </w:pPr>
      <w:bookmarkStart w:id="325" w:name="_ENREF_75"/>
      <w:r w:rsidRPr="001860FD">
        <w:t>Maire, V. et al., 2015. Global effects of soil and climate on leaf photosynthetic traits and rates. Global Ecology and Biogeography, 24(6): 706-717.</w:t>
      </w:r>
      <w:bookmarkEnd w:id="325"/>
    </w:p>
    <w:p w14:paraId="672F2A83" w14:textId="77777777" w:rsidR="001860FD" w:rsidRPr="001860FD" w:rsidRDefault="001860FD" w:rsidP="001860FD">
      <w:pPr>
        <w:pStyle w:val="EndNoteBibliography"/>
        <w:ind w:left="720" w:hanging="720"/>
      </w:pPr>
      <w:bookmarkStart w:id="326" w:name="_ENREF_76"/>
      <w:r w:rsidRPr="001860FD">
        <w:t>Mallick, H. et al., 2021. Multivariable association discovery in population-scale meta-omics studies. PLoS computational biology, 17(11): e1009442.</w:t>
      </w:r>
      <w:bookmarkEnd w:id="326"/>
    </w:p>
    <w:p w14:paraId="5911465E" w14:textId="77777777" w:rsidR="001860FD" w:rsidRPr="001860FD" w:rsidRDefault="001860FD" w:rsidP="001860FD">
      <w:pPr>
        <w:pStyle w:val="EndNoteBibliography"/>
        <w:ind w:left="720" w:hanging="720"/>
      </w:pPr>
      <w:bookmarkStart w:id="327" w:name="_ENREF_77"/>
      <w:r w:rsidRPr="001860FD">
        <w:t>Marsh, C., Blankinship, J.C. and Hurteau, M.D., 2023. Effects of nurse shrubs and biochar on planted conifer seedling survival and growth in a high-severity burn patch in New Mexico, USA. Forest Ecology and Management, 537: 120971.</w:t>
      </w:r>
      <w:bookmarkEnd w:id="327"/>
    </w:p>
    <w:p w14:paraId="5F03A9F0" w14:textId="77777777" w:rsidR="001860FD" w:rsidRPr="001860FD" w:rsidRDefault="001860FD" w:rsidP="001860FD">
      <w:pPr>
        <w:pStyle w:val="EndNoteBibliography"/>
        <w:ind w:left="720" w:hanging="720"/>
      </w:pPr>
      <w:bookmarkStart w:id="328" w:name="_ENREF_78"/>
      <w:r w:rsidRPr="001860FD">
        <w:t>McCune, B. and Keon, D., 2002. Equations for potential annual direct incident radiation and heat load. Journal of vegetation science, 13(4): 603-606.</w:t>
      </w:r>
      <w:bookmarkEnd w:id="328"/>
    </w:p>
    <w:p w14:paraId="5BD42343" w14:textId="77777777" w:rsidR="001860FD" w:rsidRPr="001860FD" w:rsidRDefault="001860FD" w:rsidP="001860FD">
      <w:pPr>
        <w:pStyle w:val="EndNoteBibliography"/>
        <w:ind w:left="720" w:hanging="720"/>
      </w:pPr>
      <w:bookmarkStart w:id="329" w:name="_ENREF_79"/>
      <w:r w:rsidRPr="001860FD">
        <w:t>McGill, B.J., Enquist, B.J., Weiher, E. and Westoby, M., 2006. Rebuilding community ecology from functional traits. Trends in ecology &amp; evolution, 21(4): 178-185.</w:t>
      </w:r>
      <w:bookmarkEnd w:id="329"/>
    </w:p>
    <w:p w14:paraId="3A3F1C65" w14:textId="77777777" w:rsidR="001860FD" w:rsidRPr="001860FD" w:rsidRDefault="001860FD" w:rsidP="001860FD">
      <w:pPr>
        <w:pStyle w:val="EndNoteBibliography"/>
        <w:ind w:left="720" w:hanging="720"/>
      </w:pPr>
      <w:bookmarkStart w:id="330" w:name="_ENREF_80"/>
      <w:r w:rsidRPr="001860FD">
        <w:t>Merchant, T.K., Henn, J.J., de Silva, I., Van Cleemput, E. and Suding, K.N., 2023. Four reasons why functional traits are not being used in restoration practice. Restoration Ecology, 31(3): e13788.</w:t>
      </w:r>
      <w:bookmarkEnd w:id="330"/>
    </w:p>
    <w:p w14:paraId="520F6509" w14:textId="77777777" w:rsidR="001860FD" w:rsidRPr="001860FD" w:rsidRDefault="001860FD" w:rsidP="001860FD">
      <w:pPr>
        <w:pStyle w:val="EndNoteBibliography"/>
        <w:ind w:left="720" w:hanging="720"/>
      </w:pPr>
      <w:bookmarkStart w:id="331" w:name="_ENREF_81"/>
      <w:r w:rsidRPr="001860FD">
        <w:t>Minchin, P.R., 1987. An evaluation of the relative robustness of techniques for ecological ordination, Theory and models in vegetation science: Proceedings of Symposium, Uppsala, July 8–13, 1985. Springer, pp. 89-107.</w:t>
      </w:r>
      <w:bookmarkEnd w:id="331"/>
    </w:p>
    <w:p w14:paraId="68645650" w14:textId="77777777" w:rsidR="001860FD" w:rsidRPr="001860FD" w:rsidRDefault="001860FD" w:rsidP="001860FD">
      <w:pPr>
        <w:pStyle w:val="EndNoteBibliography"/>
        <w:ind w:left="720" w:hanging="720"/>
      </w:pPr>
      <w:bookmarkStart w:id="332" w:name="_ENREF_82"/>
      <w:r w:rsidRPr="001860FD">
        <w:t>Nelson, A.R. et al., 2022. Wildfire-dependent changes in soil microbiome diversity and function. Nature microbiology: 1-12.</w:t>
      </w:r>
      <w:bookmarkEnd w:id="332"/>
    </w:p>
    <w:p w14:paraId="4BC3757C" w14:textId="77777777" w:rsidR="001860FD" w:rsidRPr="001860FD" w:rsidRDefault="001860FD" w:rsidP="001860FD">
      <w:pPr>
        <w:pStyle w:val="EndNoteBibliography"/>
        <w:ind w:left="720" w:hanging="720"/>
      </w:pPr>
      <w:bookmarkStart w:id="333" w:name="_ENREF_83"/>
      <w:r w:rsidRPr="001860FD">
        <w:t>Nelson, A.R. et al., 2024. Wildfire impact on soil microbiome life history traits and roles in ecosystem carbon cycling. ISME Communications, 4(1): ycae108.</w:t>
      </w:r>
      <w:bookmarkEnd w:id="333"/>
    </w:p>
    <w:p w14:paraId="32EB5E7A" w14:textId="77777777" w:rsidR="001860FD" w:rsidRPr="001860FD" w:rsidRDefault="001860FD" w:rsidP="001860FD">
      <w:pPr>
        <w:pStyle w:val="EndNoteBibliography"/>
        <w:ind w:left="720" w:hanging="720"/>
      </w:pPr>
      <w:bookmarkStart w:id="334" w:name="_ENREF_84"/>
      <w:r w:rsidRPr="001860FD">
        <w:t>Nguyen, N.H. et al., 2016. FUNGuild: an open annotation tool for parsing fungal community datasets by ecological guild. Fungal ecology, 20: 241-248.</w:t>
      </w:r>
      <w:bookmarkEnd w:id="334"/>
    </w:p>
    <w:p w14:paraId="6EAFAC23" w14:textId="77777777" w:rsidR="001860FD" w:rsidRPr="001860FD" w:rsidRDefault="001860FD" w:rsidP="001860FD">
      <w:pPr>
        <w:pStyle w:val="EndNoteBibliography"/>
        <w:ind w:left="720" w:hanging="720"/>
      </w:pPr>
      <w:bookmarkStart w:id="335" w:name="_ENREF_85"/>
      <w:r w:rsidRPr="001860FD">
        <w:t>Niklas, K.J., Shi, P., Gielis, J., Schrader, J. and Niinemets, Ü., 2023. Leaf functional traits: Ecological and evolutionary implications. Frontiers Media SA, pp. 1169558.</w:t>
      </w:r>
      <w:bookmarkEnd w:id="335"/>
    </w:p>
    <w:p w14:paraId="4C56275E" w14:textId="77777777" w:rsidR="001860FD" w:rsidRPr="001860FD" w:rsidRDefault="001860FD" w:rsidP="001860FD">
      <w:pPr>
        <w:pStyle w:val="EndNoteBibliography"/>
        <w:ind w:left="720" w:hanging="720"/>
      </w:pPr>
      <w:bookmarkStart w:id="336" w:name="_ENREF_86"/>
      <w:r w:rsidRPr="001860FD">
        <w:t>Nilsson, R.H. et al., 2019. The UNITE database for molecular identification of fungi: handling dark taxa and parallel taxonomic classifications. Nucleic acids research, 47(D1): D259-D264.</w:t>
      </w:r>
      <w:bookmarkEnd w:id="336"/>
    </w:p>
    <w:p w14:paraId="166C7304" w14:textId="77777777" w:rsidR="001860FD" w:rsidRPr="001860FD" w:rsidRDefault="001860FD" w:rsidP="001860FD">
      <w:pPr>
        <w:pStyle w:val="EndNoteBibliography"/>
        <w:ind w:left="720" w:hanging="720"/>
      </w:pPr>
      <w:bookmarkStart w:id="337" w:name="_ENREF_87"/>
      <w:r w:rsidRPr="001860FD">
        <w:t>Noy-Meir, I., 1973. Desert ecosystems: environment and producers. Annual review of ecology and systematics, 4(1): 25-51.</w:t>
      </w:r>
      <w:bookmarkEnd w:id="337"/>
    </w:p>
    <w:p w14:paraId="2A03CCC1" w14:textId="77777777" w:rsidR="001860FD" w:rsidRPr="001860FD" w:rsidRDefault="001860FD" w:rsidP="001860FD">
      <w:pPr>
        <w:pStyle w:val="EndNoteBibliography"/>
        <w:ind w:left="720" w:hanging="720"/>
      </w:pPr>
      <w:bookmarkStart w:id="338" w:name="_ENREF_88"/>
      <w:r w:rsidRPr="001860FD">
        <w:lastRenderedPageBreak/>
        <w:t>NRCS, U., 2013. Snowpack telemetry (SnoTel) precipitation data sites 335, 970, 1186, 1187, 9175. In: N.R.C.S. US Department of Agriculture (Editor).</w:t>
      </w:r>
      <w:bookmarkEnd w:id="338"/>
    </w:p>
    <w:p w14:paraId="2695B478" w14:textId="77777777" w:rsidR="001860FD" w:rsidRPr="001860FD" w:rsidRDefault="001860FD" w:rsidP="001860FD">
      <w:pPr>
        <w:pStyle w:val="EndNoteBibliography"/>
        <w:ind w:left="720" w:hanging="720"/>
      </w:pPr>
      <w:bookmarkStart w:id="339" w:name="_ENREF_89"/>
      <w:r w:rsidRPr="001860FD">
        <w:t>Nygren, C.M. et al., 2008. Growth on nitrate and occurrence of nitrate reductase</w:t>
      </w:r>
      <w:r w:rsidRPr="001860FD">
        <w:rPr>
          <w:rFonts w:ascii="Cambria Math" w:hAnsi="Cambria Math" w:cs="Cambria Math"/>
        </w:rPr>
        <w:t>‐</w:t>
      </w:r>
      <w:r w:rsidRPr="001860FD">
        <w:t>encoding genes in a phylogenetically diverse range of ectomycorrhizal fungi. New Phytologist, 180(4): 875-889.</w:t>
      </w:r>
      <w:bookmarkEnd w:id="339"/>
    </w:p>
    <w:p w14:paraId="55F49822" w14:textId="77777777" w:rsidR="001860FD" w:rsidRPr="001860FD" w:rsidRDefault="001860FD" w:rsidP="001860FD">
      <w:pPr>
        <w:pStyle w:val="EndNoteBibliography"/>
        <w:ind w:left="720" w:hanging="720"/>
      </w:pPr>
      <w:bookmarkStart w:id="340" w:name="_ENREF_90"/>
      <w:r w:rsidRPr="001860FD">
        <w:t>Ocheltree, T. et al., 2020. Identification of suites of traits that explains drought resistance and phenological patterns of plants in a semi-arid grassland community. Oecologia, 192(1): 55-66.</w:t>
      </w:r>
      <w:bookmarkEnd w:id="340"/>
    </w:p>
    <w:p w14:paraId="1615B0F7" w14:textId="77777777" w:rsidR="001860FD" w:rsidRPr="001860FD" w:rsidRDefault="001860FD" w:rsidP="001860FD">
      <w:pPr>
        <w:pStyle w:val="EndNoteBibliography"/>
        <w:ind w:left="720" w:hanging="720"/>
      </w:pPr>
      <w:bookmarkStart w:id="341" w:name="_ENREF_91"/>
      <w:r w:rsidRPr="001860FD">
        <w:t>Oksanen, J. et al., 2007. The vegan package. Community ecology package, 10(631-637): 719.</w:t>
      </w:r>
      <w:bookmarkEnd w:id="341"/>
    </w:p>
    <w:p w14:paraId="3AE9EE59" w14:textId="77777777" w:rsidR="001860FD" w:rsidRPr="001860FD" w:rsidRDefault="001860FD" w:rsidP="001860FD">
      <w:pPr>
        <w:pStyle w:val="EndNoteBibliography"/>
        <w:ind w:left="720" w:hanging="720"/>
      </w:pPr>
      <w:bookmarkStart w:id="342" w:name="_ENREF_92"/>
      <w:r w:rsidRPr="001860FD">
        <w:t>Ortega, R. et al., 2022. The Impacts of Post-Fire Straw Mulching and Salvage Logging on Soil Properties and Plant Diversity in a Mediterranean Burned Pine Forest. Forests, 13(10): 1580.</w:t>
      </w:r>
      <w:bookmarkEnd w:id="342"/>
    </w:p>
    <w:p w14:paraId="70473BA9" w14:textId="77777777" w:rsidR="001860FD" w:rsidRPr="001860FD" w:rsidRDefault="001860FD" w:rsidP="001860FD">
      <w:pPr>
        <w:pStyle w:val="EndNoteBibliography"/>
        <w:ind w:left="720" w:hanging="720"/>
      </w:pPr>
      <w:bookmarkStart w:id="343" w:name="_ENREF_93"/>
      <w:r w:rsidRPr="001860FD">
        <w:t>Parada, A.E., Needham, D.M. and Fuhrman, J.A., 2016. Every base matters: assessing small subunit rRNA primers for marine microbiomes with mock communities, time series and global field samples. Environmental microbiology, 18(5): 1403-1414.</w:t>
      </w:r>
      <w:bookmarkEnd w:id="343"/>
    </w:p>
    <w:p w14:paraId="323C6245" w14:textId="77777777" w:rsidR="001860FD" w:rsidRPr="001860FD" w:rsidRDefault="001860FD" w:rsidP="001860FD">
      <w:pPr>
        <w:pStyle w:val="EndNoteBibliography"/>
        <w:ind w:left="720" w:hanging="720"/>
      </w:pPr>
      <w:bookmarkStart w:id="344" w:name="_ENREF_94"/>
      <w:r w:rsidRPr="001860FD">
        <w:t>Pelletier, J.D. et al., 2016. A gridded global data set of soil, intact regolith, and sedimentary deposit thicknesses for regional and global land surface modeling. Journal of Advances in Modeling Earth Systems, 8(1): 41-65.</w:t>
      </w:r>
      <w:bookmarkEnd w:id="344"/>
    </w:p>
    <w:p w14:paraId="353246D2" w14:textId="77777777" w:rsidR="001860FD" w:rsidRPr="001860FD" w:rsidRDefault="001860FD" w:rsidP="001860FD">
      <w:pPr>
        <w:pStyle w:val="EndNoteBibliography"/>
        <w:ind w:left="720" w:hanging="720"/>
      </w:pPr>
      <w:bookmarkStart w:id="345" w:name="_ENREF_95"/>
      <w:r w:rsidRPr="001860FD">
        <w:t>Pengelly, I. and Hamer, D., 2014. Grouseberry (Vaccinium scoparium Leiberg ex Coville) fruit production in forest openings in Banff National Park, Alberta. The Canadian Field-Naturalist, 128(4): 400-407.</w:t>
      </w:r>
      <w:bookmarkEnd w:id="345"/>
    </w:p>
    <w:p w14:paraId="50A6DFB8" w14:textId="77777777" w:rsidR="001860FD" w:rsidRPr="001860FD" w:rsidRDefault="001860FD" w:rsidP="001860FD">
      <w:pPr>
        <w:pStyle w:val="EndNoteBibliography"/>
        <w:ind w:left="720" w:hanging="720"/>
      </w:pPr>
      <w:bookmarkStart w:id="346" w:name="_ENREF_96"/>
      <w:r w:rsidRPr="001860FD">
        <w:t>Perez-Harguindeguy, N. et al., 2016. Corrigendum to: New handbook for standardised measurement of plant functional traits worldwide. Australian Journal of botany, 64(8): 715-716.</w:t>
      </w:r>
      <w:bookmarkEnd w:id="346"/>
    </w:p>
    <w:p w14:paraId="6183275B" w14:textId="77777777" w:rsidR="001860FD" w:rsidRPr="001860FD" w:rsidRDefault="001860FD" w:rsidP="001860FD">
      <w:pPr>
        <w:pStyle w:val="EndNoteBibliography"/>
        <w:ind w:left="720" w:hanging="720"/>
      </w:pPr>
      <w:bookmarkStart w:id="347" w:name="_ENREF_97"/>
      <w:r w:rsidRPr="001860FD">
        <w:t>Perkins, J.L., 2015. Facilitation of Pinus albicaulis seedling regeneration by Vaccinium scoparium. Forest Ecology and Management, 349: 55-65.</w:t>
      </w:r>
      <w:bookmarkEnd w:id="347"/>
    </w:p>
    <w:p w14:paraId="42E4CDF5" w14:textId="77777777" w:rsidR="001860FD" w:rsidRPr="001860FD" w:rsidRDefault="001860FD" w:rsidP="001860FD">
      <w:pPr>
        <w:pStyle w:val="EndNoteBibliography"/>
        <w:ind w:left="720" w:hanging="720"/>
      </w:pPr>
      <w:bookmarkStart w:id="348" w:name="_ENREF_98"/>
      <w:r w:rsidRPr="001860FD">
        <w:t>Perry, L.G., Blumenthal, D.M., Monaco, T.A., Paschke, M.W. and Redente, E.F., 2010. Immobilizing nitrogen to control plant invasion. Oecologia, 163: 13-24.</w:t>
      </w:r>
      <w:bookmarkEnd w:id="348"/>
    </w:p>
    <w:p w14:paraId="6188375A" w14:textId="77777777" w:rsidR="001860FD" w:rsidRPr="001860FD" w:rsidRDefault="001860FD" w:rsidP="001860FD">
      <w:pPr>
        <w:pStyle w:val="EndNoteBibliography"/>
        <w:ind w:left="720" w:hanging="720"/>
      </w:pPr>
      <w:bookmarkStart w:id="349" w:name="_ENREF_99"/>
      <w:r w:rsidRPr="001860FD">
        <w:t>Plassard, C., Barry, D., Eltrop, L. and Mousain, D., 1994. Nitrate uptake in maritime pine (Pinus pinaster) and the ectomycorrhizal fungus Hebeloma cylindrosporum: effect of ectomycorrhizal symbiosis. Canadian Journal of Botany, 72(2): 189-197.</w:t>
      </w:r>
      <w:bookmarkEnd w:id="349"/>
    </w:p>
    <w:p w14:paraId="409A80DB" w14:textId="77777777" w:rsidR="001860FD" w:rsidRPr="001860FD" w:rsidRDefault="001860FD" w:rsidP="001860FD">
      <w:pPr>
        <w:pStyle w:val="EndNoteBibliography"/>
        <w:ind w:left="720" w:hanging="720"/>
      </w:pPr>
      <w:bookmarkStart w:id="350" w:name="_ENREF_100"/>
      <w:r w:rsidRPr="001860FD">
        <w:t>Pluchon, N., Gundale, M.J., Nilsson, M.C., Kardol, P. and Wardle, D.A., 2014. Stimulation of boreal tree seedling growth by wood</w:t>
      </w:r>
      <w:r w:rsidRPr="001860FD">
        <w:rPr>
          <w:rFonts w:ascii="Cambria Math" w:hAnsi="Cambria Math" w:cs="Cambria Math"/>
        </w:rPr>
        <w:t>‐</w:t>
      </w:r>
      <w:r w:rsidRPr="001860FD">
        <w:t>derived charcoal: effects of charcoal properties, seedling species and soil fertility. Functional Ecology, 28(3): 766-775.</w:t>
      </w:r>
      <w:bookmarkEnd w:id="350"/>
    </w:p>
    <w:p w14:paraId="0BC9DAE5" w14:textId="77777777" w:rsidR="001860FD" w:rsidRPr="001860FD" w:rsidRDefault="001860FD" w:rsidP="001860FD">
      <w:pPr>
        <w:pStyle w:val="EndNoteBibliography"/>
        <w:ind w:left="720" w:hanging="720"/>
      </w:pPr>
      <w:bookmarkStart w:id="351" w:name="_ENREF_101"/>
      <w:r w:rsidRPr="001860FD">
        <w:t>Prats, S.A., Wagenbrenner, J.W., Martins, M.A., Malvar, M.C. and Keizer, J.J., 2016. Hydrologic implications of post</w:t>
      </w:r>
      <w:r w:rsidRPr="001860FD">
        <w:rPr>
          <w:rFonts w:ascii="Cambria Math" w:hAnsi="Cambria Math" w:cs="Cambria Math"/>
        </w:rPr>
        <w:t>‐</w:t>
      </w:r>
      <w:r w:rsidRPr="001860FD">
        <w:t>fire mulching across different spatial scales. Land Degradation &amp; Development, 27(5): 1440-1452.</w:t>
      </w:r>
      <w:bookmarkEnd w:id="351"/>
    </w:p>
    <w:p w14:paraId="6D2650EF" w14:textId="77777777" w:rsidR="001860FD" w:rsidRPr="001860FD" w:rsidRDefault="001860FD" w:rsidP="001860FD">
      <w:pPr>
        <w:pStyle w:val="EndNoteBibliography"/>
        <w:ind w:left="720" w:hanging="720"/>
      </w:pPr>
      <w:bookmarkStart w:id="352" w:name="_ENREF_102"/>
      <w:r w:rsidRPr="001860FD">
        <w:t>Pressler, Y., Moore, J.C. and Cotrufo, M.F., 2019. Belowground community responses to fire: meta</w:t>
      </w:r>
      <w:r w:rsidRPr="001860FD">
        <w:rPr>
          <w:rFonts w:ascii="Cambria Math" w:hAnsi="Cambria Math" w:cs="Cambria Math"/>
        </w:rPr>
        <w:t>‐</w:t>
      </w:r>
      <w:r w:rsidRPr="001860FD">
        <w:t>analysis reveals contrasting responses of soil microorganisms and mesofauna. Oikos, 128(3): 309-327.</w:t>
      </w:r>
      <w:bookmarkEnd w:id="352"/>
    </w:p>
    <w:p w14:paraId="3002AFD3" w14:textId="77777777" w:rsidR="001860FD" w:rsidRPr="001860FD" w:rsidRDefault="001860FD" w:rsidP="001860FD">
      <w:pPr>
        <w:pStyle w:val="EndNoteBibliography"/>
        <w:ind w:left="720" w:hanging="720"/>
      </w:pPr>
      <w:bookmarkStart w:id="353" w:name="_ENREF_103"/>
      <w:r w:rsidRPr="001860FD">
        <w:t>Quast, C. et al., 2012. The SILVA ribosomal RNA gene database project: improved data processing and web-based tools. Nucleic acids research, 41(D1): D590-D596.</w:t>
      </w:r>
      <w:bookmarkEnd w:id="353"/>
    </w:p>
    <w:p w14:paraId="6F35BA9D" w14:textId="77777777" w:rsidR="001860FD" w:rsidRPr="001860FD" w:rsidRDefault="001860FD" w:rsidP="001860FD">
      <w:pPr>
        <w:pStyle w:val="EndNoteBibliography"/>
        <w:ind w:left="720" w:hanging="720"/>
      </w:pPr>
      <w:bookmarkStart w:id="354" w:name="_ENREF_104"/>
      <w:r w:rsidRPr="001860FD">
        <w:lastRenderedPageBreak/>
        <w:t>Rabus, B., Eineder, M., Roth, A. and Bamler, R., 2003. The shuttle radar topography mission—a new class of digital elevation models acquired by spaceborne radar. ISPRS journal of photogrammetry and remote sensing, 57(4): 241-262.</w:t>
      </w:r>
      <w:bookmarkEnd w:id="354"/>
    </w:p>
    <w:p w14:paraId="20A49BD9" w14:textId="77777777" w:rsidR="001860FD" w:rsidRPr="001860FD" w:rsidRDefault="001860FD" w:rsidP="001860FD">
      <w:pPr>
        <w:pStyle w:val="EndNoteBibliography"/>
        <w:ind w:left="720" w:hanging="720"/>
      </w:pPr>
      <w:bookmarkStart w:id="355" w:name="_ENREF_105"/>
      <w:r w:rsidRPr="001860FD">
        <w:t>Reich, P.B., 2014. The world</w:t>
      </w:r>
      <w:r w:rsidRPr="001860FD">
        <w:rPr>
          <w:rFonts w:ascii="Cambria Math" w:hAnsi="Cambria Math" w:cs="Cambria Math"/>
        </w:rPr>
        <w:t>‐</w:t>
      </w:r>
      <w:r w:rsidRPr="001860FD">
        <w:t>wide ‘fast–slow’plant economics spectrum: a traits manifesto. Journal of ecology, 102(2): 275-301.</w:t>
      </w:r>
      <w:bookmarkEnd w:id="355"/>
    </w:p>
    <w:p w14:paraId="2D2D058B" w14:textId="77777777" w:rsidR="001860FD" w:rsidRPr="001860FD" w:rsidRDefault="001860FD" w:rsidP="001860FD">
      <w:pPr>
        <w:pStyle w:val="EndNoteBibliography"/>
        <w:ind w:left="720" w:hanging="720"/>
      </w:pPr>
      <w:bookmarkStart w:id="356" w:name="_ENREF_106"/>
      <w:r w:rsidRPr="001860FD">
        <w:t>Reilly, M.J. et al., 2020. Repeated, high-severity wildfire catalyzes invasion of non-native plant species in forests of the Klamath Mountains, northern California, USA. Biological Invasions, 22: 1821-1828.</w:t>
      </w:r>
      <w:bookmarkEnd w:id="356"/>
    </w:p>
    <w:p w14:paraId="56CF8F9C" w14:textId="77777777" w:rsidR="001860FD" w:rsidRPr="001860FD" w:rsidRDefault="001860FD" w:rsidP="001860FD">
      <w:pPr>
        <w:pStyle w:val="EndNoteBibliography"/>
        <w:ind w:left="720" w:hanging="720"/>
      </w:pPr>
      <w:bookmarkStart w:id="357" w:name="_ENREF_107"/>
      <w:r w:rsidRPr="001860FD">
        <w:t>Rhea, A.E., Covino, T.P., Rhoades, C.C. and Brooks, A.C., 2022. Use of geostatistical models to evaluate landscape and stream network controls on post</w:t>
      </w:r>
      <w:r w:rsidRPr="001860FD">
        <w:rPr>
          <w:rFonts w:ascii="Cambria Math" w:hAnsi="Cambria Math" w:cs="Cambria Math"/>
        </w:rPr>
        <w:t>‐</w:t>
      </w:r>
      <w:r w:rsidRPr="001860FD">
        <w:t>fire stream nitrate concentrations. Hydrological Processes, 36(9): e14689.</w:t>
      </w:r>
      <w:bookmarkEnd w:id="357"/>
    </w:p>
    <w:p w14:paraId="6BCD9A98" w14:textId="77777777" w:rsidR="001860FD" w:rsidRPr="001860FD" w:rsidRDefault="001860FD" w:rsidP="001860FD">
      <w:pPr>
        <w:pStyle w:val="EndNoteBibliography"/>
        <w:ind w:left="720" w:hanging="720"/>
      </w:pPr>
      <w:bookmarkStart w:id="358" w:name="_ENREF_108"/>
      <w:r w:rsidRPr="001860FD">
        <w:t>Rhoades, C., Battaglia, M., Rocca, M. and Ryan, M., 2012. Short-and medium-term effects of fuel reduction mulch treatments on soil nitrogen availability in Colorado conifer forests. Forest Ecology and Management, 276: 231-238.</w:t>
      </w:r>
      <w:bookmarkEnd w:id="358"/>
    </w:p>
    <w:p w14:paraId="1A450750" w14:textId="77777777" w:rsidR="001860FD" w:rsidRPr="001860FD" w:rsidRDefault="001860FD" w:rsidP="001860FD">
      <w:pPr>
        <w:pStyle w:val="EndNoteBibliography"/>
        <w:ind w:left="720" w:hanging="720"/>
      </w:pPr>
      <w:bookmarkStart w:id="359" w:name="_ENREF_109"/>
      <w:r w:rsidRPr="001860FD">
        <w:t>Rhoades, C.C. et al., 2019. The legacy of a severe wildfire on stream nitrogen and carbon in headwater catchments. Ecosystems, 22(3): 643-657.</w:t>
      </w:r>
      <w:bookmarkEnd w:id="359"/>
    </w:p>
    <w:p w14:paraId="72D1B8A0" w14:textId="77777777" w:rsidR="001860FD" w:rsidRPr="001860FD" w:rsidRDefault="001860FD" w:rsidP="001860FD">
      <w:pPr>
        <w:pStyle w:val="EndNoteBibliography"/>
        <w:ind w:left="720" w:hanging="720"/>
      </w:pPr>
      <w:bookmarkStart w:id="360" w:name="_ENREF_110"/>
      <w:r w:rsidRPr="001860FD">
        <w:t>Rhoades, C.C., Fegel, T.S., Hubbard, R.M. and Chambers, M.E., 2022. Limited seed viability in long-dead serotinous lodgepole pine trees in the Southern Rockies, USA. Forest Ecology and Management, 526: 120565.</w:t>
      </w:r>
      <w:bookmarkEnd w:id="360"/>
    </w:p>
    <w:p w14:paraId="7E17A773" w14:textId="77777777" w:rsidR="001860FD" w:rsidRPr="001860FD" w:rsidRDefault="001860FD" w:rsidP="001860FD">
      <w:pPr>
        <w:pStyle w:val="EndNoteBibliography"/>
        <w:ind w:left="720" w:hanging="720"/>
      </w:pPr>
      <w:bookmarkStart w:id="361" w:name="_ENREF_111"/>
      <w:r w:rsidRPr="001860FD">
        <w:t>Rhoades, C.C. et al., 2017. Examining the Potential of Forest Residue</w:t>
      </w:r>
      <w:r w:rsidRPr="001860FD">
        <w:rPr>
          <w:rFonts w:ascii="Cambria Math" w:hAnsi="Cambria Math" w:cs="Cambria Math"/>
        </w:rPr>
        <w:t>‐</w:t>
      </w:r>
      <w:r w:rsidRPr="001860FD">
        <w:t>Based Amendments for Post</w:t>
      </w:r>
      <w:r w:rsidRPr="001860FD">
        <w:rPr>
          <w:rFonts w:ascii="Cambria Math" w:hAnsi="Cambria Math" w:cs="Cambria Math"/>
        </w:rPr>
        <w:t>‐</w:t>
      </w:r>
      <w:r w:rsidRPr="001860FD">
        <w:t>Wildfire Rehabilitation in Colorado, USA. Scientifica, 2017(1): 4758316.</w:t>
      </w:r>
      <w:bookmarkEnd w:id="361"/>
    </w:p>
    <w:p w14:paraId="5BFB7EFC" w14:textId="77777777" w:rsidR="001860FD" w:rsidRPr="001860FD" w:rsidRDefault="001860FD" w:rsidP="001860FD">
      <w:pPr>
        <w:pStyle w:val="EndNoteBibliography"/>
        <w:ind w:left="720" w:hanging="720"/>
      </w:pPr>
      <w:bookmarkStart w:id="362" w:name="_ENREF_112"/>
      <w:r w:rsidRPr="001860FD">
        <w:t>Rhoades, C.C., Pelz, K.A., Fornwalt, P.J., Wolk, B.H. and Cheng, A.S., 2018. Overlapping bark beetle outbreaks, salvage logging and wildfire restructure a lodgepole pine ecosystem. Forests, 9(3): 101.</w:t>
      </w:r>
      <w:bookmarkEnd w:id="362"/>
    </w:p>
    <w:p w14:paraId="70CBBA7D" w14:textId="77777777" w:rsidR="001860FD" w:rsidRPr="001860FD" w:rsidRDefault="001860FD" w:rsidP="001860FD">
      <w:pPr>
        <w:pStyle w:val="EndNoteBibliography"/>
        <w:ind w:left="720" w:hanging="720"/>
      </w:pPr>
      <w:bookmarkStart w:id="363" w:name="_ENREF_113"/>
      <w:r w:rsidRPr="001860FD">
        <w:t>Rhoades, C.C., Richardson, M.J., Fegel, T.S. and Kampf, S.K., 2025. Assessing the effects of woody mulch on post-fire soil and stream nitrogen at experimental and operational scales. Forest Ecology and Management, 578: 122490.</w:t>
      </w:r>
      <w:bookmarkEnd w:id="363"/>
    </w:p>
    <w:p w14:paraId="683BC2A6" w14:textId="77777777" w:rsidR="001860FD" w:rsidRPr="001860FD" w:rsidRDefault="001860FD" w:rsidP="001860FD">
      <w:pPr>
        <w:pStyle w:val="EndNoteBibliography"/>
        <w:ind w:left="720" w:hanging="720"/>
      </w:pPr>
      <w:bookmarkStart w:id="364" w:name="_ENREF_114"/>
      <w:r w:rsidRPr="001860FD">
        <w:t>Robeson, M.S. et al., 2021. RESCRIPt: Reproducible sequence taxonomy reference database management. PLoS computational biology, 17(11): e1009581.</w:t>
      </w:r>
      <w:bookmarkEnd w:id="364"/>
    </w:p>
    <w:p w14:paraId="14BDA18A" w14:textId="77777777" w:rsidR="001860FD" w:rsidRPr="001860FD" w:rsidRDefault="001860FD" w:rsidP="001860FD">
      <w:pPr>
        <w:pStyle w:val="EndNoteBibliography"/>
        <w:ind w:left="720" w:hanging="720"/>
      </w:pPr>
      <w:bookmarkStart w:id="365" w:name="_ENREF_115"/>
      <w:r w:rsidRPr="001860FD">
        <w:t>Robichaud, P., Jennewein, J., Sharratt, B., Lewis, S. and Brown, R., 2017. Evaluating the effectiveness of agricultural mulches for reducing post-wildfire wind erosion. Aeolian research, 27: 13-21.</w:t>
      </w:r>
      <w:bookmarkEnd w:id="365"/>
    </w:p>
    <w:p w14:paraId="67FA815B" w14:textId="77777777" w:rsidR="001860FD" w:rsidRPr="001860FD" w:rsidRDefault="001860FD" w:rsidP="001860FD">
      <w:pPr>
        <w:pStyle w:val="EndNoteBibliography"/>
        <w:ind w:left="720" w:hanging="720"/>
      </w:pPr>
      <w:bookmarkStart w:id="366" w:name="_ENREF_116"/>
      <w:r w:rsidRPr="001860FD">
        <w:t>Roccaforte, J.P., Fulé, P.Z., Chancellor, W.W. and Laughlin, D.C., 2012. Woody debris and tree regeneration dynamics following severe wildfires in Arizona ponderosa pine forests. Canadian Journal of Forest Research, 42(3): 593-604.</w:t>
      </w:r>
      <w:bookmarkEnd w:id="366"/>
    </w:p>
    <w:p w14:paraId="314E9B6D" w14:textId="77777777" w:rsidR="001860FD" w:rsidRPr="001860FD" w:rsidRDefault="001860FD" w:rsidP="001860FD">
      <w:pPr>
        <w:pStyle w:val="EndNoteBibliography"/>
        <w:ind w:left="720" w:hanging="720"/>
      </w:pPr>
      <w:bookmarkStart w:id="367" w:name="_ENREF_117"/>
      <w:r w:rsidRPr="001860FD">
        <w:t>Rodman, K.C. et al., 2022. Rocky Mountain forests are poised to recover following bark beetle outbreaks but with altered composition. Journal of Ecology, 110(12): 2929-2949.</w:t>
      </w:r>
      <w:bookmarkEnd w:id="367"/>
    </w:p>
    <w:p w14:paraId="2EE69434" w14:textId="77777777" w:rsidR="001860FD" w:rsidRPr="001860FD" w:rsidRDefault="001860FD" w:rsidP="001860FD">
      <w:pPr>
        <w:pStyle w:val="EndNoteBibliography"/>
        <w:ind w:left="720" w:hanging="720"/>
      </w:pPr>
      <w:bookmarkStart w:id="368" w:name="_ENREF_118"/>
      <w:r w:rsidRPr="001860FD">
        <w:t>Rother, M.T., Veblen, T.T. and Furman, L.G., 2015. A field experiment informs expected patterns of conifer regeneration after disturbance under changing climate conditions. Canadian Journal of Forest Research, 45(11): 1607-1616.</w:t>
      </w:r>
      <w:bookmarkEnd w:id="368"/>
    </w:p>
    <w:p w14:paraId="4FE6ACD2" w14:textId="77777777" w:rsidR="001860FD" w:rsidRPr="001860FD" w:rsidRDefault="001860FD" w:rsidP="001860FD">
      <w:pPr>
        <w:pStyle w:val="EndNoteBibliography"/>
        <w:ind w:left="720" w:hanging="720"/>
      </w:pPr>
      <w:bookmarkStart w:id="369" w:name="_ENREF_119"/>
      <w:r w:rsidRPr="001860FD">
        <w:t>Salsac, L., Chaillou, S.S., Morot-Gaudry, J., Lesaint, C. and Jolivet, E., 1987. Nitrate and ammonium nutrition in plants. Plant physiology and biochemistry, 25(6): 805-812.</w:t>
      </w:r>
      <w:bookmarkEnd w:id="369"/>
    </w:p>
    <w:p w14:paraId="73380541" w14:textId="77777777" w:rsidR="001860FD" w:rsidRPr="001860FD" w:rsidRDefault="001860FD" w:rsidP="001860FD">
      <w:pPr>
        <w:pStyle w:val="EndNoteBibliography"/>
        <w:ind w:left="720" w:hanging="720"/>
      </w:pPr>
      <w:bookmarkStart w:id="370" w:name="_ENREF_120"/>
      <w:r w:rsidRPr="001860FD">
        <w:lastRenderedPageBreak/>
        <w:t>Santana, V.M., Alday, J.G. and Baeza, M.J., 2014. Mulch application as post-fire rehabilitation treatment does not affect vegetation recovery in ecosystems dominated by obligate seeders. Ecological engineering, 71: 80-86.</w:t>
      </w:r>
      <w:bookmarkEnd w:id="370"/>
    </w:p>
    <w:p w14:paraId="57DAB205" w14:textId="77777777" w:rsidR="001860FD" w:rsidRPr="001860FD" w:rsidRDefault="001860FD" w:rsidP="001860FD">
      <w:pPr>
        <w:pStyle w:val="EndNoteBibliography"/>
        <w:ind w:left="720" w:hanging="720"/>
      </w:pPr>
      <w:bookmarkStart w:id="371" w:name="_ENREF_121"/>
      <w:r w:rsidRPr="001860FD">
        <w:t>Santín, C., Doerr, S.H., Otero, X.L. and Chafer, C.J., 2015. Quantity, composition and water contamination potential of ash produced under different wildfire severities. Environmental Research, 142: 297-308.</w:t>
      </w:r>
      <w:bookmarkEnd w:id="371"/>
    </w:p>
    <w:p w14:paraId="31511CB0" w14:textId="77777777" w:rsidR="001860FD" w:rsidRPr="001860FD" w:rsidRDefault="001860FD" w:rsidP="001860FD">
      <w:pPr>
        <w:pStyle w:val="EndNoteBibliography"/>
        <w:ind w:left="720" w:hanging="720"/>
      </w:pPr>
      <w:bookmarkStart w:id="372" w:name="_ENREF_122"/>
      <w:r w:rsidRPr="001860FD">
        <w:t>Schneider, C.A., Rasband, W.S. and Eliceiri, K.W., 2012. NIH Image to ImageJ: 25 years of image analysis. Nature methods, 9(7): 671-675.</w:t>
      </w:r>
      <w:bookmarkEnd w:id="372"/>
    </w:p>
    <w:p w14:paraId="7E82B4ED" w14:textId="77777777" w:rsidR="001860FD" w:rsidRPr="001860FD" w:rsidRDefault="001860FD" w:rsidP="001860FD">
      <w:pPr>
        <w:pStyle w:val="EndNoteBibliography"/>
        <w:ind w:left="720" w:hanging="720"/>
      </w:pPr>
      <w:bookmarkStart w:id="373" w:name="_ENREF_123"/>
      <w:r w:rsidRPr="001860FD">
        <w:t>Schuler, S.M., 2021. Fire Effects on Soil Properties: Amending Post-Fire Soils with Native Microbial Communities and Biochar to Improve Sagebrush Performance. Boise State University.</w:t>
      </w:r>
      <w:bookmarkEnd w:id="373"/>
    </w:p>
    <w:p w14:paraId="53E4186A" w14:textId="77777777" w:rsidR="001860FD" w:rsidRPr="001860FD" w:rsidRDefault="001860FD" w:rsidP="001860FD">
      <w:pPr>
        <w:pStyle w:val="EndNoteBibliography"/>
        <w:ind w:left="720" w:hanging="720"/>
      </w:pPr>
      <w:bookmarkStart w:id="374" w:name="_ENREF_124"/>
      <w:r w:rsidRPr="001860FD">
        <w:t>Siefert, A., Lesser, M.R. and Fridley, J.D., 2015. How do climate and dispersal traits limit ranges of tree species along latitudinal and elevational gradients? Global Ecology and Biogeography, 24(5): 581-593.</w:t>
      </w:r>
      <w:bookmarkEnd w:id="374"/>
    </w:p>
    <w:p w14:paraId="76FB0CB0" w14:textId="77777777" w:rsidR="001860FD" w:rsidRPr="001860FD" w:rsidRDefault="001860FD" w:rsidP="001860FD">
      <w:pPr>
        <w:pStyle w:val="EndNoteBibliography"/>
        <w:ind w:left="720" w:hanging="720"/>
      </w:pPr>
      <w:bookmarkStart w:id="375" w:name="_ENREF_125"/>
      <w:r w:rsidRPr="001860FD">
        <w:t>Stanke, H., Finley, A.O., Domke, G.M., Weed, A.S. and MacFarlane, D.W., 2021. Over half of western United States' most abundant tree species in decline. Nature Communications, 12(1): 451.</w:t>
      </w:r>
      <w:bookmarkEnd w:id="375"/>
    </w:p>
    <w:p w14:paraId="03CA0E98" w14:textId="77777777" w:rsidR="001860FD" w:rsidRPr="001860FD" w:rsidRDefault="001860FD" w:rsidP="001860FD">
      <w:pPr>
        <w:pStyle w:val="EndNoteBibliography"/>
        <w:ind w:left="720" w:hanging="720"/>
      </w:pPr>
      <w:bookmarkStart w:id="376" w:name="_ENREF_126"/>
      <w:r w:rsidRPr="001860FD">
        <w:t>Stevens-Rumann, C., Morgan, P. and Hoffman, C., 2015. Bark beetles and wildfires: How does forest recovery change with repeated disturbances in mixed conifer forests? Ecosphere, 6(6): 1-17.</w:t>
      </w:r>
      <w:bookmarkEnd w:id="376"/>
    </w:p>
    <w:p w14:paraId="7DE53212" w14:textId="77777777" w:rsidR="001860FD" w:rsidRPr="001860FD" w:rsidRDefault="001860FD" w:rsidP="001860FD">
      <w:pPr>
        <w:pStyle w:val="EndNoteBibliography"/>
        <w:ind w:left="720" w:hanging="720"/>
      </w:pPr>
      <w:bookmarkStart w:id="377" w:name="_ENREF_127"/>
      <w:r w:rsidRPr="001860FD">
        <w:t>Stevens-Rumann, C.S. and Morgan, P., 2019. Tree regeneration following wildfires in the western US: a review. Fire Ecology, 15(1): 1-17.</w:t>
      </w:r>
      <w:bookmarkEnd w:id="377"/>
    </w:p>
    <w:p w14:paraId="00630BA2" w14:textId="77777777" w:rsidR="001860FD" w:rsidRPr="001860FD" w:rsidRDefault="001860FD" w:rsidP="001860FD">
      <w:pPr>
        <w:pStyle w:val="EndNoteBibliography"/>
        <w:ind w:left="720" w:hanging="720"/>
      </w:pPr>
      <w:bookmarkStart w:id="378" w:name="_ENREF_128"/>
      <w:r w:rsidRPr="001860FD">
        <w:t>Suding, K.N., 2011. Toward an era of restoration in ecology: successes, failures, and opportunities ahead. Annual review of ecology, evolution, and systematics, 42(1): 465-487.</w:t>
      </w:r>
      <w:bookmarkEnd w:id="378"/>
    </w:p>
    <w:p w14:paraId="17AC1000" w14:textId="77777777" w:rsidR="001860FD" w:rsidRPr="001860FD" w:rsidRDefault="001860FD" w:rsidP="001860FD">
      <w:pPr>
        <w:pStyle w:val="EndNoteBibliography"/>
        <w:ind w:left="720" w:hanging="720"/>
      </w:pPr>
      <w:bookmarkStart w:id="379" w:name="_ENREF_129"/>
      <w:r w:rsidRPr="001860FD">
        <w:t>Team, R.C., 2021. A language and environment for statistical computing. (No Title).</w:t>
      </w:r>
      <w:bookmarkEnd w:id="379"/>
    </w:p>
    <w:p w14:paraId="618C9617" w14:textId="77777777" w:rsidR="001860FD" w:rsidRPr="001860FD" w:rsidRDefault="001860FD" w:rsidP="001860FD">
      <w:pPr>
        <w:pStyle w:val="EndNoteBibliography"/>
        <w:ind w:left="720" w:hanging="720"/>
      </w:pPr>
      <w:bookmarkStart w:id="380" w:name="_ENREF_130"/>
      <w:r w:rsidRPr="001860FD">
        <w:t>Thomas, S.C., 2021. Post-processing of biochars to enhance plant growth responses: a review and meta-analysis. Biochar, 3(4): 437-455.</w:t>
      </w:r>
      <w:bookmarkEnd w:id="380"/>
    </w:p>
    <w:p w14:paraId="76E2B80C" w14:textId="77777777" w:rsidR="001860FD" w:rsidRPr="001860FD" w:rsidRDefault="001860FD" w:rsidP="001860FD">
      <w:pPr>
        <w:pStyle w:val="EndNoteBibliography"/>
        <w:ind w:left="720" w:hanging="720"/>
      </w:pPr>
      <w:bookmarkStart w:id="381" w:name="_ENREF_131"/>
      <w:r w:rsidRPr="001860FD">
        <w:t>USFS, 2010. Church's Park Fire - Burned Area Emergency Rehabilitation Burn Severity Estimate - Technical Report.</w:t>
      </w:r>
      <w:bookmarkEnd w:id="381"/>
    </w:p>
    <w:p w14:paraId="232F1F70" w14:textId="77777777" w:rsidR="001860FD" w:rsidRPr="001860FD" w:rsidRDefault="001860FD" w:rsidP="001860FD">
      <w:pPr>
        <w:pStyle w:val="EndNoteBibliography"/>
        <w:ind w:left="720" w:hanging="720"/>
      </w:pPr>
      <w:bookmarkStart w:id="382" w:name="_ENREF_132"/>
      <w:r w:rsidRPr="001860FD">
        <w:t>Vitousek, P.M., 2004. Nutrient cycling and limitation: Hawai'i as a model system. Princeton University Press.</w:t>
      </w:r>
      <w:bookmarkEnd w:id="382"/>
    </w:p>
    <w:p w14:paraId="09D8246E" w14:textId="77777777" w:rsidR="001860FD" w:rsidRPr="001860FD" w:rsidRDefault="001860FD" w:rsidP="001860FD">
      <w:pPr>
        <w:pStyle w:val="EndNoteBibliography"/>
        <w:ind w:left="720" w:hanging="720"/>
      </w:pPr>
      <w:bookmarkStart w:id="383" w:name="_ENREF_133"/>
      <w:r w:rsidRPr="001860FD">
        <w:t>Vitousek, P.M. and Howarth, R.W., 1991. Nitrogen limitation on land and in the sea: how can it occur? Biogeochemistry, 13: 87-115.</w:t>
      </w:r>
      <w:bookmarkEnd w:id="383"/>
    </w:p>
    <w:p w14:paraId="3C2A2E96" w14:textId="77777777" w:rsidR="001860FD" w:rsidRPr="001860FD" w:rsidRDefault="001860FD" w:rsidP="001860FD">
      <w:pPr>
        <w:pStyle w:val="EndNoteBibliography"/>
        <w:ind w:left="720" w:hanging="720"/>
      </w:pPr>
      <w:bookmarkStart w:id="384" w:name="_ENREF_134"/>
      <w:r w:rsidRPr="001860FD">
        <w:t>Wan, S., Hui, D. and Luo, Y., 2001. Fire effects on nitrogen pools and dynamics in terrestrial ecosystems: a meta</w:t>
      </w:r>
      <w:r w:rsidRPr="001860FD">
        <w:rPr>
          <w:rFonts w:ascii="Cambria Math" w:hAnsi="Cambria Math" w:cs="Cambria Math"/>
        </w:rPr>
        <w:t>‐</w:t>
      </w:r>
      <w:r w:rsidRPr="001860FD">
        <w:t>analysis. Ecological Applications, 11(5): 1349-1365.</w:t>
      </w:r>
      <w:bookmarkEnd w:id="384"/>
    </w:p>
    <w:p w14:paraId="693EA7C1" w14:textId="77777777" w:rsidR="001860FD" w:rsidRPr="001860FD" w:rsidRDefault="001860FD" w:rsidP="001860FD">
      <w:pPr>
        <w:pStyle w:val="EndNoteBibliography"/>
        <w:ind w:left="720" w:hanging="720"/>
      </w:pPr>
      <w:bookmarkStart w:id="385" w:name="_ENREF_135"/>
      <w:r w:rsidRPr="001860FD">
        <w:t>Wang, G.G. and Kemball, K.J., 2005. Effects of fire severity on early development of understory vegetation. Canadian Journal of Forest Research, 35(2): 254-262.</w:t>
      </w:r>
      <w:bookmarkEnd w:id="385"/>
    </w:p>
    <w:p w14:paraId="5FC8262F" w14:textId="77777777" w:rsidR="001860FD" w:rsidRPr="001860FD" w:rsidRDefault="001860FD" w:rsidP="001860FD">
      <w:pPr>
        <w:pStyle w:val="EndNoteBibliography"/>
        <w:ind w:left="720" w:hanging="720"/>
      </w:pPr>
      <w:bookmarkStart w:id="386" w:name="_ENREF_136"/>
      <w:r w:rsidRPr="001860FD">
        <w:t>Wang, L. and Macko, S.A., 2011. Constrained preferences in nitrogen uptake across plant species and environments. Plant, Cell &amp; Environment, 34(3): 525-534.</w:t>
      </w:r>
      <w:bookmarkEnd w:id="386"/>
    </w:p>
    <w:p w14:paraId="381F250D" w14:textId="77777777" w:rsidR="001860FD" w:rsidRPr="001860FD" w:rsidRDefault="001860FD" w:rsidP="001860FD">
      <w:pPr>
        <w:pStyle w:val="EndNoteBibliography"/>
        <w:ind w:left="720" w:hanging="720"/>
      </w:pPr>
      <w:bookmarkStart w:id="387" w:name="_ENREF_137"/>
      <w:r w:rsidRPr="001860FD">
        <w:t>Weigelt, A. et al., 2021. An integrated framework of plant form and function: the belowground perspective. New Phytologist, 232(1): 42-59.</w:t>
      </w:r>
      <w:bookmarkEnd w:id="387"/>
    </w:p>
    <w:p w14:paraId="42312882" w14:textId="77777777" w:rsidR="001860FD" w:rsidRPr="001860FD" w:rsidRDefault="001860FD" w:rsidP="001860FD">
      <w:pPr>
        <w:pStyle w:val="EndNoteBibliography"/>
        <w:ind w:left="720" w:hanging="720"/>
      </w:pPr>
      <w:bookmarkStart w:id="388" w:name="_ENREF_138"/>
      <w:r w:rsidRPr="001860FD">
        <w:t>Westoby, M. and Wright, I.J., 2006. Land-plant ecology on the basis of functional traits. Trends in ecology &amp; evolution, 21(5): 261-268.</w:t>
      </w:r>
      <w:bookmarkEnd w:id="388"/>
    </w:p>
    <w:p w14:paraId="44C2EB10" w14:textId="77777777" w:rsidR="001860FD" w:rsidRPr="001860FD" w:rsidRDefault="001860FD" w:rsidP="001860FD">
      <w:pPr>
        <w:pStyle w:val="EndNoteBibliography"/>
        <w:ind w:left="720" w:hanging="720"/>
      </w:pPr>
      <w:bookmarkStart w:id="389" w:name="_ENREF_139"/>
      <w:r w:rsidRPr="001860FD">
        <w:lastRenderedPageBreak/>
        <w:t>White, T.J., Bruns, T., Lee, S. and Taylor, J., 1990. Amplification and direct sequencing of fungal ribosomal RNA genes for phylogenetics. PCR protocols: a guide to methods and applications, 18(1): 315-322.</w:t>
      </w:r>
      <w:bookmarkEnd w:id="389"/>
    </w:p>
    <w:p w14:paraId="6F1FC0FB" w14:textId="77777777" w:rsidR="001860FD" w:rsidRPr="001860FD" w:rsidRDefault="001860FD" w:rsidP="001860FD">
      <w:pPr>
        <w:pStyle w:val="EndNoteBibliography"/>
        <w:ind w:left="720" w:hanging="720"/>
      </w:pPr>
      <w:bookmarkStart w:id="390" w:name="_ENREF_140"/>
      <w:r w:rsidRPr="001860FD">
        <w:t>Wolkovich, E.M. and Cleland, E.E., 2014. Phenological niches and the future of invaded ecosystems with climate change. AoB plants, 6: plu013.</w:t>
      </w:r>
      <w:bookmarkEnd w:id="390"/>
    </w:p>
    <w:p w14:paraId="3269FECD" w14:textId="77777777" w:rsidR="001860FD" w:rsidRPr="001860FD" w:rsidRDefault="001860FD" w:rsidP="001860FD">
      <w:pPr>
        <w:pStyle w:val="EndNoteBibliography"/>
        <w:ind w:left="720" w:hanging="720"/>
      </w:pPr>
      <w:bookmarkStart w:id="391" w:name="_ENREF_141"/>
      <w:r w:rsidRPr="001860FD">
        <w:t>Wright, A. and Francia, R., 2024. Plant traits, microclimate temperature and humidity: A research agenda for advancing nature</w:t>
      </w:r>
      <w:r w:rsidRPr="001860FD">
        <w:rPr>
          <w:rFonts w:ascii="Cambria Math" w:hAnsi="Cambria Math" w:cs="Cambria Math"/>
        </w:rPr>
        <w:t>‐</w:t>
      </w:r>
      <w:r w:rsidRPr="001860FD">
        <w:t>based solutions to a warming and drying climate. Journal of Ecology.</w:t>
      </w:r>
      <w:bookmarkEnd w:id="391"/>
    </w:p>
    <w:p w14:paraId="47B9595B" w14:textId="77777777" w:rsidR="001860FD" w:rsidRPr="001860FD" w:rsidRDefault="001860FD" w:rsidP="001860FD">
      <w:pPr>
        <w:pStyle w:val="EndNoteBibliography"/>
        <w:ind w:left="720" w:hanging="720"/>
      </w:pPr>
      <w:bookmarkStart w:id="392" w:name="_ENREF_142"/>
      <w:r w:rsidRPr="001860FD">
        <w:t>Wright, I.J. et al., 2004. The worldwide leaf economics spectrum. nature, 428(6985): 821-827.</w:t>
      </w:r>
      <w:bookmarkEnd w:id="392"/>
    </w:p>
    <w:p w14:paraId="34F3F2E0" w14:textId="77777777" w:rsidR="001860FD" w:rsidRPr="001860FD" w:rsidRDefault="001860FD" w:rsidP="001860FD">
      <w:pPr>
        <w:pStyle w:val="EndNoteBibliography"/>
        <w:ind w:left="720" w:hanging="720"/>
      </w:pPr>
      <w:bookmarkStart w:id="393" w:name="_ENREF_143"/>
      <w:r w:rsidRPr="001860FD">
        <w:t>Xu, J. et al., 2021. Preferential ammonium: nitrate ratio of blueberry is regulated by nitrogen transport and reduction systems. Scientia Horticulturae, 288: 110345.</w:t>
      </w:r>
      <w:bookmarkEnd w:id="393"/>
    </w:p>
    <w:p w14:paraId="2517C0EF" w14:textId="77777777" w:rsidR="001860FD" w:rsidRPr="001860FD" w:rsidRDefault="001860FD" w:rsidP="001860FD">
      <w:pPr>
        <w:pStyle w:val="EndNoteBibliography"/>
        <w:ind w:left="720" w:hanging="720"/>
      </w:pPr>
      <w:bookmarkStart w:id="394" w:name="_ENREF_144"/>
      <w:r w:rsidRPr="001860FD">
        <w:t>Yu, M. et al., 2021. Plant material and its biochar differ in their effects on nitrogen mineralization and nitrification in a subtropical forest soil. Science of the Total Environment, 763: 143048.</w:t>
      </w:r>
      <w:bookmarkEnd w:id="394"/>
    </w:p>
    <w:p w14:paraId="1B4546A7" w14:textId="77777777" w:rsidR="001860FD" w:rsidRPr="001860FD" w:rsidRDefault="001860FD" w:rsidP="001860FD">
      <w:pPr>
        <w:pStyle w:val="EndNoteBibliography"/>
        <w:ind w:left="720" w:hanging="720"/>
      </w:pPr>
      <w:bookmarkStart w:id="395" w:name="_ENREF_145"/>
      <w:r w:rsidRPr="001860FD">
        <w:t>Zhang, Q. et al., 2013. Effects of biochar amendment on soil thermal conductivity, reflectance, and temperature. Soil Science Society of America Journal, 77(5): 1478-1487.</w:t>
      </w:r>
      <w:bookmarkEnd w:id="395"/>
    </w:p>
    <w:p w14:paraId="3D72BC89" w14:textId="77777777" w:rsidR="001860FD" w:rsidRPr="001860FD" w:rsidRDefault="001860FD" w:rsidP="001860FD">
      <w:pPr>
        <w:pStyle w:val="EndNoteBibliography"/>
        <w:ind w:left="720" w:hanging="720"/>
      </w:pPr>
      <w:bookmarkStart w:id="396" w:name="_ENREF_146"/>
      <w:r w:rsidRPr="001860FD">
        <w:t>Zheng, L. and Song, W., 2022. Phosphorus limitation of trees influences forest soil fungal diversity in China. Forests, 13(2): 223.</w:t>
      </w:r>
      <w:bookmarkEnd w:id="396"/>
    </w:p>
    <w:p w14:paraId="1997AB80" w14:textId="77777777" w:rsidR="001860FD" w:rsidRPr="001860FD" w:rsidRDefault="001860FD" w:rsidP="001860FD">
      <w:pPr>
        <w:pStyle w:val="EndNoteBibliography"/>
        <w:ind w:left="720" w:hanging="720"/>
      </w:pPr>
      <w:bookmarkStart w:id="397" w:name="_ENREF_147"/>
      <w:r w:rsidRPr="001860FD">
        <w:t>Zirbel, C.R., Bassett, T., Grman, E. and Brudvig, L.A., 2017. Plant functional traits and environmental conditions shape community assembly and ecosystem functioning during restoration. Journal of Applied Ecology, 54(4): 1070-1079.</w:t>
      </w:r>
      <w:bookmarkEnd w:id="397"/>
    </w:p>
    <w:p w14:paraId="5EB33CC5" w14:textId="77777777" w:rsidR="001860FD" w:rsidRPr="001860FD" w:rsidRDefault="001860FD" w:rsidP="001860FD">
      <w:pPr>
        <w:pStyle w:val="EndNoteBibliography"/>
        <w:ind w:left="720" w:hanging="720"/>
      </w:pPr>
      <w:bookmarkStart w:id="398" w:name="_ENREF_148"/>
      <w:r w:rsidRPr="001860FD">
        <w:t>Zou, H. and Hastie, T., 2005. Regularization and variable selection via the elastic net. Journal of the Royal Statistical Society Series B: Statistical Methodology, 67(2): 301-320.</w:t>
      </w:r>
      <w:bookmarkEnd w:id="398"/>
    </w:p>
    <w:p w14:paraId="2B4BBC43" w14:textId="57226CC2" w:rsidR="00E305FE" w:rsidRPr="002C3867" w:rsidRDefault="00E305FE" w:rsidP="00AD69D6">
      <w:pPr>
        <w:spacing w:after="240" w:line="360" w:lineRule="auto"/>
        <w:ind w:left="720" w:hanging="810"/>
        <w:rPr>
          <w:sz w:val="24"/>
          <w:szCs w:val="24"/>
        </w:rPr>
        <w:sectPr w:rsidR="00E305FE" w:rsidRPr="002C3867" w:rsidSect="000073F0">
          <w:pgSz w:w="12240" w:h="15840"/>
          <w:pgMar w:top="1440" w:right="1440" w:bottom="1440" w:left="1440" w:header="720" w:footer="720" w:gutter="0"/>
          <w:lnNumType w:countBy="1" w:restart="continuous"/>
          <w:cols w:space="720"/>
          <w:docGrid w:linePitch="299"/>
        </w:sectPr>
      </w:pPr>
      <w:r w:rsidRPr="002C3867">
        <w:rPr>
          <w:sz w:val="24"/>
          <w:szCs w:val="24"/>
        </w:rPr>
        <w:fldChar w:fldCharType="end"/>
      </w:r>
    </w:p>
    <w:p w14:paraId="2DE19FFB" w14:textId="77777777" w:rsidR="00A4687F" w:rsidRPr="002C3867" w:rsidRDefault="00A4687F">
      <w:pPr>
        <w:rPr>
          <w:sz w:val="24"/>
          <w:szCs w:val="24"/>
        </w:rPr>
      </w:pPr>
    </w:p>
    <w:sectPr w:rsidR="00A4687F" w:rsidRPr="002C3867" w:rsidSect="00410276">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Barnard, David - REE-ARS" w:date="2025-04-29T11:46:00Z" w:initials="DB">
    <w:p w14:paraId="6E6A66EE" w14:textId="77777777" w:rsidR="000031EA" w:rsidRDefault="000031EA" w:rsidP="000031EA">
      <w:pPr>
        <w:pStyle w:val="CommentText"/>
      </w:pPr>
      <w:r>
        <w:rPr>
          <w:rStyle w:val="CommentReference"/>
        </w:rPr>
        <w:annotationRef/>
      </w:r>
      <w:r>
        <w:t>Needs work</w:t>
      </w:r>
    </w:p>
  </w:comment>
  <w:comment w:id="61" w:author="Barnard, David - REE-ARS" w:date="2025-04-16T09:35:00Z" w:initials="DB">
    <w:p w14:paraId="71AD9EE7" w14:textId="2D9CABC8" w:rsidR="008408BF" w:rsidRDefault="008408BF" w:rsidP="008408BF">
      <w:pPr>
        <w:pStyle w:val="CommentText"/>
      </w:pPr>
      <w:r>
        <w:rPr>
          <w:rStyle w:val="CommentReference"/>
        </w:rPr>
        <w:annotationRef/>
      </w:r>
      <w:r>
        <w:t>Units</w:t>
      </w:r>
    </w:p>
  </w:comment>
  <w:comment w:id="77" w:author="Barnard, David - REE-ARS" w:date="2025-04-16T09:36:00Z" w:initials="DB">
    <w:p w14:paraId="6ED90737" w14:textId="77777777" w:rsidR="0072481F" w:rsidRDefault="0072481F" w:rsidP="0072481F">
      <w:pPr>
        <w:pStyle w:val="CommentText"/>
      </w:pPr>
      <w:r>
        <w:rPr>
          <w:rStyle w:val="CommentReference"/>
        </w:rPr>
        <w:annotationRef/>
      </w:r>
      <w:r>
        <w:t>Revise</w:t>
      </w:r>
    </w:p>
  </w:comment>
  <w:comment w:id="167" w:author="Barnard, David - REE-ARS" w:date="2025-04-30T11:28:00Z" w:initials="DB">
    <w:p w14:paraId="12A10054" w14:textId="77777777" w:rsidR="0033697F" w:rsidRDefault="0033697F" w:rsidP="0033697F">
      <w:pPr>
        <w:pStyle w:val="CommentText"/>
      </w:pPr>
      <w:r>
        <w:rPr>
          <w:rStyle w:val="CommentReference"/>
        </w:rPr>
        <w:annotationRef/>
      </w:r>
      <w:r>
        <w:t>Decide on final models and redo</w:t>
      </w:r>
    </w:p>
  </w:comment>
  <w:comment w:id="206" w:author="Barnard, David - REE-ARS" w:date="2025-04-16T09:36:00Z" w:initials="DB">
    <w:p w14:paraId="31C1822F" w14:textId="58A5D278" w:rsidR="0072481F" w:rsidRDefault="0072481F" w:rsidP="0072481F">
      <w:pPr>
        <w:pStyle w:val="CommentText"/>
      </w:pPr>
      <w:r>
        <w:rPr>
          <w:rStyle w:val="CommentReference"/>
        </w:rPr>
        <w:annotationRef/>
      </w:r>
      <w:r>
        <w:t>p-value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A66EE" w15:done="0"/>
  <w15:commentEx w15:paraId="71AD9EE7" w15:done="0"/>
  <w15:commentEx w15:paraId="6ED90737" w15:done="0"/>
  <w15:commentEx w15:paraId="12A10054" w15:done="0"/>
  <w15:commentEx w15:paraId="31C182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5D6F4" w16cex:dateUtc="2025-04-29T17:46:00Z"/>
  <w16cex:commentExtensible w16cex:durableId="02444438" w16cex:dateUtc="2025-04-16T15:35:00Z"/>
  <w16cex:commentExtensible w16cex:durableId="1D96E226" w16cex:dateUtc="2025-04-16T15:36:00Z"/>
  <w16cex:commentExtensible w16cex:durableId="4E4F0095" w16cex:dateUtc="2025-04-30T17:28:00Z"/>
  <w16cex:commentExtensible w16cex:durableId="021D4BF8" w16cex:dateUtc="2025-04-16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A66EE" w16cid:durableId="3565D6F4"/>
  <w16cid:commentId w16cid:paraId="71AD9EE7" w16cid:durableId="02444438"/>
  <w16cid:commentId w16cid:paraId="6ED90737" w16cid:durableId="1D96E226"/>
  <w16cid:commentId w16cid:paraId="12A10054" w16cid:durableId="4E4F0095"/>
  <w16cid:commentId w16cid:paraId="31C1822F" w16cid:durableId="021D4B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95DC" w14:textId="77777777" w:rsidR="003F53ED" w:rsidRDefault="003F53ED" w:rsidP="00D33206">
      <w:pPr>
        <w:spacing w:line="240" w:lineRule="auto"/>
      </w:pPr>
      <w:r>
        <w:separator/>
      </w:r>
    </w:p>
  </w:endnote>
  <w:endnote w:type="continuationSeparator" w:id="0">
    <w:p w14:paraId="2D8F8DCE" w14:textId="77777777" w:rsidR="003F53ED" w:rsidRDefault="003F53ED" w:rsidP="00D33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82937"/>
      <w:docPartObj>
        <w:docPartGallery w:val="Page Numbers (Bottom of Page)"/>
        <w:docPartUnique/>
      </w:docPartObj>
    </w:sdtPr>
    <w:sdtEndPr>
      <w:rPr>
        <w:noProof/>
      </w:rPr>
    </w:sdtEndPr>
    <w:sdtContent>
      <w:p w14:paraId="4964B50C" w14:textId="74271AD6" w:rsidR="00D33206" w:rsidRDefault="00D332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61D6B4" w14:textId="77777777" w:rsidR="00D33206" w:rsidRDefault="00D33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3EBEF" w14:textId="77777777" w:rsidR="003F53ED" w:rsidRDefault="003F53ED" w:rsidP="00D33206">
      <w:pPr>
        <w:spacing w:line="240" w:lineRule="auto"/>
      </w:pPr>
      <w:r>
        <w:separator/>
      </w:r>
    </w:p>
  </w:footnote>
  <w:footnote w:type="continuationSeparator" w:id="0">
    <w:p w14:paraId="0F8F6A19" w14:textId="77777777" w:rsidR="003F53ED" w:rsidRDefault="003F53ED" w:rsidP="00D332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2D0B"/>
    <w:multiLevelType w:val="multilevel"/>
    <w:tmpl w:val="7ABE4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581637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nard, David - REE-ARS">
    <w15:presenceInfo w15:providerId="AD" w15:userId="S::David.Barnard@usda.gov::25dd2ede-b742-4a6e-b2d5-ffe3385728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gri Forest Meteorolog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psp5wa0pi9f5weevsxkxzdekszp2z090pt9e&quot;&gt;5.3.21_CASC SPEI paper&lt;record-ids&gt;&lt;item&gt;6&lt;/item&gt;&lt;item&gt;38&lt;/item&gt;&lt;item&gt;79&lt;/item&gt;&lt;item&gt;109&lt;/item&gt;&lt;item&gt;164&lt;/item&gt;&lt;item&gt;171&lt;/item&gt;&lt;item&gt;175&lt;/item&gt;&lt;item&gt;178&lt;/item&gt;&lt;item&gt;205&lt;/item&gt;&lt;item&gt;221&lt;/item&gt;&lt;item&gt;290&lt;/item&gt;&lt;item&gt;293&lt;/item&gt;&lt;item&gt;294&lt;/item&gt;&lt;item&gt;296&lt;/item&gt;&lt;item&gt;301&lt;/item&gt;&lt;item&gt;307&lt;/item&gt;&lt;item&gt;308&lt;/item&gt;&lt;item&gt;309&lt;/item&gt;&lt;item&gt;310&lt;/item&gt;&lt;item&gt;311&lt;/item&gt;&lt;item&gt;312&lt;/item&gt;&lt;item&gt;313&lt;/item&gt;&lt;item&gt;314&lt;/item&gt;&lt;item&gt;315&lt;/item&gt;&lt;item&gt;316&lt;/item&gt;&lt;item&gt;317&lt;/item&gt;&lt;item&gt;318&lt;/item&gt;&lt;item&gt;319&lt;/item&gt;&lt;item&gt;321&lt;/item&gt;&lt;item&gt;322&lt;/item&gt;&lt;item&gt;323&lt;/item&gt;&lt;item&gt;325&lt;/item&gt;&lt;item&gt;326&lt;/item&gt;&lt;item&gt;327&lt;/item&gt;&lt;item&gt;328&lt;/item&gt;&lt;item&gt;329&lt;/item&gt;&lt;item&gt;331&lt;/item&gt;&lt;item&gt;332&lt;/item&gt;&lt;item&gt;335&lt;/item&gt;&lt;item&gt;338&lt;/item&gt;&lt;item&gt;339&lt;/item&gt;&lt;item&gt;340&lt;/item&gt;&lt;item&gt;341&lt;/item&gt;&lt;item&gt;342&lt;/item&gt;&lt;item&gt;343&lt;/item&gt;&lt;item&gt;344&lt;/item&gt;&lt;item&gt;345&lt;/item&gt;&lt;item&gt;346&lt;/item&gt;&lt;item&gt;347&lt;/item&gt;&lt;item&gt;348&lt;/item&gt;&lt;item&gt;350&lt;/item&gt;&lt;item&gt;351&lt;/item&gt;&lt;item&gt;352&lt;/item&gt;&lt;item&gt;353&lt;/item&gt;&lt;item&gt;355&lt;/item&gt;&lt;item&gt;356&lt;/item&gt;&lt;item&gt;357&lt;/item&gt;&lt;item&gt;359&lt;/item&gt;&lt;item&gt;360&lt;/item&gt;&lt;item&gt;361&lt;/item&gt;&lt;item&gt;362&lt;/item&gt;&lt;item&gt;363&lt;/item&gt;&lt;item&gt;364&lt;/item&gt;&lt;item&gt;365&lt;/item&gt;&lt;item&gt;366&lt;/item&gt;&lt;item&gt;367&lt;/item&gt;&lt;item&gt;368&lt;/item&gt;&lt;item&gt;372&lt;/item&gt;&lt;item&gt;377&lt;/item&gt;&lt;item&gt;378&lt;/item&gt;&lt;item&gt;379&lt;/item&gt;&lt;item&gt;380&lt;/item&gt;&lt;item&gt;381&lt;/item&gt;&lt;item&gt;382&lt;/item&gt;&lt;item&gt;383&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1&lt;/item&gt;&lt;item&gt;402&lt;/item&gt;&lt;item&gt;403&lt;/item&gt;&lt;item&gt;404&lt;/item&gt;&lt;item&gt;405&lt;/item&gt;&lt;item&gt;407&lt;/item&gt;&lt;item&gt;408&lt;/item&gt;&lt;item&gt;409&lt;/item&gt;&lt;item&gt;410&lt;/item&gt;&lt;item&gt;411&lt;/item&gt;&lt;item&gt;412&lt;/item&gt;&lt;item&gt;413&lt;/item&gt;&lt;item&gt;414&lt;/item&gt;&lt;item&gt;415&lt;/item&gt;&lt;item&gt;416&lt;/item&gt;&lt;item&gt;417&lt;/item&gt;&lt;item&gt;418&lt;/item&gt;&lt;item&gt;419&lt;/item&gt;&lt;item&gt;420&lt;/item&gt;&lt;item&gt;421&lt;/item&gt;&lt;item&gt;478&lt;/item&gt;&lt;item&gt;479&lt;/item&gt;&lt;item&gt;480&lt;/item&gt;&lt;item&gt;481&lt;/item&gt;&lt;item&gt;482&lt;/item&gt;&lt;item&gt;483&lt;/item&gt;&lt;item&gt;484&lt;/item&gt;&lt;item&gt;485&lt;/item&gt;&lt;item&gt;486&lt;/item&gt;&lt;item&gt;487&lt;/item&gt;&lt;item&gt;488&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13&lt;/item&gt;&lt;item&gt;514&lt;/item&gt;&lt;item&gt;515&lt;/item&gt;&lt;item&gt;517&lt;/item&gt;&lt;item&gt;518&lt;/item&gt;&lt;item&gt;519&lt;/item&gt;&lt;item&gt;520&lt;/item&gt;&lt;item&gt;561&lt;/item&gt;&lt;item&gt;562&lt;/item&gt;&lt;/record-ids&gt;&lt;/item&gt;&lt;/Libraries&gt;"/>
  </w:docVars>
  <w:rsids>
    <w:rsidRoot w:val="00A4687F"/>
    <w:rsid w:val="00000C27"/>
    <w:rsid w:val="00002416"/>
    <w:rsid w:val="00002464"/>
    <w:rsid w:val="000031D2"/>
    <w:rsid w:val="000031EA"/>
    <w:rsid w:val="000034E7"/>
    <w:rsid w:val="00003E08"/>
    <w:rsid w:val="00005C3D"/>
    <w:rsid w:val="00005F68"/>
    <w:rsid w:val="000073F0"/>
    <w:rsid w:val="0000746D"/>
    <w:rsid w:val="0001223F"/>
    <w:rsid w:val="00014687"/>
    <w:rsid w:val="00016FEA"/>
    <w:rsid w:val="00017BB5"/>
    <w:rsid w:val="00020855"/>
    <w:rsid w:val="00022483"/>
    <w:rsid w:val="00023021"/>
    <w:rsid w:val="000234C4"/>
    <w:rsid w:val="00023D61"/>
    <w:rsid w:val="00023D73"/>
    <w:rsid w:val="00024012"/>
    <w:rsid w:val="00024FD1"/>
    <w:rsid w:val="0002528D"/>
    <w:rsid w:val="00025829"/>
    <w:rsid w:val="00027491"/>
    <w:rsid w:val="000305C8"/>
    <w:rsid w:val="000324B7"/>
    <w:rsid w:val="000333EE"/>
    <w:rsid w:val="00034A9A"/>
    <w:rsid w:val="00034C3E"/>
    <w:rsid w:val="00036261"/>
    <w:rsid w:val="00036481"/>
    <w:rsid w:val="00036CBD"/>
    <w:rsid w:val="00036F7F"/>
    <w:rsid w:val="00037103"/>
    <w:rsid w:val="0003753B"/>
    <w:rsid w:val="00040DD2"/>
    <w:rsid w:val="00040F3B"/>
    <w:rsid w:val="00041457"/>
    <w:rsid w:val="00043DD1"/>
    <w:rsid w:val="00050F9B"/>
    <w:rsid w:val="00051E0E"/>
    <w:rsid w:val="000537D2"/>
    <w:rsid w:val="000540AA"/>
    <w:rsid w:val="00054604"/>
    <w:rsid w:val="00054748"/>
    <w:rsid w:val="000548A7"/>
    <w:rsid w:val="000549D9"/>
    <w:rsid w:val="00054BF0"/>
    <w:rsid w:val="0005503F"/>
    <w:rsid w:val="0005528E"/>
    <w:rsid w:val="00055382"/>
    <w:rsid w:val="0005603B"/>
    <w:rsid w:val="000614A7"/>
    <w:rsid w:val="000625E6"/>
    <w:rsid w:val="000627EC"/>
    <w:rsid w:val="000646CD"/>
    <w:rsid w:val="00064868"/>
    <w:rsid w:val="00065A23"/>
    <w:rsid w:val="00065BB3"/>
    <w:rsid w:val="00065E5E"/>
    <w:rsid w:val="00066190"/>
    <w:rsid w:val="000663A6"/>
    <w:rsid w:val="000669F0"/>
    <w:rsid w:val="00066B55"/>
    <w:rsid w:val="0007006B"/>
    <w:rsid w:val="0007034F"/>
    <w:rsid w:val="00070D15"/>
    <w:rsid w:val="000715CC"/>
    <w:rsid w:val="0007205B"/>
    <w:rsid w:val="00072382"/>
    <w:rsid w:val="00072553"/>
    <w:rsid w:val="0007267A"/>
    <w:rsid w:val="00072753"/>
    <w:rsid w:val="00074E14"/>
    <w:rsid w:val="000761B6"/>
    <w:rsid w:val="00077371"/>
    <w:rsid w:val="00077E8C"/>
    <w:rsid w:val="00080A4A"/>
    <w:rsid w:val="00080BF6"/>
    <w:rsid w:val="00080CF8"/>
    <w:rsid w:val="00081DC6"/>
    <w:rsid w:val="000821E3"/>
    <w:rsid w:val="00084EAB"/>
    <w:rsid w:val="000852CD"/>
    <w:rsid w:val="0008546D"/>
    <w:rsid w:val="000856B2"/>
    <w:rsid w:val="00086A59"/>
    <w:rsid w:val="000870DD"/>
    <w:rsid w:val="00087FC0"/>
    <w:rsid w:val="0009079A"/>
    <w:rsid w:val="00090831"/>
    <w:rsid w:val="0009160F"/>
    <w:rsid w:val="0009189D"/>
    <w:rsid w:val="0009331D"/>
    <w:rsid w:val="000948AA"/>
    <w:rsid w:val="00096294"/>
    <w:rsid w:val="00096757"/>
    <w:rsid w:val="0009751A"/>
    <w:rsid w:val="00097939"/>
    <w:rsid w:val="000A2186"/>
    <w:rsid w:val="000A2DD0"/>
    <w:rsid w:val="000A2E9D"/>
    <w:rsid w:val="000A33BB"/>
    <w:rsid w:val="000A3B11"/>
    <w:rsid w:val="000A4678"/>
    <w:rsid w:val="000A59BF"/>
    <w:rsid w:val="000A60A1"/>
    <w:rsid w:val="000A6391"/>
    <w:rsid w:val="000A6471"/>
    <w:rsid w:val="000A7356"/>
    <w:rsid w:val="000A7811"/>
    <w:rsid w:val="000B0143"/>
    <w:rsid w:val="000B0399"/>
    <w:rsid w:val="000B11DB"/>
    <w:rsid w:val="000B4631"/>
    <w:rsid w:val="000B60E9"/>
    <w:rsid w:val="000B7C85"/>
    <w:rsid w:val="000C0689"/>
    <w:rsid w:val="000C12F6"/>
    <w:rsid w:val="000C39CC"/>
    <w:rsid w:val="000C52A5"/>
    <w:rsid w:val="000C6392"/>
    <w:rsid w:val="000C6957"/>
    <w:rsid w:val="000D03F8"/>
    <w:rsid w:val="000D05E2"/>
    <w:rsid w:val="000D0EF0"/>
    <w:rsid w:val="000D173B"/>
    <w:rsid w:val="000D1F6F"/>
    <w:rsid w:val="000D3585"/>
    <w:rsid w:val="000D4953"/>
    <w:rsid w:val="000D5892"/>
    <w:rsid w:val="000D67F7"/>
    <w:rsid w:val="000E1B11"/>
    <w:rsid w:val="000E1E7A"/>
    <w:rsid w:val="000E376C"/>
    <w:rsid w:val="000E420D"/>
    <w:rsid w:val="000E4851"/>
    <w:rsid w:val="000E4B6A"/>
    <w:rsid w:val="000E6057"/>
    <w:rsid w:val="000E6570"/>
    <w:rsid w:val="000E6BB3"/>
    <w:rsid w:val="000E6DDC"/>
    <w:rsid w:val="000F14C0"/>
    <w:rsid w:val="000F1700"/>
    <w:rsid w:val="000F1CC9"/>
    <w:rsid w:val="000F2890"/>
    <w:rsid w:val="000F3FA6"/>
    <w:rsid w:val="000F532B"/>
    <w:rsid w:val="000F579D"/>
    <w:rsid w:val="000F5959"/>
    <w:rsid w:val="000F5AD9"/>
    <w:rsid w:val="000F6545"/>
    <w:rsid w:val="000F6C0B"/>
    <w:rsid w:val="001015C1"/>
    <w:rsid w:val="001016F2"/>
    <w:rsid w:val="00102001"/>
    <w:rsid w:val="00102438"/>
    <w:rsid w:val="00102C8A"/>
    <w:rsid w:val="00104708"/>
    <w:rsid w:val="00104834"/>
    <w:rsid w:val="0010540D"/>
    <w:rsid w:val="00105F64"/>
    <w:rsid w:val="00106B6A"/>
    <w:rsid w:val="00110C15"/>
    <w:rsid w:val="0011187B"/>
    <w:rsid w:val="00111D96"/>
    <w:rsid w:val="00112759"/>
    <w:rsid w:val="0011398B"/>
    <w:rsid w:val="001153DF"/>
    <w:rsid w:val="00115C26"/>
    <w:rsid w:val="001164A8"/>
    <w:rsid w:val="0011689F"/>
    <w:rsid w:val="00117368"/>
    <w:rsid w:val="00122C34"/>
    <w:rsid w:val="00122FAD"/>
    <w:rsid w:val="00124BFA"/>
    <w:rsid w:val="001250C8"/>
    <w:rsid w:val="00126F24"/>
    <w:rsid w:val="00130C7C"/>
    <w:rsid w:val="00131CD1"/>
    <w:rsid w:val="00133420"/>
    <w:rsid w:val="00133E39"/>
    <w:rsid w:val="00134B1F"/>
    <w:rsid w:val="001351EF"/>
    <w:rsid w:val="00136827"/>
    <w:rsid w:val="00137087"/>
    <w:rsid w:val="00137E7B"/>
    <w:rsid w:val="001427C4"/>
    <w:rsid w:val="0014392B"/>
    <w:rsid w:val="001443F8"/>
    <w:rsid w:val="001453AE"/>
    <w:rsid w:val="00146154"/>
    <w:rsid w:val="00146E44"/>
    <w:rsid w:val="00147325"/>
    <w:rsid w:val="001500B9"/>
    <w:rsid w:val="00150F74"/>
    <w:rsid w:val="00151DDF"/>
    <w:rsid w:val="00151E19"/>
    <w:rsid w:val="0015308D"/>
    <w:rsid w:val="0015423A"/>
    <w:rsid w:val="00155865"/>
    <w:rsid w:val="00156764"/>
    <w:rsid w:val="00156C68"/>
    <w:rsid w:val="0016013F"/>
    <w:rsid w:val="00160DBF"/>
    <w:rsid w:val="00163B21"/>
    <w:rsid w:val="00163C2B"/>
    <w:rsid w:val="00164358"/>
    <w:rsid w:val="00164907"/>
    <w:rsid w:val="001664EC"/>
    <w:rsid w:val="00170111"/>
    <w:rsid w:val="001703B9"/>
    <w:rsid w:val="0017148C"/>
    <w:rsid w:val="00171C03"/>
    <w:rsid w:val="00172E90"/>
    <w:rsid w:val="001730FE"/>
    <w:rsid w:val="00175049"/>
    <w:rsid w:val="001753F3"/>
    <w:rsid w:val="00175BDF"/>
    <w:rsid w:val="001769E1"/>
    <w:rsid w:val="00176C79"/>
    <w:rsid w:val="00177A2C"/>
    <w:rsid w:val="00180A5E"/>
    <w:rsid w:val="0018269F"/>
    <w:rsid w:val="001830A4"/>
    <w:rsid w:val="0018311C"/>
    <w:rsid w:val="00184567"/>
    <w:rsid w:val="00184962"/>
    <w:rsid w:val="00185545"/>
    <w:rsid w:val="00185844"/>
    <w:rsid w:val="00185B21"/>
    <w:rsid w:val="001860FD"/>
    <w:rsid w:val="00186B43"/>
    <w:rsid w:val="00190AAE"/>
    <w:rsid w:val="00190ABC"/>
    <w:rsid w:val="00191A08"/>
    <w:rsid w:val="00191E88"/>
    <w:rsid w:val="00193882"/>
    <w:rsid w:val="00194202"/>
    <w:rsid w:val="0019556F"/>
    <w:rsid w:val="00195A5D"/>
    <w:rsid w:val="00196643"/>
    <w:rsid w:val="001A0CAF"/>
    <w:rsid w:val="001A0DDB"/>
    <w:rsid w:val="001A1651"/>
    <w:rsid w:val="001A1756"/>
    <w:rsid w:val="001A259F"/>
    <w:rsid w:val="001A28F2"/>
    <w:rsid w:val="001A3CA2"/>
    <w:rsid w:val="001A42C5"/>
    <w:rsid w:val="001A498D"/>
    <w:rsid w:val="001A4A3C"/>
    <w:rsid w:val="001A4B5A"/>
    <w:rsid w:val="001A4BEC"/>
    <w:rsid w:val="001A4D45"/>
    <w:rsid w:val="001A671E"/>
    <w:rsid w:val="001A67D5"/>
    <w:rsid w:val="001A6D08"/>
    <w:rsid w:val="001A7794"/>
    <w:rsid w:val="001A77A1"/>
    <w:rsid w:val="001A792A"/>
    <w:rsid w:val="001B0671"/>
    <w:rsid w:val="001B0781"/>
    <w:rsid w:val="001B1507"/>
    <w:rsid w:val="001B1DA0"/>
    <w:rsid w:val="001B20F5"/>
    <w:rsid w:val="001B2697"/>
    <w:rsid w:val="001B26E0"/>
    <w:rsid w:val="001B29C1"/>
    <w:rsid w:val="001B29D4"/>
    <w:rsid w:val="001B2FDD"/>
    <w:rsid w:val="001B327B"/>
    <w:rsid w:val="001B42F8"/>
    <w:rsid w:val="001B4839"/>
    <w:rsid w:val="001B55F6"/>
    <w:rsid w:val="001B5CD7"/>
    <w:rsid w:val="001B67CD"/>
    <w:rsid w:val="001B6CE3"/>
    <w:rsid w:val="001B7BD5"/>
    <w:rsid w:val="001C4237"/>
    <w:rsid w:val="001C65C9"/>
    <w:rsid w:val="001C7215"/>
    <w:rsid w:val="001C733D"/>
    <w:rsid w:val="001C7968"/>
    <w:rsid w:val="001D07AE"/>
    <w:rsid w:val="001D0C38"/>
    <w:rsid w:val="001D1281"/>
    <w:rsid w:val="001D1552"/>
    <w:rsid w:val="001D17A2"/>
    <w:rsid w:val="001D3A7B"/>
    <w:rsid w:val="001D3EB7"/>
    <w:rsid w:val="001D4A7F"/>
    <w:rsid w:val="001D51B3"/>
    <w:rsid w:val="001D5D55"/>
    <w:rsid w:val="001E0446"/>
    <w:rsid w:val="001E0771"/>
    <w:rsid w:val="001E1128"/>
    <w:rsid w:val="001E2821"/>
    <w:rsid w:val="001E28E0"/>
    <w:rsid w:val="001E2F46"/>
    <w:rsid w:val="001E57BE"/>
    <w:rsid w:val="001E5BD8"/>
    <w:rsid w:val="001F1B8F"/>
    <w:rsid w:val="001F42B1"/>
    <w:rsid w:val="001F5A61"/>
    <w:rsid w:val="001F6526"/>
    <w:rsid w:val="001F6BFE"/>
    <w:rsid w:val="002014A2"/>
    <w:rsid w:val="00201BCC"/>
    <w:rsid w:val="00202216"/>
    <w:rsid w:val="0020357F"/>
    <w:rsid w:val="002035B0"/>
    <w:rsid w:val="0020490A"/>
    <w:rsid w:val="00204D8C"/>
    <w:rsid w:val="00205497"/>
    <w:rsid w:val="00205843"/>
    <w:rsid w:val="00205E79"/>
    <w:rsid w:val="00206B4C"/>
    <w:rsid w:val="00206D96"/>
    <w:rsid w:val="0020780C"/>
    <w:rsid w:val="002117F9"/>
    <w:rsid w:val="002128F8"/>
    <w:rsid w:val="00213D62"/>
    <w:rsid w:val="00215A31"/>
    <w:rsid w:val="00215E37"/>
    <w:rsid w:val="0021739C"/>
    <w:rsid w:val="002214A9"/>
    <w:rsid w:val="0022185F"/>
    <w:rsid w:val="00221D35"/>
    <w:rsid w:val="00221E20"/>
    <w:rsid w:val="002226D2"/>
    <w:rsid w:val="002253CC"/>
    <w:rsid w:val="0022619A"/>
    <w:rsid w:val="00226D38"/>
    <w:rsid w:val="00226ED9"/>
    <w:rsid w:val="00230744"/>
    <w:rsid w:val="002311F2"/>
    <w:rsid w:val="002315BC"/>
    <w:rsid w:val="0023167E"/>
    <w:rsid w:val="002326A1"/>
    <w:rsid w:val="0023541D"/>
    <w:rsid w:val="0023542C"/>
    <w:rsid w:val="00236D6F"/>
    <w:rsid w:val="002378F4"/>
    <w:rsid w:val="00237B3D"/>
    <w:rsid w:val="00240615"/>
    <w:rsid w:val="00241531"/>
    <w:rsid w:val="002418B9"/>
    <w:rsid w:val="00241AA2"/>
    <w:rsid w:val="0024216E"/>
    <w:rsid w:val="0024236F"/>
    <w:rsid w:val="002442BF"/>
    <w:rsid w:val="00244EE8"/>
    <w:rsid w:val="002450A8"/>
    <w:rsid w:val="00245FDF"/>
    <w:rsid w:val="0024615E"/>
    <w:rsid w:val="0024699F"/>
    <w:rsid w:val="00246F2E"/>
    <w:rsid w:val="002473A1"/>
    <w:rsid w:val="00247741"/>
    <w:rsid w:val="00251A58"/>
    <w:rsid w:val="00251C56"/>
    <w:rsid w:val="00251EBD"/>
    <w:rsid w:val="0025396B"/>
    <w:rsid w:val="00254098"/>
    <w:rsid w:val="00254AAD"/>
    <w:rsid w:val="002558DA"/>
    <w:rsid w:val="002562F3"/>
    <w:rsid w:val="00256324"/>
    <w:rsid w:val="00256CCA"/>
    <w:rsid w:val="00257258"/>
    <w:rsid w:val="0025798A"/>
    <w:rsid w:val="0026022E"/>
    <w:rsid w:val="00260A69"/>
    <w:rsid w:val="00260BAC"/>
    <w:rsid w:val="00261D0C"/>
    <w:rsid w:val="0026279D"/>
    <w:rsid w:val="00263005"/>
    <w:rsid w:val="002631E0"/>
    <w:rsid w:val="00263302"/>
    <w:rsid w:val="00263562"/>
    <w:rsid w:val="00263A50"/>
    <w:rsid w:val="00263BF5"/>
    <w:rsid w:val="00263CD0"/>
    <w:rsid w:val="0026433D"/>
    <w:rsid w:val="002650A1"/>
    <w:rsid w:val="0026536E"/>
    <w:rsid w:val="00266786"/>
    <w:rsid w:val="00266858"/>
    <w:rsid w:val="00266A95"/>
    <w:rsid w:val="00266CCA"/>
    <w:rsid w:val="00266E8D"/>
    <w:rsid w:val="0027186C"/>
    <w:rsid w:val="002731C3"/>
    <w:rsid w:val="00273275"/>
    <w:rsid w:val="00273652"/>
    <w:rsid w:val="00273AE1"/>
    <w:rsid w:val="00275068"/>
    <w:rsid w:val="002759FD"/>
    <w:rsid w:val="0028082E"/>
    <w:rsid w:val="00280E10"/>
    <w:rsid w:val="00281912"/>
    <w:rsid w:val="002824B7"/>
    <w:rsid w:val="0028355F"/>
    <w:rsid w:val="00284B7B"/>
    <w:rsid w:val="00284FBA"/>
    <w:rsid w:val="0028644D"/>
    <w:rsid w:val="00286A7B"/>
    <w:rsid w:val="00286C8D"/>
    <w:rsid w:val="00290D2F"/>
    <w:rsid w:val="002928B1"/>
    <w:rsid w:val="00292F89"/>
    <w:rsid w:val="00293B08"/>
    <w:rsid w:val="00293CAA"/>
    <w:rsid w:val="002944F6"/>
    <w:rsid w:val="00294DBE"/>
    <w:rsid w:val="002976D7"/>
    <w:rsid w:val="002A06A4"/>
    <w:rsid w:val="002A1DE9"/>
    <w:rsid w:val="002A2171"/>
    <w:rsid w:val="002A3DA0"/>
    <w:rsid w:val="002A3DFF"/>
    <w:rsid w:val="002A4261"/>
    <w:rsid w:val="002A4F58"/>
    <w:rsid w:val="002A5B73"/>
    <w:rsid w:val="002A5E66"/>
    <w:rsid w:val="002A6678"/>
    <w:rsid w:val="002A703B"/>
    <w:rsid w:val="002A7323"/>
    <w:rsid w:val="002B2579"/>
    <w:rsid w:val="002B2942"/>
    <w:rsid w:val="002B2CFB"/>
    <w:rsid w:val="002B3C93"/>
    <w:rsid w:val="002B4C29"/>
    <w:rsid w:val="002B4D1C"/>
    <w:rsid w:val="002B5467"/>
    <w:rsid w:val="002B61BD"/>
    <w:rsid w:val="002B6370"/>
    <w:rsid w:val="002B74AC"/>
    <w:rsid w:val="002B7D6C"/>
    <w:rsid w:val="002B7F28"/>
    <w:rsid w:val="002C0B58"/>
    <w:rsid w:val="002C13BF"/>
    <w:rsid w:val="002C1EB4"/>
    <w:rsid w:val="002C2290"/>
    <w:rsid w:val="002C29EF"/>
    <w:rsid w:val="002C356A"/>
    <w:rsid w:val="002C3867"/>
    <w:rsid w:val="002C3CBA"/>
    <w:rsid w:val="002C4141"/>
    <w:rsid w:val="002C4719"/>
    <w:rsid w:val="002C475C"/>
    <w:rsid w:val="002C4A7E"/>
    <w:rsid w:val="002C65C0"/>
    <w:rsid w:val="002C6D9D"/>
    <w:rsid w:val="002D04A4"/>
    <w:rsid w:val="002D1FB0"/>
    <w:rsid w:val="002D22D6"/>
    <w:rsid w:val="002D3D23"/>
    <w:rsid w:val="002D4BE6"/>
    <w:rsid w:val="002D541E"/>
    <w:rsid w:val="002D5868"/>
    <w:rsid w:val="002D5DC1"/>
    <w:rsid w:val="002D6D3E"/>
    <w:rsid w:val="002E0C1B"/>
    <w:rsid w:val="002E245A"/>
    <w:rsid w:val="002E40D8"/>
    <w:rsid w:val="002E4B32"/>
    <w:rsid w:val="002E5C87"/>
    <w:rsid w:val="002E7AD7"/>
    <w:rsid w:val="002F257B"/>
    <w:rsid w:val="002F26EF"/>
    <w:rsid w:val="002F2796"/>
    <w:rsid w:val="002F2934"/>
    <w:rsid w:val="002F2999"/>
    <w:rsid w:val="002F2B58"/>
    <w:rsid w:val="002F3428"/>
    <w:rsid w:val="002F3821"/>
    <w:rsid w:val="002F44A0"/>
    <w:rsid w:val="002F4C04"/>
    <w:rsid w:val="002F7B29"/>
    <w:rsid w:val="00300D98"/>
    <w:rsid w:val="0030295C"/>
    <w:rsid w:val="00302B81"/>
    <w:rsid w:val="003036AC"/>
    <w:rsid w:val="003041BB"/>
    <w:rsid w:val="00304389"/>
    <w:rsid w:val="00304C5C"/>
    <w:rsid w:val="003061D2"/>
    <w:rsid w:val="00307D05"/>
    <w:rsid w:val="00307D35"/>
    <w:rsid w:val="00310077"/>
    <w:rsid w:val="00311302"/>
    <w:rsid w:val="00311F17"/>
    <w:rsid w:val="0031223E"/>
    <w:rsid w:val="00312978"/>
    <w:rsid w:val="00312CBF"/>
    <w:rsid w:val="003134DD"/>
    <w:rsid w:val="003167DE"/>
    <w:rsid w:val="00316885"/>
    <w:rsid w:val="00317134"/>
    <w:rsid w:val="003172CA"/>
    <w:rsid w:val="00320114"/>
    <w:rsid w:val="0032172A"/>
    <w:rsid w:val="00321D7C"/>
    <w:rsid w:val="00321E6A"/>
    <w:rsid w:val="00322F6A"/>
    <w:rsid w:val="00323308"/>
    <w:rsid w:val="00323360"/>
    <w:rsid w:val="00323CA9"/>
    <w:rsid w:val="00324B8A"/>
    <w:rsid w:val="00325EA8"/>
    <w:rsid w:val="00330DCB"/>
    <w:rsid w:val="00330F8C"/>
    <w:rsid w:val="00331257"/>
    <w:rsid w:val="00332273"/>
    <w:rsid w:val="00333CA8"/>
    <w:rsid w:val="00334075"/>
    <w:rsid w:val="00335B20"/>
    <w:rsid w:val="0033697F"/>
    <w:rsid w:val="003400DC"/>
    <w:rsid w:val="003412C6"/>
    <w:rsid w:val="00341FBD"/>
    <w:rsid w:val="003443DF"/>
    <w:rsid w:val="003453F7"/>
    <w:rsid w:val="003454A6"/>
    <w:rsid w:val="00345A24"/>
    <w:rsid w:val="00346F0C"/>
    <w:rsid w:val="003479EA"/>
    <w:rsid w:val="0035152B"/>
    <w:rsid w:val="00351A46"/>
    <w:rsid w:val="003546B5"/>
    <w:rsid w:val="003561EE"/>
    <w:rsid w:val="0035634A"/>
    <w:rsid w:val="00357860"/>
    <w:rsid w:val="003604D8"/>
    <w:rsid w:val="00360ED1"/>
    <w:rsid w:val="00362F63"/>
    <w:rsid w:val="00363279"/>
    <w:rsid w:val="0036428F"/>
    <w:rsid w:val="003642D4"/>
    <w:rsid w:val="003643E9"/>
    <w:rsid w:val="0036482A"/>
    <w:rsid w:val="003650FF"/>
    <w:rsid w:val="00365A48"/>
    <w:rsid w:val="00367945"/>
    <w:rsid w:val="0037069D"/>
    <w:rsid w:val="00371A29"/>
    <w:rsid w:val="003723E4"/>
    <w:rsid w:val="00372C47"/>
    <w:rsid w:val="0037476E"/>
    <w:rsid w:val="00374D51"/>
    <w:rsid w:val="00375332"/>
    <w:rsid w:val="003757D6"/>
    <w:rsid w:val="00380567"/>
    <w:rsid w:val="00380DCC"/>
    <w:rsid w:val="00381D22"/>
    <w:rsid w:val="0038270B"/>
    <w:rsid w:val="00384BF9"/>
    <w:rsid w:val="00384C94"/>
    <w:rsid w:val="003856D8"/>
    <w:rsid w:val="00385BFD"/>
    <w:rsid w:val="00386241"/>
    <w:rsid w:val="0038633E"/>
    <w:rsid w:val="0038654E"/>
    <w:rsid w:val="00386AB9"/>
    <w:rsid w:val="00387146"/>
    <w:rsid w:val="003871DE"/>
    <w:rsid w:val="00387D62"/>
    <w:rsid w:val="0039033D"/>
    <w:rsid w:val="0039063B"/>
    <w:rsid w:val="00391B3A"/>
    <w:rsid w:val="00393079"/>
    <w:rsid w:val="0039394D"/>
    <w:rsid w:val="00395DA0"/>
    <w:rsid w:val="00397CA7"/>
    <w:rsid w:val="003A3A73"/>
    <w:rsid w:val="003A5B4D"/>
    <w:rsid w:val="003A5F2D"/>
    <w:rsid w:val="003A6D39"/>
    <w:rsid w:val="003A6E07"/>
    <w:rsid w:val="003A7AEE"/>
    <w:rsid w:val="003B01BA"/>
    <w:rsid w:val="003B037C"/>
    <w:rsid w:val="003B1EDF"/>
    <w:rsid w:val="003B2135"/>
    <w:rsid w:val="003B2263"/>
    <w:rsid w:val="003B2DC7"/>
    <w:rsid w:val="003B3C06"/>
    <w:rsid w:val="003B3FC6"/>
    <w:rsid w:val="003B455F"/>
    <w:rsid w:val="003B57B2"/>
    <w:rsid w:val="003B630C"/>
    <w:rsid w:val="003B6957"/>
    <w:rsid w:val="003B7A35"/>
    <w:rsid w:val="003B7CCD"/>
    <w:rsid w:val="003C342F"/>
    <w:rsid w:val="003C3656"/>
    <w:rsid w:val="003C3CCF"/>
    <w:rsid w:val="003C42A0"/>
    <w:rsid w:val="003C4931"/>
    <w:rsid w:val="003C534C"/>
    <w:rsid w:val="003C58A7"/>
    <w:rsid w:val="003C63F9"/>
    <w:rsid w:val="003C7418"/>
    <w:rsid w:val="003D0741"/>
    <w:rsid w:val="003D1349"/>
    <w:rsid w:val="003D13D1"/>
    <w:rsid w:val="003D2D22"/>
    <w:rsid w:val="003D32DB"/>
    <w:rsid w:val="003D374E"/>
    <w:rsid w:val="003D39E6"/>
    <w:rsid w:val="003D4327"/>
    <w:rsid w:val="003D4445"/>
    <w:rsid w:val="003D5E73"/>
    <w:rsid w:val="003D7B51"/>
    <w:rsid w:val="003E00FE"/>
    <w:rsid w:val="003E1943"/>
    <w:rsid w:val="003E2D68"/>
    <w:rsid w:val="003E49F1"/>
    <w:rsid w:val="003E51AA"/>
    <w:rsid w:val="003E554E"/>
    <w:rsid w:val="003E5697"/>
    <w:rsid w:val="003E5A68"/>
    <w:rsid w:val="003E6951"/>
    <w:rsid w:val="003E7B19"/>
    <w:rsid w:val="003F1C3B"/>
    <w:rsid w:val="003F2212"/>
    <w:rsid w:val="003F2479"/>
    <w:rsid w:val="003F2D26"/>
    <w:rsid w:val="003F375C"/>
    <w:rsid w:val="003F4194"/>
    <w:rsid w:val="003F438D"/>
    <w:rsid w:val="003F53ED"/>
    <w:rsid w:val="003F5819"/>
    <w:rsid w:val="0040048C"/>
    <w:rsid w:val="00401F4D"/>
    <w:rsid w:val="00402968"/>
    <w:rsid w:val="00402ACD"/>
    <w:rsid w:val="00402B58"/>
    <w:rsid w:val="00402CC4"/>
    <w:rsid w:val="004039A5"/>
    <w:rsid w:val="00404B1B"/>
    <w:rsid w:val="0040624A"/>
    <w:rsid w:val="0040629F"/>
    <w:rsid w:val="004062A3"/>
    <w:rsid w:val="00406BD7"/>
    <w:rsid w:val="004100C4"/>
    <w:rsid w:val="00410276"/>
    <w:rsid w:val="00411866"/>
    <w:rsid w:val="004128B7"/>
    <w:rsid w:val="00412F4B"/>
    <w:rsid w:val="0041392F"/>
    <w:rsid w:val="00413A3F"/>
    <w:rsid w:val="00413D1A"/>
    <w:rsid w:val="0041554A"/>
    <w:rsid w:val="00416648"/>
    <w:rsid w:val="00416B8A"/>
    <w:rsid w:val="0041797F"/>
    <w:rsid w:val="004203C5"/>
    <w:rsid w:val="0042112E"/>
    <w:rsid w:val="0042177C"/>
    <w:rsid w:val="004219A4"/>
    <w:rsid w:val="00422119"/>
    <w:rsid w:val="004247FD"/>
    <w:rsid w:val="00425DC3"/>
    <w:rsid w:val="0042690C"/>
    <w:rsid w:val="00426DBD"/>
    <w:rsid w:val="00427C2C"/>
    <w:rsid w:val="004306EC"/>
    <w:rsid w:val="0043160B"/>
    <w:rsid w:val="00431A89"/>
    <w:rsid w:val="004325D3"/>
    <w:rsid w:val="00432952"/>
    <w:rsid w:val="00432BAF"/>
    <w:rsid w:val="00432EDA"/>
    <w:rsid w:val="00432EFC"/>
    <w:rsid w:val="00433173"/>
    <w:rsid w:val="00435C79"/>
    <w:rsid w:val="00435CB8"/>
    <w:rsid w:val="0043782B"/>
    <w:rsid w:val="00437B0D"/>
    <w:rsid w:val="00440DF4"/>
    <w:rsid w:val="004417AC"/>
    <w:rsid w:val="00443A31"/>
    <w:rsid w:val="00444422"/>
    <w:rsid w:val="00444FE1"/>
    <w:rsid w:val="00445B56"/>
    <w:rsid w:val="00445F5E"/>
    <w:rsid w:val="00446443"/>
    <w:rsid w:val="004464C5"/>
    <w:rsid w:val="00446CDC"/>
    <w:rsid w:val="004472C3"/>
    <w:rsid w:val="00447689"/>
    <w:rsid w:val="00450D69"/>
    <w:rsid w:val="00451217"/>
    <w:rsid w:val="00451C27"/>
    <w:rsid w:val="00451D67"/>
    <w:rsid w:val="0045220B"/>
    <w:rsid w:val="00452A26"/>
    <w:rsid w:val="00452A4E"/>
    <w:rsid w:val="00453BD6"/>
    <w:rsid w:val="00453F33"/>
    <w:rsid w:val="0045406A"/>
    <w:rsid w:val="004550B6"/>
    <w:rsid w:val="0045764A"/>
    <w:rsid w:val="00457B64"/>
    <w:rsid w:val="0046009D"/>
    <w:rsid w:val="004602D3"/>
    <w:rsid w:val="00460882"/>
    <w:rsid w:val="004616E0"/>
    <w:rsid w:val="00462F9B"/>
    <w:rsid w:val="00464682"/>
    <w:rsid w:val="00464E33"/>
    <w:rsid w:val="00466725"/>
    <w:rsid w:val="00467F1D"/>
    <w:rsid w:val="004708C2"/>
    <w:rsid w:val="004710F4"/>
    <w:rsid w:val="004712C5"/>
    <w:rsid w:val="004719BA"/>
    <w:rsid w:val="004728E9"/>
    <w:rsid w:val="00472D8D"/>
    <w:rsid w:val="004732EA"/>
    <w:rsid w:val="004747CA"/>
    <w:rsid w:val="00474F9E"/>
    <w:rsid w:val="004761CB"/>
    <w:rsid w:val="0047691F"/>
    <w:rsid w:val="004771EA"/>
    <w:rsid w:val="004800E7"/>
    <w:rsid w:val="0048044C"/>
    <w:rsid w:val="00480641"/>
    <w:rsid w:val="00480F6C"/>
    <w:rsid w:val="0048183D"/>
    <w:rsid w:val="00483CE3"/>
    <w:rsid w:val="0048415C"/>
    <w:rsid w:val="004842E2"/>
    <w:rsid w:val="00484D11"/>
    <w:rsid w:val="0048521B"/>
    <w:rsid w:val="004858DA"/>
    <w:rsid w:val="00487CA7"/>
    <w:rsid w:val="00490364"/>
    <w:rsid w:val="004923BA"/>
    <w:rsid w:val="00493168"/>
    <w:rsid w:val="004933BE"/>
    <w:rsid w:val="00494265"/>
    <w:rsid w:val="0049434C"/>
    <w:rsid w:val="00494722"/>
    <w:rsid w:val="004973A0"/>
    <w:rsid w:val="00497412"/>
    <w:rsid w:val="004A053C"/>
    <w:rsid w:val="004A1C68"/>
    <w:rsid w:val="004A2862"/>
    <w:rsid w:val="004A2FFC"/>
    <w:rsid w:val="004A5C25"/>
    <w:rsid w:val="004A6229"/>
    <w:rsid w:val="004A6F04"/>
    <w:rsid w:val="004B01E8"/>
    <w:rsid w:val="004B1BC7"/>
    <w:rsid w:val="004B1CF7"/>
    <w:rsid w:val="004B3783"/>
    <w:rsid w:val="004B4E46"/>
    <w:rsid w:val="004B576D"/>
    <w:rsid w:val="004B68F0"/>
    <w:rsid w:val="004B70DA"/>
    <w:rsid w:val="004C03A2"/>
    <w:rsid w:val="004C144B"/>
    <w:rsid w:val="004C14C5"/>
    <w:rsid w:val="004C3265"/>
    <w:rsid w:val="004C3432"/>
    <w:rsid w:val="004C3B9A"/>
    <w:rsid w:val="004C41F4"/>
    <w:rsid w:val="004C502C"/>
    <w:rsid w:val="004C529B"/>
    <w:rsid w:val="004C653E"/>
    <w:rsid w:val="004C727E"/>
    <w:rsid w:val="004C7B06"/>
    <w:rsid w:val="004C7EA6"/>
    <w:rsid w:val="004D062C"/>
    <w:rsid w:val="004D0DEF"/>
    <w:rsid w:val="004D17CE"/>
    <w:rsid w:val="004D56D3"/>
    <w:rsid w:val="004D6A81"/>
    <w:rsid w:val="004D7255"/>
    <w:rsid w:val="004E1314"/>
    <w:rsid w:val="004E163A"/>
    <w:rsid w:val="004E1C7B"/>
    <w:rsid w:val="004E291E"/>
    <w:rsid w:val="004E2F7F"/>
    <w:rsid w:val="004E34C1"/>
    <w:rsid w:val="004E3735"/>
    <w:rsid w:val="004E3924"/>
    <w:rsid w:val="004E3A5C"/>
    <w:rsid w:val="004E62A3"/>
    <w:rsid w:val="004E6818"/>
    <w:rsid w:val="004F0326"/>
    <w:rsid w:val="004F06B7"/>
    <w:rsid w:val="004F0FD5"/>
    <w:rsid w:val="004F1D89"/>
    <w:rsid w:val="004F2112"/>
    <w:rsid w:val="004F2ADF"/>
    <w:rsid w:val="004F3E08"/>
    <w:rsid w:val="004F4262"/>
    <w:rsid w:val="004F4CEA"/>
    <w:rsid w:val="004F50F7"/>
    <w:rsid w:val="004F7F46"/>
    <w:rsid w:val="0050048F"/>
    <w:rsid w:val="005014FB"/>
    <w:rsid w:val="005018F1"/>
    <w:rsid w:val="00501B29"/>
    <w:rsid w:val="00502843"/>
    <w:rsid w:val="0050289A"/>
    <w:rsid w:val="005028C9"/>
    <w:rsid w:val="00502AAC"/>
    <w:rsid w:val="0050364E"/>
    <w:rsid w:val="00503B1C"/>
    <w:rsid w:val="0050563F"/>
    <w:rsid w:val="00506815"/>
    <w:rsid w:val="00507205"/>
    <w:rsid w:val="005074E0"/>
    <w:rsid w:val="005078E1"/>
    <w:rsid w:val="00510FA2"/>
    <w:rsid w:val="005117BB"/>
    <w:rsid w:val="00512B2E"/>
    <w:rsid w:val="0051394C"/>
    <w:rsid w:val="0051395A"/>
    <w:rsid w:val="00514234"/>
    <w:rsid w:val="00514F34"/>
    <w:rsid w:val="005163C0"/>
    <w:rsid w:val="0051676D"/>
    <w:rsid w:val="005171EC"/>
    <w:rsid w:val="005201BE"/>
    <w:rsid w:val="005211F4"/>
    <w:rsid w:val="005216FA"/>
    <w:rsid w:val="00522419"/>
    <w:rsid w:val="0052324D"/>
    <w:rsid w:val="005235FE"/>
    <w:rsid w:val="00523AE1"/>
    <w:rsid w:val="00523C18"/>
    <w:rsid w:val="00523D59"/>
    <w:rsid w:val="00524278"/>
    <w:rsid w:val="00524A20"/>
    <w:rsid w:val="00525624"/>
    <w:rsid w:val="00525CC5"/>
    <w:rsid w:val="00526550"/>
    <w:rsid w:val="00526E6B"/>
    <w:rsid w:val="005274BD"/>
    <w:rsid w:val="0052799A"/>
    <w:rsid w:val="00527DAD"/>
    <w:rsid w:val="005329C1"/>
    <w:rsid w:val="005342AF"/>
    <w:rsid w:val="00534546"/>
    <w:rsid w:val="00534D7D"/>
    <w:rsid w:val="00534DC3"/>
    <w:rsid w:val="00535D63"/>
    <w:rsid w:val="00536316"/>
    <w:rsid w:val="0053744E"/>
    <w:rsid w:val="00540D8C"/>
    <w:rsid w:val="00541907"/>
    <w:rsid w:val="005420B6"/>
    <w:rsid w:val="00542F4F"/>
    <w:rsid w:val="005441CF"/>
    <w:rsid w:val="00545990"/>
    <w:rsid w:val="0054675C"/>
    <w:rsid w:val="00546B36"/>
    <w:rsid w:val="00546C34"/>
    <w:rsid w:val="00546FEE"/>
    <w:rsid w:val="00550A52"/>
    <w:rsid w:val="0055169B"/>
    <w:rsid w:val="00552AC6"/>
    <w:rsid w:val="00552EA0"/>
    <w:rsid w:val="005550C8"/>
    <w:rsid w:val="00560C96"/>
    <w:rsid w:val="00560F5C"/>
    <w:rsid w:val="00561B27"/>
    <w:rsid w:val="00561D34"/>
    <w:rsid w:val="00562037"/>
    <w:rsid w:val="00562237"/>
    <w:rsid w:val="0056231A"/>
    <w:rsid w:val="00562D68"/>
    <w:rsid w:val="005641BB"/>
    <w:rsid w:val="00564556"/>
    <w:rsid w:val="005655ED"/>
    <w:rsid w:val="00566992"/>
    <w:rsid w:val="00566ECF"/>
    <w:rsid w:val="00566FEB"/>
    <w:rsid w:val="00571ECF"/>
    <w:rsid w:val="00572929"/>
    <w:rsid w:val="00572D0A"/>
    <w:rsid w:val="005735B5"/>
    <w:rsid w:val="00573E63"/>
    <w:rsid w:val="00574C91"/>
    <w:rsid w:val="005756D6"/>
    <w:rsid w:val="0057594C"/>
    <w:rsid w:val="00575B13"/>
    <w:rsid w:val="00575D77"/>
    <w:rsid w:val="00575EBE"/>
    <w:rsid w:val="00576398"/>
    <w:rsid w:val="00581C1E"/>
    <w:rsid w:val="00582531"/>
    <w:rsid w:val="00582C7E"/>
    <w:rsid w:val="00582CE6"/>
    <w:rsid w:val="00582D12"/>
    <w:rsid w:val="00583427"/>
    <w:rsid w:val="00584F95"/>
    <w:rsid w:val="00585044"/>
    <w:rsid w:val="0058513C"/>
    <w:rsid w:val="005851DC"/>
    <w:rsid w:val="005858C3"/>
    <w:rsid w:val="0058761E"/>
    <w:rsid w:val="00587D85"/>
    <w:rsid w:val="00587E37"/>
    <w:rsid w:val="00587FA5"/>
    <w:rsid w:val="005903D0"/>
    <w:rsid w:val="00590D20"/>
    <w:rsid w:val="00591799"/>
    <w:rsid w:val="00592487"/>
    <w:rsid w:val="00592A77"/>
    <w:rsid w:val="0059442A"/>
    <w:rsid w:val="00595A7C"/>
    <w:rsid w:val="00595FA5"/>
    <w:rsid w:val="00596DF2"/>
    <w:rsid w:val="005A020A"/>
    <w:rsid w:val="005A02D0"/>
    <w:rsid w:val="005A1A3C"/>
    <w:rsid w:val="005A24AE"/>
    <w:rsid w:val="005A2E01"/>
    <w:rsid w:val="005A40AA"/>
    <w:rsid w:val="005A4664"/>
    <w:rsid w:val="005A4B96"/>
    <w:rsid w:val="005A51DA"/>
    <w:rsid w:val="005A6134"/>
    <w:rsid w:val="005A6530"/>
    <w:rsid w:val="005A6FF8"/>
    <w:rsid w:val="005A70C2"/>
    <w:rsid w:val="005B11D0"/>
    <w:rsid w:val="005B12A5"/>
    <w:rsid w:val="005B2DA3"/>
    <w:rsid w:val="005B35B3"/>
    <w:rsid w:val="005B4492"/>
    <w:rsid w:val="005B488D"/>
    <w:rsid w:val="005B5BAD"/>
    <w:rsid w:val="005B5D42"/>
    <w:rsid w:val="005C10DA"/>
    <w:rsid w:val="005C1491"/>
    <w:rsid w:val="005C196F"/>
    <w:rsid w:val="005C4300"/>
    <w:rsid w:val="005C5E68"/>
    <w:rsid w:val="005C6695"/>
    <w:rsid w:val="005C6E45"/>
    <w:rsid w:val="005C7E95"/>
    <w:rsid w:val="005D03ED"/>
    <w:rsid w:val="005D1F08"/>
    <w:rsid w:val="005D29CF"/>
    <w:rsid w:val="005D3E07"/>
    <w:rsid w:val="005D4018"/>
    <w:rsid w:val="005D4F27"/>
    <w:rsid w:val="005D5D94"/>
    <w:rsid w:val="005D5EBC"/>
    <w:rsid w:val="005D6D40"/>
    <w:rsid w:val="005E0994"/>
    <w:rsid w:val="005E11CA"/>
    <w:rsid w:val="005E23C4"/>
    <w:rsid w:val="005E2F5A"/>
    <w:rsid w:val="005E3B59"/>
    <w:rsid w:val="005E4ABF"/>
    <w:rsid w:val="005E5637"/>
    <w:rsid w:val="005E573D"/>
    <w:rsid w:val="005E5FAF"/>
    <w:rsid w:val="005E62AD"/>
    <w:rsid w:val="005E7861"/>
    <w:rsid w:val="005F0627"/>
    <w:rsid w:val="005F172A"/>
    <w:rsid w:val="005F47B4"/>
    <w:rsid w:val="005F4C9D"/>
    <w:rsid w:val="005F4EF1"/>
    <w:rsid w:val="005F5DA3"/>
    <w:rsid w:val="005F7489"/>
    <w:rsid w:val="005F7C8C"/>
    <w:rsid w:val="006005A1"/>
    <w:rsid w:val="0060099B"/>
    <w:rsid w:val="006010B2"/>
    <w:rsid w:val="006026A7"/>
    <w:rsid w:val="006037A5"/>
    <w:rsid w:val="00603C86"/>
    <w:rsid w:val="0060432E"/>
    <w:rsid w:val="00607130"/>
    <w:rsid w:val="00607970"/>
    <w:rsid w:val="006121F3"/>
    <w:rsid w:val="00612E4F"/>
    <w:rsid w:val="006133BE"/>
    <w:rsid w:val="00613B66"/>
    <w:rsid w:val="00613FB0"/>
    <w:rsid w:val="0061449A"/>
    <w:rsid w:val="00614649"/>
    <w:rsid w:val="00614CBF"/>
    <w:rsid w:val="006150A8"/>
    <w:rsid w:val="00617530"/>
    <w:rsid w:val="006200A8"/>
    <w:rsid w:val="00620660"/>
    <w:rsid w:val="00621541"/>
    <w:rsid w:val="00622528"/>
    <w:rsid w:val="00622E20"/>
    <w:rsid w:val="00625EE9"/>
    <w:rsid w:val="00626678"/>
    <w:rsid w:val="00630932"/>
    <w:rsid w:val="00630982"/>
    <w:rsid w:val="00630DB8"/>
    <w:rsid w:val="00631FE4"/>
    <w:rsid w:val="006322E1"/>
    <w:rsid w:val="00632477"/>
    <w:rsid w:val="006355D6"/>
    <w:rsid w:val="00635C27"/>
    <w:rsid w:val="00636022"/>
    <w:rsid w:val="00636EA9"/>
    <w:rsid w:val="00640E21"/>
    <w:rsid w:val="00641A13"/>
    <w:rsid w:val="006434AA"/>
    <w:rsid w:val="00643673"/>
    <w:rsid w:val="00646F3C"/>
    <w:rsid w:val="00647BC3"/>
    <w:rsid w:val="00647CD9"/>
    <w:rsid w:val="00650D0F"/>
    <w:rsid w:val="00650DED"/>
    <w:rsid w:val="00651117"/>
    <w:rsid w:val="00651198"/>
    <w:rsid w:val="00651236"/>
    <w:rsid w:val="006514CF"/>
    <w:rsid w:val="006518A5"/>
    <w:rsid w:val="006524C7"/>
    <w:rsid w:val="00652E01"/>
    <w:rsid w:val="00654994"/>
    <w:rsid w:val="00655051"/>
    <w:rsid w:val="00657DBE"/>
    <w:rsid w:val="006605F5"/>
    <w:rsid w:val="00660961"/>
    <w:rsid w:val="00660C49"/>
    <w:rsid w:val="0066263C"/>
    <w:rsid w:val="006626B4"/>
    <w:rsid w:val="00662E14"/>
    <w:rsid w:val="00663BF6"/>
    <w:rsid w:val="00663E76"/>
    <w:rsid w:val="0066490B"/>
    <w:rsid w:val="006649F4"/>
    <w:rsid w:val="0067099A"/>
    <w:rsid w:val="00670C37"/>
    <w:rsid w:val="006735EC"/>
    <w:rsid w:val="006738E1"/>
    <w:rsid w:val="00673A01"/>
    <w:rsid w:val="00673C70"/>
    <w:rsid w:val="0067480E"/>
    <w:rsid w:val="00675CA6"/>
    <w:rsid w:val="006779B5"/>
    <w:rsid w:val="00677E68"/>
    <w:rsid w:val="006830DD"/>
    <w:rsid w:val="0068320A"/>
    <w:rsid w:val="006839B1"/>
    <w:rsid w:val="006846C3"/>
    <w:rsid w:val="00684E77"/>
    <w:rsid w:val="006859CF"/>
    <w:rsid w:val="00685AAF"/>
    <w:rsid w:val="0068790D"/>
    <w:rsid w:val="00687916"/>
    <w:rsid w:val="00691A11"/>
    <w:rsid w:val="00691F15"/>
    <w:rsid w:val="00692F88"/>
    <w:rsid w:val="0069328F"/>
    <w:rsid w:val="00694479"/>
    <w:rsid w:val="00695709"/>
    <w:rsid w:val="006967DA"/>
    <w:rsid w:val="006A0EAB"/>
    <w:rsid w:val="006A59D9"/>
    <w:rsid w:val="006A6288"/>
    <w:rsid w:val="006A67C4"/>
    <w:rsid w:val="006A6A1F"/>
    <w:rsid w:val="006A73DE"/>
    <w:rsid w:val="006B0662"/>
    <w:rsid w:val="006B1A57"/>
    <w:rsid w:val="006B340C"/>
    <w:rsid w:val="006B5FE8"/>
    <w:rsid w:val="006B6FBD"/>
    <w:rsid w:val="006B748E"/>
    <w:rsid w:val="006B7EC5"/>
    <w:rsid w:val="006C2F85"/>
    <w:rsid w:val="006C318C"/>
    <w:rsid w:val="006C5086"/>
    <w:rsid w:val="006C50E4"/>
    <w:rsid w:val="006C54C4"/>
    <w:rsid w:val="006C714C"/>
    <w:rsid w:val="006C7979"/>
    <w:rsid w:val="006C7EAD"/>
    <w:rsid w:val="006D28E4"/>
    <w:rsid w:val="006D3DC7"/>
    <w:rsid w:val="006D4801"/>
    <w:rsid w:val="006D544A"/>
    <w:rsid w:val="006D714B"/>
    <w:rsid w:val="006E25FD"/>
    <w:rsid w:val="006E3055"/>
    <w:rsid w:val="006E34F9"/>
    <w:rsid w:val="006E4326"/>
    <w:rsid w:val="006E471A"/>
    <w:rsid w:val="006E48A5"/>
    <w:rsid w:val="006E567A"/>
    <w:rsid w:val="006E695E"/>
    <w:rsid w:val="006E7EEF"/>
    <w:rsid w:val="006F06F0"/>
    <w:rsid w:val="006F17F0"/>
    <w:rsid w:val="006F1952"/>
    <w:rsid w:val="006F3C2C"/>
    <w:rsid w:val="006F47C5"/>
    <w:rsid w:val="006F504C"/>
    <w:rsid w:val="006F52F1"/>
    <w:rsid w:val="006F53AC"/>
    <w:rsid w:val="006F5757"/>
    <w:rsid w:val="006F6508"/>
    <w:rsid w:val="006F6B10"/>
    <w:rsid w:val="00700472"/>
    <w:rsid w:val="00700F81"/>
    <w:rsid w:val="0070138D"/>
    <w:rsid w:val="00701832"/>
    <w:rsid w:val="007022B1"/>
    <w:rsid w:val="007026EA"/>
    <w:rsid w:val="00702D3E"/>
    <w:rsid w:val="00703C3F"/>
    <w:rsid w:val="00703DC3"/>
    <w:rsid w:val="00704029"/>
    <w:rsid w:val="007042F3"/>
    <w:rsid w:val="00704943"/>
    <w:rsid w:val="0070542C"/>
    <w:rsid w:val="00705DD8"/>
    <w:rsid w:val="007060B4"/>
    <w:rsid w:val="00706F84"/>
    <w:rsid w:val="007071C1"/>
    <w:rsid w:val="00711465"/>
    <w:rsid w:val="00712D69"/>
    <w:rsid w:val="00715151"/>
    <w:rsid w:val="007164D8"/>
    <w:rsid w:val="00717692"/>
    <w:rsid w:val="007202AA"/>
    <w:rsid w:val="00720987"/>
    <w:rsid w:val="00721431"/>
    <w:rsid w:val="00721DFB"/>
    <w:rsid w:val="0072479B"/>
    <w:rsid w:val="0072480A"/>
    <w:rsid w:val="0072481F"/>
    <w:rsid w:val="00725A0E"/>
    <w:rsid w:val="0072699E"/>
    <w:rsid w:val="007269C9"/>
    <w:rsid w:val="00726C2B"/>
    <w:rsid w:val="00726FC1"/>
    <w:rsid w:val="00727727"/>
    <w:rsid w:val="00727950"/>
    <w:rsid w:val="00728630"/>
    <w:rsid w:val="00732091"/>
    <w:rsid w:val="0073356E"/>
    <w:rsid w:val="0073363F"/>
    <w:rsid w:val="00735199"/>
    <w:rsid w:val="007353DC"/>
    <w:rsid w:val="007362A9"/>
    <w:rsid w:val="00740923"/>
    <w:rsid w:val="00740CE4"/>
    <w:rsid w:val="00741DB9"/>
    <w:rsid w:val="00742D44"/>
    <w:rsid w:val="007430FF"/>
    <w:rsid w:val="00743D92"/>
    <w:rsid w:val="00743F14"/>
    <w:rsid w:val="00744229"/>
    <w:rsid w:val="00744EE6"/>
    <w:rsid w:val="00745AAA"/>
    <w:rsid w:val="00747490"/>
    <w:rsid w:val="00750B89"/>
    <w:rsid w:val="007532B2"/>
    <w:rsid w:val="0075347F"/>
    <w:rsid w:val="007538E1"/>
    <w:rsid w:val="00753CC3"/>
    <w:rsid w:val="007600C7"/>
    <w:rsid w:val="00760232"/>
    <w:rsid w:val="007635F0"/>
    <w:rsid w:val="00764302"/>
    <w:rsid w:val="00764B56"/>
    <w:rsid w:val="00764F2B"/>
    <w:rsid w:val="00773E88"/>
    <w:rsid w:val="007761F5"/>
    <w:rsid w:val="0077681B"/>
    <w:rsid w:val="00776912"/>
    <w:rsid w:val="00780E3E"/>
    <w:rsid w:val="007823A2"/>
    <w:rsid w:val="007849A0"/>
    <w:rsid w:val="00785D6B"/>
    <w:rsid w:val="007861F8"/>
    <w:rsid w:val="007864EC"/>
    <w:rsid w:val="0078677A"/>
    <w:rsid w:val="00786903"/>
    <w:rsid w:val="007906D1"/>
    <w:rsid w:val="0079082E"/>
    <w:rsid w:val="00790922"/>
    <w:rsid w:val="00791E58"/>
    <w:rsid w:val="00792823"/>
    <w:rsid w:val="00792DCE"/>
    <w:rsid w:val="00793AD4"/>
    <w:rsid w:val="00793E37"/>
    <w:rsid w:val="00793F8D"/>
    <w:rsid w:val="007952BF"/>
    <w:rsid w:val="00796377"/>
    <w:rsid w:val="00797393"/>
    <w:rsid w:val="00797775"/>
    <w:rsid w:val="00797E19"/>
    <w:rsid w:val="007A00DC"/>
    <w:rsid w:val="007A1D75"/>
    <w:rsid w:val="007A2348"/>
    <w:rsid w:val="007A2F9E"/>
    <w:rsid w:val="007A4EC7"/>
    <w:rsid w:val="007A54A5"/>
    <w:rsid w:val="007A57DE"/>
    <w:rsid w:val="007A5E10"/>
    <w:rsid w:val="007A6254"/>
    <w:rsid w:val="007A696A"/>
    <w:rsid w:val="007B0809"/>
    <w:rsid w:val="007B1D92"/>
    <w:rsid w:val="007B224E"/>
    <w:rsid w:val="007B3FA0"/>
    <w:rsid w:val="007B40AD"/>
    <w:rsid w:val="007B4DBD"/>
    <w:rsid w:val="007B714E"/>
    <w:rsid w:val="007B7758"/>
    <w:rsid w:val="007C0518"/>
    <w:rsid w:val="007C0750"/>
    <w:rsid w:val="007C0F8B"/>
    <w:rsid w:val="007C1255"/>
    <w:rsid w:val="007C128C"/>
    <w:rsid w:val="007C15D8"/>
    <w:rsid w:val="007C1AF8"/>
    <w:rsid w:val="007C2525"/>
    <w:rsid w:val="007C2DDE"/>
    <w:rsid w:val="007C44DF"/>
    <w:rsid w:val="007C5111"/>
    <w:rsid w:val="007C6B56"/>
    <w:rsid w:val="007C742A"/>
    <w:rsid w:val="007C7B65"/>
    <w:rsid w:val="007D1E01"/>
    <w:rsid w:val="007D2E93"/>
    <w:rsid w:val="007D4799"/>
    <w:rsid w:val="007D4B58"/>
    <w:rsid w:val="007D653B"/>
    <w:rsid w:val="007D7BD0"/>
    <w:rsid w:val="007E0181"/>
    <w:rsid w:val="007E065D"/>
    <w:rsid w:val="007E1523"/>
    <w:rsid w:val="007E15FA"/>
    <w:rsid w:val="007E1DDD"/>
    <w:rsid w:val="007E1FB9"/>
    <w:rsid w:val="007E255D"/>
    <w:rsid w:val="007E2F99"/>
    <w:rsid w:val="007E4716"/>
    <w:rsid w:val="007E55CC"/>
    <w:rsid w:val="007E6368"/>
    <w:rsid w:val="007E7231"/>
    <w:rsid w:val="007F1985"/>
    <w:rsid w:val="007F1C99"/>
    <w:rsid w:val="007F2489"/>
    <w:rsid w:val="007F27D1"/>
    <w:rsid w:val="007F3834"/>
    <w:rsid w:val="007F5A64"/>
    <w:rsid w:val="0080025D"/>
    <w:rsid w:val="00800C69"/>
    <w:rsid w:val="008037C6"/>
    <w:rsid w:val="0080392F"/>
    <w:rsid w:val="00804D22"/>
    <w:rsid w:val="00806B29"/>
    <w:rsid w:val="008071D2"/>
    <w:rsid w:val="00807EDC"/>
    <w:rsid w:val="008100F8"/>
    <w:rsid w:val="00810910"/>
    <w:rsid w:val="008116B8"/>
    <w:rsid w:val="00811AC1"/>
    <w:rsid w:val="00812EF7"/>
    <w:rsid w:val="008134C3"/>
    <w:rsid w:val="00813781"/>
    <w:rsid w:val="00813AC6"/>
    <w:rsid w:val="00813DD5"/>
    <w:rsid w:val="00815244"/>
    <w:rsid w:val="00820061"/>
    <w:rsid w:val="0082323E"/>
    <w:rsid w:val="0082633E"/>
    <w:rsid w:val="0082659D"/>
    <w:rsid w:val="00826C2C"/>
    <w:rsid w:val="008277A7"/>
    <w:rsid w:val="00827EFB"/>
    <w:rsid w:val="00831BEB"/>
    <w:rsid w:val="008326D5"/>
    <w:rsid w:val="00832ED2"/>
    <w:rsid w:val="008337B4"/>
    <w:rsid w:val="00834773"/>
    <w:rsid w:val="00835181"/>
    <w:rsid w:val="0083606D"/>
    <w:rsid w:val="00836A59"/>
    <w:rsid w:val="008408BF"/>
    <w:rsid w:val="00840C2E"/>
    <w:rsid w:val="008411A3"/>
    <w:rsid w:val="00841464"/>
    <w:rsid w:val="00841E86"/>
    <w:rsid w:val="0084296A"/>
    <w:rsid w:val="00843354"/>
    <w:rsid w:val="00843C48"/>
    <w:rsid w:val="00843DBE"/>
    <w:rsid w:val="008443A8"/>
    <w:rsid w:val="00844F74"/>
    <w:rsid w:val="00845266"/>
    <w:rsid w:val="00845A53"/>
    <w:rsid w:val="00845C6F"/>
    <w:rsid w:val="00846124"/>
    <w:rsid w:val="008469FD"/>
    <w:rsid w:val="00850AD7"/>
    <w:rsid w:val="008513C3"/>
    <w:rsid w:val="008519B3"/>
    <w:rsid w:val="00851B03"/>
    <w:rsid w:val="0085230B"/>
    <w:rsid w:val="008537C3"/>
    <w:rsid w:val="00856188"/>
    <w:rsid w:val="00856427"/>
    <w:rsid w:val="00860682"/>
    <w:rsid w:val="00861410"/>
    <w:rsid w:val="00861B7E"/>
    <w:rsid w:val="00861BE6"/>
    <w:rsid w:val="00862BCC"/>
    <w:rsid w:val="00863788"/>
    <w:rsid w:val="008648CF"/>
    <w:rsid w:val="008654A0"/>
    <w:rsid w:val="00866308"/>
    <w:rsid w:val="008665A9"/>
    <w:rsid w:val="008700B9"/>
    <w:rsid w:val="00871105"/>
    <w:rsid w:val="00871D73"/>
    <w:rsid w:val="00872908"/>
    <w:rsid w:val="00872F38"/>
    <w:rsid w:val="0087333B"/>
    <w:rsid w:val="00873A2B"/>
    <w:rsid w:val="00874BA4"/>
    <w:rsid w:val="00874E3F"/>
    <w:rsid w:val="00875EBD"/>
    <w:rsid w:val="00876FC4"/>
    <w:rsid w:val="00877109"/>
    <w:rsid w:val="00880215"/>
    <w:rsid w:val="008831B4"/>
    <w:rsid w:val="00883AB2"/>
    <w:rsid w:val="00883DF8"/>
    <w:rsid w:val="00883F86"/>
    <w:rsid w:val="00885DC2"/>
    <w:rsid w:val="0088653D"/>
    <w:rsid w:val="00886A2F"/>
    <w:rsid w:val="00886B3C"/>
    <w:rsid w:val="008872D3"/>
    <w:rsid w:val="0089017A"/>
    <w:rsid w:val="00890501"/>
    <w:rsid w:val="00891CF0"/>
    <w:rsid w:val="008927B5"/>
    <w:rsid w:val="008950ED"/>
    <w:rsid w:val="00895602"/>
    <w:rsid w:val="00895A03"/>
    <w:rsid w:val="00895DED"/>
    <w:rsid w:val="008963F8"/>
    <w:rsid w:val="00896A01"/>
    <w:rsid w:val="008A0698"/>
    <w:rsid w:val="008A1489"/>
    <w:rsid w:val="008A1822"/>
    <w:rsid w:val="008A32E4"/>
    <w:rsid w:val="008A3DC2"/>
    <w:rsid w:val="008A4B39"/>
    <w:rsid w:val="008A4D5A"/>
    <w:rsid w:val="008A4F68"/>
    <w:rsid w:val="008A67F5"/>
    <w:rsid w:val="008A6C87"/>
    <w:rsid w:val="008A7075"/>
    <w:rsid w:val="008A7870"/>
    <w:rsid w:val="008B06CC"/>
    <w:rsid w:val="008B0FFE"/>
    <w:rsid w:val="008B201E"/>
    <w:rsid w:val="008B2638"/>
    <w:rsid w:val="008B2E0E"/>
    <w:rsid w:val="008B376F"/>
    <w:rsid w:val="008B4D6F"/>
    <w:rsid w:val="008B5D2F"/>
    <w:rsid w:val="008B6008"/>
    <w:rsid w:val="008C079F"/>
    <w:rsid w:val="008C0895"/>
    <w:rsid w:val="008C3680"/>
    <w:rsid w:val="008C38C5"/>
    <w:rsid w:val="008C3A1F"/>
    <w:rsid w:val="008C4562"/>
    <w:rsid w:val="008C511E"/>
    <w:rsid w:val="008C624D"/>
    <w:rsid w:val="008C78C7"/>
    <w:rsid w:val="008C7DE5"/>
    <w:rsid w:val="008C7F09"/>
    <w:rsid w:val="008D21F8"/>
    <w:rsid w:val="008D2A3C"/>
    <w:rsid w:val="008D3A79"/>
    <w:rsid w:val="008D3FBB"/>
    <w:rsid w:val="008D4910"/>
    <w:rsid w:val="008D58C3"/>
    <w:rsid w:val="008D5FE1"/>
    <w:rsid w:val="008D6026"/>
    <w:rsid w:val="008D619F"/>
    <w:rsid w:val="008D67E1"/>
    <w:rsid w:val="008D7F08"/>
    <w:rsid w:val="008E018F"/>
    <w:rsid w:val="008E02BC"/>
    <w:rsid w:val="008E0534"/>
    <w:rsid w:val="008E132D"/>
    <w:rsid w:val="008E17CD"/>
    <w:rsid w:val="008E1C74"/>
    <w:rsid w:val="008E2BEC"/>
    <w:rsid w:val="008E2DA1"/>
    <w:rsid w:val="008E395D"/>
    <w:rsid w:val="008E3AA7"/>
    <w:rsid w:val="008E4102"/>
    <w:rsid w:val="008E4672"/>
    <w:rsid w:val="008E510F"/>
    <w:rsid w:val="008E58BA"/>
    <w:rsid w:val="008E59BF"/>
    <w:rsid w:val="008E6644"/>
    <w:rsid w:val="008E668F"/>
    <w:rsid w:val="008E7E8B"/>
    <w:rsid w:val="008F10F2"/>
    <w:rsid w:val="008F17B0"/>
    <w:rsid w:val="008F1858"/>
    <w:rsid w:val="008F503B"/>
    <w:rsid w:val="008F536C"/>
    <w:rsid w:val="008F6150"/>
    <w:rsid w:val="008F647F"/>
    <w:rsid w:val="008F6A5C"/>
    <w:rsid w:val="00901126"/>
    <w:rsid w:val="00901566"/>
    <w:rsid w:val="00901E1A"/>
    <w:rsid w:val="009041F4"/>
    <w:rsid w:val="00904EAE"/>
    <w:rsid w:val="00906D7C"/>
    <w:rsid w:val="00906F43"/>
    <w:rsid w:val="00906FE2"/>
    <w:rsid w:val="009119ED"/>
    <w:rsid w:val="00911FB6"/>
    <w:rsid w:val="00913171"/>
    <w:rsid w:val="00913AE9"/>
    <w:rsid w:val="00915A5F"/>
    <w:rsid w:val="00915E16"/>
    <w:rsid w:val="0091673E"/>
    <w:rsid w:val="00917299"/>
    <w:rsid w:val="009177A3"/>
    <w:rsid w:val="00920398"/>
    <w:rsid w:val="009207CB"/>
    <w:rsid w:val="0092116A"/>
    <w:rsid w:val="00923037"/>
    <w:rsid w:val="009234E8"/>
    <w:rsid w:val="0092369D"/>
    <w:rsid w:val="009238E9"/>
    <w:rsid w:val="00925A62"/>
    <w:rsid w:val="00925A6D"/>
    <w:rsid w:val="00925DB5"/>
    <w:rsid w:val="0092657A"/>
    <w:rsid w:val="0092753F"/>
    <w:rsid w:val="0092754E"/>
    <w:rsid w:val="00927924"/>
    <w:rsid w:val="00927E68"/>
    <w:rsid w:val="00931092"/>
    <w:rsid w:val="00932FB4"/>
    <w:rsid w:val="009330E4"/>
    <w:rsid w:val="00933FDF"/>
    <w:rsid w:val="0093407D"/>
    <w:rsid w:val="0093424E"/>
    <w:rsid w:val="009351EB"/>
    <w:rsid w:val="00935313"/>
    <w:rsid w:val="00935F9E"/>
    <w:rsid w:val="009370F3"/>
    <w:rsid w:val="00937C1D"/>
    <w:rsid w:val="00940994"/>
    <w:rsid w:val="00940F69"/>
    <w:rsid w:val="009426B1"/>
    <w:rsid w:val="00942E9B"/>
    <w:rsid w:val="009441D6"/>
    <w:rsid w:val="0094488D"/>
    <w:rsid w:val="00945CF4"/>
    <w:rsid w:val="00946989"/>
    <w:rsid w:val="0094736D"/>
    <w:rsid w:val="0095055E"/>
    <w:rsid w:val="00950F71"/>
    <w:rsid w:val="0095164B"/>
    <w:rsid w:val="00952352"/>
    <w:rsid w:val="00952808"/>
    <w:rsid w:val="009528CB"/>
    <w:rsid w:val="00952E1D"/>
    <w:rsid w:val="009538E1"/>
    <w:rsid w:val="00953C79"/>
    <w:rsid w:val="00956B72"/>
    <w:rsid w:val="00956C39"/>
    <w:rsid w:val="00960D11"/>
    <w:rsid w:val="009618B2"/>
    <w:rsid w:val="00963465"/>
    <w:rsid w:val="00963A2F"/>
    <w:rsid w:val="00965969"/>
    <w:rsid w:val="00966042"/>
    <w:rsid w:val="00966F91"/>
    <w:rsid w:val="009679DF"/>
    <w:rsid w:val="00970812"/>
    <w:rsid w:val="00970C12"/>
    <w:rsid w:val="00971D5C"/>
    <w:rsid w:val="00972AE7"/>
    <w:rsid w:val="00974985"/>
    <w:rsid w:val="00975036"/>
    <w:rsid w:val="009755DA"/>
    <w:rsid w:val="009757A3"/>
    <w:rsid w:val="00975A48"/>
    <w:rsid w:val="0097696F"/>
    <w:rsid w:val="00977E83"/>
    <w:rsid w:val="0098061A"/>
    <w:rsid w:val="0098157E"/>
    <w:rsid w:val="00981799"/>
    <w:rsid w:val="0098383C"/>
    <w:rsid w:val="00983F3B"/>
    <w:rsid w:val="009841DF"/>
    <w:rsid w:val="0098458A"/>
    <w:rsid w:val="00984BDC"/>
    <w:rsid w:val="00984C19"/>
    <w:rsid w:val="0098546D"/>
    <w:rsid w:val="009857FB"/>
    <w:rsid w:val="00985808"/>
    <w:rsid w:val="00985ABC"/>
    <w:rsid w:val="00987BE7"/>
    <w:rsid w:val="00991B2B"/>
    <w:rsid w:val="009933C4"/>
    <w:rsid w:val="009934D2"/>
    <w:rsid w:val="00995B9B"/>
    <w:rsid w:val="009965D4"/>
    <w:rsid w:val="00997CD1"/>
    <w:rsid w:val="009A0CCD"/>
    <w:rsid w:val="009A2FF7"/>
    <w:rsid w:val="009A3307"/>
    <w:rsid w:val="009A3AAC"/>
    <w:rsid w:val="009A3CBD"/>
    <w:rsid w:val="009A3E7B"/>
    <w:rsid w:val="009A46A4"/>
    <w:rsid w:val="009A4F52"/>
    <w:rsid w:val="009A6A5C"/>
    <w:rsid w:val="009A7E0A"/>
    <w:rsid w:val="009A7F0C"/>
    <w:rsid w:val="009B0DB2"/>
    <w:rsid w:val="009B118B"/>
    <w:rsid w:val="009B16DC"/>
    <w:rsid w:val="009B34DD"/>
    <w:rsid w:val="009B472B"/>
    <w:rsid w:val="009B489C"/>
    <w:rsid w:val="009B51DC"/>
    <w:rsid w:val="009B611B"/>
    <w:rsid w:val="009B717E"/>
    <w:rsid w:val="009B73C5"/>
    <w:rsid w:val="009C0A54"/>
    <w:rsid w:val="009C0BC5"/>
    <w:rsid w:val="009C2D3D"/>
    <w:rsid w:val="009D0AF7"/>
    <w:rsid w:val="009D142B"/>
    <w:rsid w:val="009D24D4"/>
    <w:rsid w:val="009D2CD4"/>
    <w:rsid w:val="009D338E"/>
    <w:rsid w:val="009D3A5B"/>
    <w:rsid w:val="009D3B92"/>
    <w:rsid w:val="009D4B2C"/>
    <w:rsid w:val="009E0D5E"/>
    <w:rsid w:val="009E3241"/>
    <w:rsid w:val="009E3756"/>
    <w:rsid w:val="009E5868"/>
    <w:rsid w:val="009E58D6"/>
    <w:rsid w:val="009E77FB"/>
    <w:rsid w:val="009F1894"/>
    <w:rsid w:val="009F2F93"/>
    <w:rsid w:val="009F3829"/>
    <w:rsid w:val="009F3A2F"/>
    <w:rsid w:val="009F3F99"/>
    <w:rsid w:val="009FF0EF"/>
    <w:rsid w:val="00A000AC"/>
    <w:rsid w:val="00A0032D"/>
    <w:rsid w:val="00A014CE"/>
    <w:rsid w:val="00A01957"/>
    <w:rsid w:val="00A032E9"/>
    <w:rsid w:val="00A037B2"/>
    <w:rsid w:val="00A040B0"/>
    <w:rsid w:val="00A057F8"/>
    <w:rsid w:val="00A0666F"/>
    <w:rsid w:val="00A06A43"/>
    <w:rsid w:val="00A06D52"/>
    <w:rsid w:val="00A10CCF"/>
    <w:rsid w:val="00A110B2"/>
    <w:rsid w:val="00A145F1"/>
    <w:rsid w:val="00A14A5A"/>
    <w:rsid w:val="00A14D7C"/>
    <w:rsid w:val="00A16A93"/>
    <w:rsid w:val="00A20E62"/>
    <w:rsid w:val="00A21C09"/>
    <w:rsid w:val="00A220D9"/>
    <w:rsid w:val="00A22DA5"/>
    <w:rsid w:val="00A230F4"/>
    <w:rsid w:val="00A235D2"/>
    <w:rsid w:val="00A244FF"/>
    <w:rsid w:val="00A24687"/>
    <w:rsid w:val="00A24746"/>
    <w:rsid w:val="00A25009"/>
    <w:rsid w:val="00A250B6"/>
    <w:rsid w:val="00A25458"/>
    <w:rsid w:val="00A26EB2"/>
    <w:rsid w:val="00A27904"/>
    <w:rsid w:val="00A27E06"/>
    <w:rsid w:val="00A313F8"/>
    <w:rsid w:val="00A3161C"/>
    <w:rsid w:val="00A324AF"/>
    <w:rsid w:val="00A32D22"/>
    <w:rsid w:val="00A35C40"/>
    <w:rsid w:val="00A36891"/>
    <w:rsid w:val="00A36E32"/>
    <w:rsid w:val="00A373DD"/>
    <w:rsid w:val="00A40E06"/>
    <w:rsid w:val="00A42E22"/>
    <w:rsid w:val="00A441BC"/>
    <w:rsid w:val="00A4449C"/>
    <w:rsid w:val="00A44AE6"/>
    <w:rsid w:val="00A44B56"/>
    <w:rsid w:val="00A44CCF"/>
    <w:rsid w:val="00A454CB"/>
    <w:rsid w:val="00A45F6D"/>
    <w:rsid w:val="00A46090"/>
    <w:rsid w:val="00A4687F"/>
    <w:rsid w:val="00A46A93"/>
    <w:rsid w:val="00A47821"/>
    <w:rsid w:val="00A50988"/>
    <w:rsid w:val="00A518DE"/>
    <w:rsid w:val="00A535A6"/>
    <w:rsid w:val="00A5479B"/>
    <w:rsid w:val="00A552E0"/>
    <w:rsid w:val="00A55D78"/>
    <w:rsid w:val="00A56584"/>
    <w:rsid w:val="00A5658A"/>
    <w:rsid w:val="00A570EA"/>
    <w:rsid w:val="00A60CAA"/>
    <w:rsid w:val="00A60CDE"/>
    <w:rsid w:val="00A60E05"/>
    <w:rsid w:val="00A61E39"/>
    <w:rsid w:val="00A635F9"/>
    <w:rsid w:val="00A63867"/>
    <w:rsid w:val="00A63AAF"/>
    <w:rsid w:val="00A63DA0"/>
    <w:rsid w:val="00A65E96"/>
    <w:rsid w:val="00A65EDD"/>
    <w:rsid w:val="00A67184"/>
    <w:rsid w:val="00A6766C"/>
    <w:rsid w:val="00A70907"/>
    <w:rsid w:val="00A70F60"/>
    <w:rsid w:val="00A719A1"/>
    <w:rsid w:val="00A73792"/>
    <w:rsid w:val="00A7471B"/>
    <w:rsid w:val="00A80E95"/>
    <w:rsid w:val="00A80F5D"/>
    <w:rsid w:val="00A81EA0"/>
    <w:rsid w:val="00A845A1"/>
    <w:rsid w:val="00A84E64"/>
    <w:rsid w:val="00A87A30"/>
    <w:rsid w:val="00A909DB"/>
    <w:rsid w:val="00A91A43"/>
    <w:rsid w:val="00A91EAB"/>
    <w:rsid w:val="00A92299"/>
    <w:rsid w:val="00A92573"/>
    <w:rsid w:val="00A929CA"/>
    <w:rsid w:val="00A92EEE"/>
    <w:rsid w:val="00A93BB0"/>
    <w:rsid w:val="00A94853"/>
    <w:rsid w:val="00A9696E"/>
    <w:rsid w:val="00A9747F"/>
    <w:rsid w:val="00AA0E2A"/>
    <w:rsid w:val="00AA0F80"/>
    <w:rsid w:val="00AA11C1"/>
    <w:rsid w:val="00AA1780"/>
    <w:rsid w:val="00AA2133"/>
    <w:rsid w:val="00AA2408"/>
    <w:rsid w:val="00AA28BC"/>
    <w:rsid w:val="00AA29AE"/>
    <w:rsid w:val="00AA2E29"/>
    <w:rsid w:val="00AA2EA5"/>
    <w:rsid w:val="00AA3175"/>
    <w:rsid w:val="00AA366B"/>
    <w:rsid w:val="00AA437F"/>
    <w:rsid w:val="00AA4981"/>
    <w:rsid w:val="00AA60E8"/>
    <w:rsid w:val="00AA62B9"/>
    <w:rsid w:val="00AA6D1C"/>
    <w:rsid w:val="00AA7CE5"/>
    <w:rsid w:val="00AB027B"/>
    <w:rsid w:val="00AB0E01"/>
    <w:rsid w:val="00AB1170"/>
    <w:rsid w:val="00AB1D0E"/>
    <w:rsid w:val="00AB21DF"/>
    <w:rsid w:val="00AB3C1D"/>
    <w:rsid w:val="00AB3C88"/>
    <w:rsid w:val="00AB3FDC"/>
    <w:rsid w:val="00AB44AA"/>
    <w:rsid w:val="00AB4968"/>
    <w:rsid w:val="00AB6E67"/>
    <w:rsid w:val="00AC2075"/>
    <w:rsid w:val="00AC2D89"/>
    <w:rsid w:val="00AC3639"/>
    <w:rsid w:val="00AC38BF"/>
    <w:rsid w:val="00AC4332"/>
    <w:rsid w:val="00AC48EA"/>
    <w:rsid w:val="00AC5252"/>
    <w:rsid w:val="00AC61FA"/>
    <w:rsid w:val="00AC79ED"/>
    <w:rsid w:val="00AD0B4B"/>
    <w:rsid w:val="00AD24E0"/>
    <w:rsid w:val="00AD2C62"/>
    <w:rsid w:val="00AD32F0"/>
    <w:rsid w:val="00AD552E"/>
    <w:rsid w:val="00AD5762"/>
    <w:rsid w:val="00AD5FE2"/>
    <w:rsid w:val="00AD652A"/>
    <w:rsid w:val="00AD69D6"/>
    <w:rsid w:val="00AE12E2"/>
    <w:rsid w:val="00AE1492"/>
    <w:rsid w:val="00AE1761"/>
    <w:rsid w:val="00AE384E"/>
    <w:rsid w:val="00AE4E0E"/>
    <w:rsid w:val="00AE60D9"/>
    <w:rsid w:val="00AE7586"/>
    <w:rsid w:val="00AE7907"/>
    <w:rsid w:val="00AF0EC7"/>
    <w:rsid w:val="00AF1F3B"/>
    <w:rsid w:val="00AF2395"/>
    <w:rsid w:val="00AF45D5"/>
    <w:rsid w:val="00AF561D"/>
    <w:rsid w:val="00AF5948"/>
    <w:rsid w:val="00AF6414"/>
    <w:rsid w:val="00B002D6"/>
    <w:rsid w:val="00B00AA7"/>
    <w:rsid w:val="00B02704"/>
    <w:rsid w:val="00B0316D"/>
    <w:rsid w:val="00B0359A"/>
    <w:rsid w:val="00B03F59"/>
    <w:rsid w:val="00B04730"/>
    <w:rsid w:val="00B04D4B"/>
    <w:rsid w:val="00B04E16"/>
    <w:rsid w:val="00B04E62"/>
    <w:rsid w:val="00B0571A"/>
    <w:rsid w:val="00B07EE5"/>
    <w:rsid w:val="00B10EFC"/>
    <w:rsid w:val="00B1226B"/>
    <w:rsid w:val="00B13377"/>
    <w:rsid w:val="00B1367D"/>
    <w:rsid w:val="00B13757"/>
    <w:rsid w:val="00B13DB6"/>
    <w:rsid w:val="00B14F6D"/>
    <w:rsid w:val="00B159D0"/>
    <w:rsid w:val="00B1605A"/>
    <w:rsid w:val="00B162F8"/>
    <w:rsid w:val="00B17B39"/>
    <w:rsid w:val="00B200F6"/>
    <w:rsid w:val="00B20165"/>
    <w:rsid w:val="00B20404"/>
    <w:rsid w:val="00B2084B"/>
    <w:rsid w:val="00B2248F"/>
    <w:rsid w:val="00B22592"/>
    <w:rsid w:val="00B23593"/>
    <w:rsid w:val="00B23FE2"/>
    <w:rsid w:val="00B24A51"/>
    <w:rsid w:val="00B24B93"/>
    <w:rsid w:val="00B25289"/>
    <w:rsid w:val="00B25C0F"/>
    <w:rsid w:val="00B261D9"/>
    <w:rsid w:val="00B266D5"/>
    <w:rsid w:val="00B26EA0"/>
    <w:rsid w:val="00B27FAE"/>
    <w:rsid w:val="00B3140D"/>
    <w:rsid w:val="00B3421A"/>
    <w:rsid w:val="00B34450"/>
    <w:rsid w:val="00B3448D"/>
    <w:rsid w:val="00B34704"/>
    <w:rsid w:val="00B34AE9"/>
    <w:rsid w:val="00B350B2"/>
    <w:rsid w:val="00B3582E"/>
    <w:rsid w:val="00B3681E"/>
    <w:rsid w:val="00B40815"/>
    <w:rsid w:val="00B42ED3"/>
    <w:rsid w:val="00B43DFD"/>
    <w:rsid w:val="00B44F3F"/>
    <w:rsid w:val="00B4547A"/>
    <w:rsid w:val="00B47E2D"/>
    <w:rsid w:val="00B50782"/>
    <w:rsid w:val="00B51AF5"/>
    <w:rsid w:val="00B51B01"/>
    <w:rsid w:val="00B51FB2"/>
    <w:rsid w:val="00B529F3"/>
    <w:rsid w:val="00B534C6"/>
    <w:rsid w:val="00B54A3B"/>
    <w:rsid w:val="00B5545E"/>
    <w:rsid w:val="00B56D96"/>
    <w:rsid w:val="00B5768D"/>
    <w:rsid w:val="00B57769"/>
    <w:rsid w:val="00B57A59"/>
    <w:rsid w:val="00B57A9F"/>
    <w:rsid w:val="00B60488"/>
    <w:rsid w:val="00B60CEC"/>
    <w:rsid w:val="00B6171D"/>
    <w:rsid w:val="00B6201C"/>
    <w:rsid w:val="00B64085"/>
    <w:rsid w:val="00B64510"/>
    <w:rsid w:val="00B65550"/>
    <w:rsid w:val="00B66742"/>
    <w:rsid w:val="00B66F76"/>
    <w:rsid w:val="00B677DF"/>
    <w:rsid w:val="00B67872"/>
    <w:rsid w:val="00B705EE"/>
    <w:rsid w:val="00B7145B"/>
    <w:rsid w:val="00B71522"/>
    <w:rsid w:val="00B71B70"/>
    <w:rsid w:val="00B74915"/>
    <w:rsid w:val="00B74B21"/>
    <w:rsid w:val="00B75839"/>
    <w:rsid w:val="00B76C96"/>
    <w:rsid w:val="00B78677"/>
    <w:rsid w:val="00B80FE6"/>
    <w:rsid w:val="00B81CEB"/>
    <w:rsid w:val="00B81EFC"/>
    <w:rsid w:val="00B8219F"/>
    <w:rsid w:val="00B86D6A"/>
    <w:rsid w:val="00B87287"/>
    <w:rsid w:val="00B87342"/>
    <w:rsid w:val="00B87BE7"/>
    <w:rsid w:val="00B915B9"/>
    <w:rsid w:val="00B92AEC"/>
    <w:rsid w:val="00B930F3"/>
    <w:rsid w:val="00B93BCD"/>
    <w:rsid w:val="00B94E32"/>
    <w:rsid w:val="00B95D5D"/>
    <w:rsid w:val="00B965A2"/>
    <w:rsid w:val="00B96C0C"/>
    <w:rsid w:val="00B977E4"/>
    <w:rsid w:val="00B97BCD"/>
    <w:rsid w:val="00B97BD6"/>
    <w:rsid w:val="00BA02E9"/>
    <w:rsid w:val="00BA2CFA"/>
    <w:rsid w:val="00BA2EC4"/>
    <w:rsid w:val="00BA332C"/>
    <w:rsid w:val="00BA4FAB"/>
    <w:rsid w:val="00BA5C90"/>
    <w:rsid w:val="00BA5DF2"/>
    <w:rsid w:val="00BA60BF"/>
    <w:rsid w:val="00BA66C8"/>
    <w:rsid w:val="00BA72FA"/>
    <w:rsid w:val="00BA77B3"/>
    <w:rsid w:val="00BB00F1"/>
    <w:rsid w:val="00BB2789"/>
    <w:rsid w:val="00BB3203"/>
    <w:rsid w:val="00BC0A10"/>
    <w:rsid w:val="00BC128B"/>
    <w:rsid w:val="00BC22CB"/>
    <w:rsid w:val="00BC31ED"/>
    <w:rsid w:val="00BC34ED"/>
    <w:rsid w:val="00BC36D8"/>
    <w:rsid w:val="00BC3B5E"/>
    <w:rsid w:val="00BC3D06"/>
    <w:rsid w:val="00BC3F8C"/>
    <w:rsid w:val="00BC62B9"/>
    <w:rsid w:val="00BC6D0C"/>
    <w:rsid w:val="00BC72C5"/>
    <w:rsid w:val="00BC7FAF"/>
    <w:rsid w:val="00BD018B"/>
    <w:rsid w:val="00BD158D"/>
    <w:rsid w:val="00BD1C29"/>
    <w:rsid w:val="00BD2134"/>
    <w:rsid w:val="00BD363B"/>
    <w:rsid w:val="00BD4872"/>
    <w:rsid w:val="00BD59D4"/>
    <w:rsid w:val="00BD65E9"/>
    <w:rsid w:val="00BD78A8"/>
    <w:rsid w:val="00BE021F"/>
    <w:rsid w:val="00BE17C4"/>
    <w:rsid w:val="00BE3BC1"/>
    <w:rsid w:val="00BE4003"/>
    <w:rsid w:val="00BE45F0"/>
    <w:rsid w:val="00BE5021"/>
    <w:rsid w:val="00BE5812"/>
    <w:rsid w:val="00BE5F99"/>
    <w:rsid w:val="00BE73DD"/>
    <w:rsid w:val="00BE7479"/>
    <w:rsid w:val="00BE798E"/>
    <w:rsid w:val="00BE7ACE"/>
    <w:rsid w:val="00BF0869"/>
    <w:rsid w:val="00BF1744"/>
    <w:rsid w:val="00BF34A2"/>
    <w:rsid w:val="00BF3EFA"/>
    <w:rsid w:val="00BF4A01"/>
    <w:rsid w:val="00BF5849"/>
    <w:rsid w:val="00BF5BD9"/>
    <w:rsid w:val="00BF60BD"/>
    <w:rsid w:val="00BF6149"/>
    <w:rsid w:val="00BF67FC"/>
    <w:rsid w:val="00C02020"/>
    <w:rsid w:val="00C0224B"/>
    <w:rsid w:val="00C02432"/>
    <w:rsid w:val="00C038A7"/>
    <w:rsid w:val="00C04902"/>
    <w:rsid w:val="00C04AE3"/>
    <w:rsid w:val="00C04E5B"/>
    <w:rsid w:val="00C053FB"/>
    <w:rsid w:val="00C070D2"/>
    <w:rsid w:val="00C07E0D"/>
    <w:rsid w:val="00C1029C"/>
    <w:rsid w:val="00C1303B"/>
    <w:rsid w:val="00C13D37"/>
    <w:rsid w:val="00C13D87"/>
    <w:rsid w:val="00C14108"/>
    <w:rsid w:val="00C17C48"/>
    <w:rsid w:val="00C17CDB"/>
    <w:rsid w:val="00C20984"/>
    <w:rsid w:val="00C21D76"/>
    <w:rsid w:val="00C229AA"/>
    <w:rsid w:val="00C22D53"/>
    <w:rsid w:val="00C23897"/>
    <w:rsid w:val="00C240FC"/>
    <w:rsid w:val="00C247A7"/>
    <w:rsid w:val="00C24800"/>
    <w:rsid w:val="00C25B1C"/>
    <w:rsid w:val="00C265B8"/>
    <w:rsid w:val="00C26C7B"/>
    <w:rsid w:val="00C270D0"/>
    <w:rsid w:val="00C27192"/>
    <w:rsid w:val="00C27219"/>
    <w:rsid w:val="00C27670"/>
    <w:rsid w:val="00C30457"/>
    <w:rsid w:val="00C32099"/>
    <w:rsid w:val="00C32CE6"/>
    <w:rsid w:val="00C342E3"/>
    <w:rsid w:val="00C35ED6"/>
    <w:rsid w:val="00C36536"/>
    <w:rsid w:val="00C370C7"/>
    <w:rsid w:val="00C3738A"/>
    <w:rsid w:val="00C40076"/>
    <w:rsid w:val="00C4109D"/>
    <w:rsid w:val="00C412B5"/>
    <w:rsid w:val="00C41510"/>
    <w:rsid w:val="00C41D03"/>
    <w:rsid w:val="00C4379F"/>
    <w:rsid w:val="00C4515C"/>
    <w:rsid w:val="00C45CAC"/>
    <w:rsid w:val="00C50120"/>
    <w:rsid w:val="00C50172"/>
    <w:rsid w:val="00C505E1"/>
    <w:rsid w:val="00C51155"/>
    <w:rsid w:val="00C526DB"/>
    <w:rsid w:val="00C52720"/>
    <w:rsid w:val="00C52869"/>
    <w:rsid w:val="00C529AE"/>
    <w:rsid w:val="00C5338C"/>
    <w:rsid w:val="00C53A45"/>
    <w:rsid w:val="00C54252"/>
    <w:rsid w:val="00C554FB"/>
    <w:rsid w:val="00C57261"/>
    <w:rsid w:val="00C574D9"/>
    <w:rsid w:val="00C61918"/>
    <w:rsid w:val="00C61A58"/>
    <w:rsid w:val="00C6256D"/>
    <w:rsid w:val="00C6303C"/>
    <w:rsid w:val="00C63378"/>
    <w:rsid w:val="00C64A4B"/>
    <w:rsid w:val="00C665B6"/>
    <w:rsid w:val="00C67969"/>
    <w:rsid w:val="00C72194"/>
    <w:rsid w:val="00C721F7"/>
    <w:rsid w:val="00C733C0"/>
    <w:rsid w:val="00C74B42"/>
    <w:rsid w:val="00C752DF"/>
    <w:rsid w:val="00C7579A"/>
    <w:rsid w:val="00C7603E"/>
    <w:rsid w:val="00C76724"/>
    <w:rsid w:val="00C76A3E"/>
    <w:rsid w:val="00C76D95"/>
    <w:rsid w:val="00C76EC7"/>
    <w:rsid w:val="00C7720F"/>
    <w:rsid w:val="00C77623"/>
    <w:rsid w:val="00C80307"/>
    <w:rsid w:val="00C8141F"/>
    <w:rsid w:val="00C81971"/>
    <w:rsid w:val="00C81B26"/>
    <w:rsid w:val="00C81EDF"/>
    <w:rsid w:val="00C8201D"/>
    <w:rsid w:val="00C82149"/>
    <w:rsid w:val="00C8217F"/>
    <w:rsid w:val="00C832F3"/>
    <w:rsid w:val="00C83B14"/>
    <w:rsid w:val="00C84C9C"/>
    <w:rsid w:val="00C84CFC"/>
    <w:rsid w:val="00C85182"/>
    <w:rsid w:val="00C851A5"/>
    <w:rsid w:val="00C85F21"/>
    <w:rsid w:val="00C86289"/>
    <w:rsid w:val="00C87D5C"/>
    <w:rsid w:val="00C9093B"/>
    <w:rsid w:val="00C92C81"/>
    <w:rsid w:val="00C93093"/>
    <w:rsid w:val="00C94406"/>
    <w:rsid w:val="00C954FA"/>
    <w:rsid w:val="00C957B7"/>
    <w:rsid w:val="00C95AA9"/>
    <w:rsid w:val="00C97695"/>
    <w:rsid w:val="00C97B95"/>
    <w:rsid w:val="00CA11AD"/>
    <w:rsid w:val="00CA1620"/>
    <w:rsid w:val="00CA2F15"/>
    <w:rsid w:val="00CA2F1E"/>
    <w:rsid w:val="00CA2F23"/>
    <w:rsid w:val="00CA38DE"/>
    <w:rsid w:val="00CA434A"/>
    <w:rsid w:val="00CA4B0A"/>
    <w:rsid w:val="00CA5B72"/>
    <w:rsid w:val="00CA7116"/>
    <w:rsid w:val="00CA7D55"/>
    <w:rsid w:val="00CB0900"/>
    <w:rsid w:val="00CB12D8"/>
    <w:rsid w:val="00CB151C"/>
    <w:rsid w:val="00CB1A45"/>
    <w:rsid w:val="00CB1E9D"/>
    <w:rsid w:val="00CB32C6"/>
    <w:rsid w:val="00CB438B"/>
    <w:rsid w:val="00CB47B7"/>
    <w:rsid w:val="00CB4FE4"/>
    <w:rsid w:val="00CB5FE4"/>
    <w:rsid w:val="00CB600B"/>
    <w:rsid w:val="00CB7DA4"/>
    <w:rsid w:val="00CC2697"/>
    <w:rsid w:val="00CC29B7"/>
    <w:rsid w:val="00CC2E11"/>
    <w:rsid w:val="00CC3219"/>
    <w:rsid w:val="00CC3223"/>
    <w:rsid w:val="00CC3A8E"/>
    <w:rsid w:val="00CC5D02"/>
    <w:rsid w:val="00CC60DE"/>
    <w:rsid w:val="00CC6A17"/>
    <w:rsid w:val="00CD0546"/>
    <w:rsid w:val="00CD0806"/>
    <w:rsid w:val="00CD0C9B"/>
    <w:rsid w:val="00CD1381"/>
    <w:rsid w:val="00CD4AD4"/>
    <w:rsid w:val="00CD4D05"/>
    <w:rsid w:val="00CD594F"/>
    <w:rsid w:val="00CD5EA5"/>
    <w:rsid w:val="00CE030D"/>
    <w:rsid w:val="00CE0A13"/>
    <w:rsid w:val="00CE11BC"/>
    <w:rsid w:val="00CE1229"/>
    <w:rsid w:val="00CE220A"/>
    <w:rsid w:val="00CE3690"/>
    <w:rsid w:val="00CE3793"/>
    <w:rsid w:val="00CE3D44"/>
    <w:rsid w:val="00CE3FD9"/>
    <w:rsid w:val="00CE476E"/>
    <w:rsid w:val="00CE4827"/>
    <w:rsid w:val="00CE5818"/>
    <w:rsid w:val="00CE59EE"/>
    <w:rsid w:val="00CE65A9"/>
    <w:rsid w:val="00CE66A8"/>
    <w:rsid w:val="00CE6BC0"/>
    <w:rsid w:val="00CF0021"/>
    <w:rsid w:val="00CF08B8"/>
    <w:rsid w:val="00CF0B5B"/>
    <w:rsid w:val="00CF140F"/>
    <w:rsid w:val="00CF1FE6"/>
    <w:rsid w:val="00CF27FC"/>
    <w:rsid w:val="00CF41E9"/>
    <w:rsid w:val="00CF42CC"/>
    <w:rsid w:val="00CF46A3"/>
    <w:rsid w:val="00CF515F"/>
    <w:rsid w:val="00CF60A8"/>
    <w:rsid w:val="00D014C9"/>
    <w:rsid w:val="00D02D45"/>
    <w:rsid w:val="00D03C4A"/>
    <w:rsid w:val="00D04108"/>
    <w:rsid w:val="00D047B9"/>
    <w:rsid w:val="00D04F96"/>
    <w:rsid w:val="00D0650C"/>
    <w:rsid w:val="00D06764"/>
    <w:rsid w:val="00D06D6F"/>
    <w:rsid w:val="00D074C4"/>
    <w:rsid w:val="00D0783E"/>
    <w:rsid w:val="00D110F2"/>
    <w:rsid w:val="00D119B8"/>
    <w:rsid w:val="00D12109"/>
    <w:rsid w:val="00D12AC3"/>
    <w:rsid w:val="00D1355D"/>
    <w:rsid w:val="00D13A07"/>
    <w:rsid w:val="00D1570B"/>
    <w:rsid w:val="00D15C3A"/>
    <w:rsid w:val="00D1627B"/>
    <w:rsid w:val="00D16380"/>
    <w:rsid w:val="00D16431"/>
    <w:rsid w:val="00D17C2C"/>
    <w:rsid w:val="00D20D0C"/>
    <w:rsid w:val="00D2174D"/>
    <w:rsid w:val="00D2254E"/>
    <w:rsid w:val="00D22F65"/>
    <w:rsid w:val="00D23537"/>
    <w:rsid w:val="00D239A2"/>
    <w:rsid w:val="00D23E5F"/>
    <w:rsid w:val="00D23EE9"/>
    <w:rsid w:val="00D25702"/>
    <w:rsid w:val="00D25C0B"/>
    <w:rsid w:val="00D25D65"/>
    <w:rsid w:val="00D26317"/>
    <w:rsid w:val="00D268BE"/>
    <w:rsid w:val="00D27A6B"/>
    <w:rsid w:val="00D3009C"/>
    <w:rsid w:val="00D33206"/>
    <w:rsid w:val="00D33BA9"/>
    <w:rsid w:val="00D36279"/>
    <w:rsid w:val="00D36D57"/>
    <w:rsid w:val="00D371C6"/>
    <w:rsid w:val="00D378B9"/>
    <w:rsid w:val="00D42608"/>
    <w:rsid w:val="00D42659"/>
    <w:rsid w:val="00D43851"/>
    <w:rsid w:val="00D43F46"/>
    <w:rsid w:val="00D44D00"/>
    <w:rsid w:val="00D458A5"/>
    <w:rsid w:val="00D45A8E"/>
    <w:rsid w:val="00D45FE1"/>
    <w:rsid w:val="00D5034A"/>
    <w:rsid w:val="00D50ACB"/>
    <w:rsid w:val="00D52594"/>
    <w:rsid w:val="00D528DB"/>
    <w:rsid w:val="00D53F5E"/>
    <w:rsid w:val="00D55119"/>
    <w:rsid w:val="00D551D3"/>
    <w:rsid w:val="00D55A82"/>
    <w:rsid w:val="00D60CD6"/>
    <w:rsid w:val="00D614F8"/>
    <w:rsid w:val="00D61533"/>
    <w:rsid w:val="00D64392"/>
    <w:rsid w:val="00D64F9B"/>
    <w:rsid w:val="00D70099"/>
    <w:rsid w:val="00D7064D"/>
    <w:rsid w:val="00D741FA"/>
    <w:rsid w:val="00D748A9"/>
    <w:rsid w:val="00D77B7F"/>
    <w:rsid w:val="00D8046C"/>
    <w:rsid w:val="00D80483"/>
    <w:rsid w:val="00D80C5A"/>
    <w:rsid w:val="00D82229"/>
    <w:rsid w:val="00D825A2"/>
    <w:rsid w:val="00D825A6"/>
    <w:rsid w:val="00D82EA3"/>
    <w:rsid w:val="00D83353"/>
    <w:rsid w:val="00D838B7"/>
    <w:rsid w:val="00D85043"/>
    <w:rsid w:val="00D8515C"/>
    <w:rsid w:val="00D854E4"/>
    <w:rsid w:val="00D859ED"/>
    <w:rsid w:val="00D85DE5"/>
    <w:rsid w:val="00D86B2B"/>
    <w:rsid w:val="00D86EAC"/>
    <w:rsid w:val="00D87B2E"/>
    <w:rsid w:val="00D90C0B"/>
    <w:rsid w:val="00D91303"/>
    <w:rsid w:val="00D918AB"/>
    <w:rsid w:val="00D91FCA"/>
    <w:rsid w:val="00D922B9"/>
    <w:rsid w:val="00D9245C"/>
    <w:rsid w:val="00D93328"/>
    <w:rsid w:val="00D93CAD"/>
    <w:rsid w:val="00D9469C"/>
    <w:rsid w:val="00D94E0A"/>
    <w:rsid w:val="00D963EF"/>
    <w:rsid w:val="00D9672C"/>
    <w:rsid w:val="00D969EF"/>
    <w:rsid w:val="00D97893"/>
    <w:rsid w:val="00DA06C6"/>
    <w:rsid w:val="00DA0DA3"/>
    <w:rsid w:val="00DA113D"/>
    <w:rsid w:val="00DA2FCD"/>
    <w:rsid w:val="00DA33A1"/>
    <w:rsid w:val="00DA41F9"/>
    <w:rsid w:val="00DA7D35"/>
    <w:rsid w:val="00DB0DFE"/>
    <w:rsid w:val="00DB11C9"/>
    <w:rsid w:val="00DB1D06"/>
    <w:rsid w:val="00DB2096"/>
    <w:rsid w:val="00DB2DC8"/>
    <w:rsid w:val="00DB5FF9"/>
    <w:rsid w:val="00DB63B3"/>
    <w:rsid w:val="00DB7164"/>
    <w:rsid w:val="00DB7CC5"/>
    <w:rsid w:val="00DC0E70"/>
    <w:rsid w:val="00DC3417"/>
    <w:rsid w:val="00DC375C"/>
    <w:rsid w:val="00DC3D9F"/>
    <w:rsid w:val="00DC500F"/>
    <w:rsid w:val="00DC51DE"/>
    <w:rsid w:val="00DC5BDB"/>
    <w:rsid w:val="00DC735A"/>
    <w:rsid w:val="00DC760C"/>
    <w:rsid w:val="00DD2441"/>
    <w:rsid w:val="00DD277A"/>
    <w:rsid w:val="00DD4906"/>
    <w:rsid w:val="00DD7329"/>
    <w:rsid w:val="00DD7517"/>
    <w:rsid w:val="00DD761A"/>
    <w:rsid w:val="00DE230A"/>
    <w:rsid w:val="00DE53A8"/>
    <w:rsid w:val="00DE62F7"/>
    <w:rsid w:val="00DE7306"/>
    <w:rsid w:val="00DE7E7A"/>
    <w:rsid w:val="00DF0B0A"/>
    <w:rsid w:val="00DF13E9"/>
    <w:rsid w:val="00DF275F"/>
    <w:rsid w:val="00DF473F"/>
    <w:rsid w:val="00DF4803"/>
    <w:rsid w:val="00DF54B9"/>
    <w:rsid w:val="00DF55D9"/>
    <w:rsid w:val="00DF5E6E"/>
    <w:rsid w:val="00DF7B31"/>
    <w:rsid w:val="00E003DF"/>
    <w:rsid w:val="00E02DA0"/>
    <w:rsid w:val="00E03720"/>
    <w:rsid w:val="00E03A2B"/>
    <w:rsid w:val="00E053D8"/>
    <w:rsid w:val="00E058BC"/>
    <w:rsid w:val="00E06636"/>
    <w:rsid w:val="00E07945"/>
    <w:rsid w:val="00E1071F"/>
    <w:rsid w:val="00E10F99"/>
    <w:rsid w:val="00E1134A"/>
    <w:rsid w:val="00E1153A"/>
    <w:rsid w:val="00E1221A"/>
    <w:rsid w:val="00E122D0"/>
    <w:rsid w:val="00E13208"/>
    <w:rsid w:val="00E13372"/>
    <w:rsid w:val="00E155BF"/>
    <w:rsid w:val="00E16099"/>
    <w:rsid w:val="00E166AF"/>
    <w:rsid w:val="00E1682F"/>
    <w:rsid w:val="00E16ED6"/>
    <w:rsid w:val="00E16FC4"/>
    <w:rsid w:val="00E2135F"/>
    <w:rsid w:val="00E21C13"/>
    <w:rsid w:val="00E24B04"/>
    <w:rsid w:val="00E25A6D"/>
    <w:rsid w:val="00E25CFF"/>
    <w:rsid w:val="00E26206"/>
    <w:rsid w:val="00E2640D"/>
    <w:rsid w:val="00E268FE"/>
    <w:rsid w:val="00E273E4"/>
    <w:rsid w:val="00E273EA"/>
    <w:rsid w:val="00E27C18"/>
    <w:rsid w:val="00E305FE"/>
    <w:rsid w:val="00E30ABA"/>
    <w:rsid w:val="00E32C1C"/>
    <w:rsid w:val="00E347FA"/>
    <w:rsid w:val="00E354D7"/>
    <w:rsid w:val="00E37846"/>
    <w:rsid w:val="00E3795A"/>
    <w:rsid w:val="00E407FC"/>
    <w:rsid w:val="00E41F12"/>
    <w:rsid w:val="00E4239A"/>
    <w:rsid w:val="00E436CF"/>
    <w:rsid w:val="00E44DB7"/>
    <w:rsid w:val="00E45ABA"/>
    <w:rsid w:val="00E45B60"/>
    <w:rsid w:val="00E45E33"/>
    <w:rsid w:val="00E4740A"/>
    <w:rsid w:val="00E47FE8"/>
    <w:rsid w:val="00E51890"/>
    <w:rsid w:val="00E51B33"/>
    <w:rsid w:val="00E51CDB"/>
    <w:rsid w:val="00E51ED9"/>
    <w:rsid w:val="00E529FC"/>
    <w:rsid w:val="00E5302C"/>
    <w:rsid w:val="00E53B8C"/>
    <w:rsid w:val="00E54872"/>
    <w:rsid w:val="00E5487C"/>
    <w:rsid w:val="00E55871"/>
    <w:rsid w:val="00E55C09"/>
    <w:rsid w:val="00E566DA"/>
    <w:rsid w:val="00E56A71"/>
    <w:rsid w:val="00E56D8C"/>
    <w:rsid w:val="00E57358"/>
    <w:rsid w:val="00E61EE7"/>
    <w:rsid w:val="00E62855"/>
    <w:rsid w:val="00E6309D"/>
    <w:rsid w:val="00E6316A"/>
    <w:rsid w:val="00E64E39"/>
    <w:rsid w:val="00E67BCA"/>
    <w:rsid w:val="00E7140A"/>
    <w:rsid w:val="00E7295F"/>
    <w:rsid w:val="00E73339"/>
    <w:rsid w:val="00E73384"/>
    <w:rsid w:val="00E734AF"/>
    <w:rsid w:val="00E73E0B"/>
    <w:rsid w:val="00E7774D"/>
    <w:rsid w:val="00E779F2"/>
    <w:rsid w:val="00E80D84"/>
    <w:rsid w:val="00E81A4F"/>
    <w:rsid w:val="00E82024"/>
    <w:rsid w:val="00E8523C"/>
    <w:rsid w:val="00E85E82"/>
    <w:rsid w:val="00E8694F"/>
    <w:rsid w:val="00E87859"/>
    <w:rsid w:val="00E87F9B"/>
    <w:rsid w:val="00E91AE2"/>
    <w:rsid w:val="00E92012"/>
    <w:rsid w:val="00E929E7"/>
    <w:rsid w:val="00E92F93"/>
    <w:rsid w:val="00E93347"/>
    <w:rsid w:val="00E9363D"/>
    <w:rsid w:val="00E942BA"/>
    <w:rsid w:val="00E9542C"/>
    <w:rsid w:val="00E97037"/>
    <w:rsid w:val="00EA00B5"/>
    <w:rsid w:val="00EA10F9"/>
    <w:rsid w:val="00EA1C4B"/>
    <w:rsid w:val="00EA1FC6"/>
    <w:rsid w:val="00EA3280"/>
    <w:rsid w:val="00EA37F4"/>
    <w:rsid w:val="00EA3F35"/>
    <w:rsid w:val="00EA46D7"/>
    <w:rsid w:val="00EA5037"/>
    <w:rsid w:val="00EA5A6F"/>
    <w:rsid w:val="00EA6AD9"/>
    <w:rsid w:val="00EA6E68"/>
    <w:rsid w:val="00EA749E"/>
    <w:rsid w:val="00EB0089"/>
    <w:rsid w:val="00EB0C9E"/>
    <w:rsid w:val="00EB1098"/>
    <w:rsid w:val="00EB11DF"/>
    <w:rsid w:val="00EB1C11"/>
    <w:rsid w:val="00EB1D85"/>
    <w:rsid w:val="00EB1DC3"/>
    <w:rsid w:val="00EB28B6"/>
    <w:rsid w:val="00EB485F"/>
    <w:rsid w:val="00EB4B89"/>
    <w:rsid w:val="00EB630C"/>
    <w:rsid w:val="00EC027A"/>
    <w:rsid w:val="00EC04DB"/>
    <w:rsid w:val="00EC0C62"/>
    <w:rsid w:val="00EC3DE8"/>
    <w:rsid w:val="00EC5707"/>
    <w:rsid w:val="00EC58BC"/>
    <w:rsid w:val="00EC5ABB"/>
    <w:rsid w:val="00EC6CED"/>
    <w:rsid w:val="00EC77A3"/>
    <w:rsid w:val="00ED025F"/>
    <w:rsid w:val="00ED04A1"/>
    <w:rsid w:val="00ED0845"/>
    <w:rsid w:val="00ED15AE"/>
    <w:rsid w:val="00ED2185"/>
    <w:rsid w:val="00ED5DC0"/>
    <w:rsid w:val="00ED6F31"/>
    <w:rsid w:val="00ED781D"/>
    <w:rsid w:val="00EE0218"/>
    <w:rsid w:val="00EE15C6"/>
    <w:rsid w:val="00EE17AC"/>
    <w:rsid w:val="00EE23E7"/>
    <w:rsid w:val="00EE244B"/>
    <w:rsid w:val="00EE2C4B"/>
    <w:rsid w:val="00EE2EC9"/>
    <w:rsid w:val="00EE3700"/>
    <w:rsid w:val="00EE40D9"/>
    <w:rsid w:val="00EE4684"/>
    <w:rsid w:val="00EE4ABC"/>
    <w:rsid w:val="00EE5079"/>
    <w:rsid w:val="00EE7184"/>
    <w:rsid w:val="00EF0548"/>
    <w:rsid w:val="00EF080D"/>
    <w:rsid w:val="00EF1E89"/>
    <w:rsid w:val="00EF2645"/>
    <w:rsid w:val="00EF453B"/>
    <w:rsid w:val="00EF61EF"/>
    <w:rsid w:val="00EF64B4"/>
    <w:rsid w:val="00EF665B"/>
    <w:rsid w:val="00EF6D82"/>
    <w:rsid w:val="00F00548"/>
    <w:rsid w:val="00F01605"/>
    <w:rsid w:val="00F0266E"/>
    <w:rsid w:val="00F0268E"/>
    <w:rsid w:val="00F02FF5"/>
    <w:rsid w:val="00F0330F"/>
    <w:rsid w:val="00F03EFE"/>
    <w:rsid w:val="00F05739"/>
    <w:rsid w:val="00F05E1B"/>
    <w:rsid w:val="00F06188"/>
    <w:rsid w:val="00F06A59"/>
    <w:rsid w:val="00F06E14"/>
    <w:rsid w:val="00F070E4"/>
    <w:rsid w:val="00F10A7D"/>
    <w:rsid w:val="00F116A8"/>
    <w:rsid w:val="00F11C45"/>
    <w:rsid w:val="00F11F36"/>
    <w:rsid w:val="00F13221"/>
    <w:rsid w:val="00F14EEF"/>
    <w:rsid w:val="00F152CC"/>
    <w:rsid w:val="00F15F12"/>
    <w:rsid w:val="00F17998"/>
    <w:rsid w:val="00F17C26"/>
    <w:rsid w:val="00F20334"/>
    <w:rsid w:val="00F21EEB"/>
    <w:rsid w:val="00F258B6"/>
    <w:rsid w:val="00F25C70"/>
    <w:rsid w:val="00F300A0"/>
    <w:rsid w:val="00F31A0E"/>
    <w:rsid w:val="00F330D7"/>
    <w:rsid w:val="00F36F6D"/>
    <w:rsid w:val="00F36F7D"/>
    <w:rsid w:val="00F40CA0"/>
    <w:rsid w:val="00F41927"/>
    <w:rsid w:val="00F41AC4"/>
    <w:rsid w:val="00F43896"/>
    <w:rsid w:val="00F44352"/>
    <w:rsid w:val="00F44C74"/>
    <w:rsid w:val="00F45CCA"/>
    <w:rsid w:val="00F4627B"/>
    <w:rsid w:val="00F46BF1"/>
    <w:rsid w:val="00F47666"/>
    <w:rsid w:val="00F51557"/>
    <w:rsid w:val="00F53F58"/>
    <w:rsid w:val="00F54590"/>
    <w:rsid w:val="00F5566E"/>
    <w:rsid w:val="00F55C50"/>
    <w:rsid w:val="00F57C62"/>
    <w:rsid w:val="00F6039F"/>
    <w:rsid w:val="00F6098C"/>
    <w:rsid w:val="00F60D50"/>
    <w:rsid w:val="00F62689"/>
    <w:rsid w:val="00F62B31"/>
    <w:rsid w:val="00F63462"/>
    <w:rsid w:val="00F63D7E"/>
    <w:rsid w:val="00F6503E"/>
    <w:rsid w:val="00F655D4"/>
    <w:rsid w:val="00F6702F"/>
    <w:rsid w:val="00F7177D"/>
    <w:rsid w:val="00F71C41"/>
    <w:rsid w:val="00F72A6D"/>
    <w:rsid w:val="00F7536E"/>
    <w:rsid w:val="00F75DE8"/>
    <w:rsid w:val="00F7753A"/>
    <w:rsid w:val="00F77E01"/>
    <w:rsid w:val="00F801F7"/>
    <w:rsid w:val="00F80FE3"/>
    <w:rsid w:val="00F81E77"/>
    <w:rsid w:val="00F82311"/>
    <w:rsid w:val="00F82DC9"/>
    <w:rsid w:val="00F82E45"/>
    <w:rsid w:val="00F831BA"/>
    <w:rsid w:val="00F8378D"/>
    <w:rsid w:val="00F869FA"/>
    <w:rsid w:val="00F91DF1"/>
    <w:rsid w:val="00F92800"/>
    <w:rsid w:val="00F9331D"/>
    <w:rsid w:val="00F94071"/>
    <w:rsid w:val="00F94596"/>
    <w:rsid w:val="00F95342"/>
    <w:rsid w:val="00F958B9"/>
    <w:rsid w:val="00F96483"/>
    <w:rsid w:val="00F96858"/>
    <w:rsid w:val="00F96B2C"/>
    <w:rsid w:val="00F970D2"/>
    <w:rsid w:val="00F97564"/>
    <w:rsid w:val="00FA07FE"/>
    <w:rsid w:val="00FA082D"/>
    <w:rsid w:val="00FA1ACF"/>
    <w:rsid w:val="00FA20A3"/>
    <w:rsid w:val="00FA24ED"/>
    <w:rsid w:val="00FA288E"/>
    <w:rsid w:val="00FA3623"/>
    <w:rsid w:val="00FA42A2"/>
    <w:rsid w:val="00FA4CC2"/>
    <w:rsid w:val="00FA6425"/>
    <w:rsid w:val="00FA6B29"/>
    <w:rsid w:val="00FA7DAF"/>
    <w:rsid w:val="00FB1865"/>
    <w:rsid w:val="00FB2B8C"/>
    <w:rsid w:val="00FB3F1E"/>
    <w:rsid w:val="00FB4658"/>
    <w:rsid w:val="00FB4D80"/>
    <w:rsid w:val="00FB5571"/>
    <w:rsid w:val="00FB74CC"/>
    <w:rsid w:val="00FB774F"/>
    <w:rsid w:val="00FB7A70"/>
    <w:rsid w:val="00FC0B8F"/>
    <w:rsid w:val="00FC1073"/>
    <w:rsid w:val="00FC18EC"/>
    <w:rsid w:val="00FC1D4D"/>
    <w:rsid w:val="00FC21B6"/>
    <w:rsid w:val="00FC3FD7"/>
    <w:rsid w:val="00FC3FF6"/>
    <w:rsid w:val="00FC557B"/>
    <w:rsid w:val="00FC62E6"/>
    <w:rsid w:val="00FC67BE"/>
    <w:rsid w:val="00FC7665"/>
    <w:rsid w:val="00FC7E94"/>
    <w:rsid w:val="00FC7F8B"/>
    <w:rsid w:val="00FD020E"/>
    <w:rsid w:val="00FD157D"/>
    <w:rsid w:val="00FD1CF4"/>
    <w:rsid w:val="00FD1E32"/>
    <w:rsid w:val="00FD2685"/>
    <w:rsid w:val="00FD332B"/>
    <w:rsid w:val="00FD3585"/>
    <w:rsid w:val="00FD3AC4"/>
    <w:rsid w:val="00FD3E84"/>
    <w:rsid w:val="00FD435E"/>
    <w:rsid w:val="00FD512D"/>
    <w:rsid w:val="00FD552E"/>
    <w:rsid w:val="00FD6BFA"/>
    <w:rsid w:val="00FD7F83"/>
    <w:rsid w:val="00FE01F5"/>
    <w:rsid w:val="00FE083C"/>
    <w:rsid w:val="00FE0C7D"/>
    <w:rsid w:val="00FE3524"/>
    <w:rsid w:val="00FE554A"/>
    <w:rsid w:val="00FE56AB"/>
    <w:rsid w:val="00FF0162"/>
    <w:rsid w:val="00FF03B0"/>
    <w:rsid w:val="00FF1E46"/>
    <w:rsid w:val="00FF1EF4"/>
    <w:rsid w:val="00FF209F"/>
    <w:rsid w:val="00FF239E"/>
    <w:rsid w:val="00FF274A"/>
    <w:rsid w:val="00FF3473"/>
    <w:rsid w:val="00FF4511"/>
    <w:rsid w:val="00FF4561"/>
    <w:rsid w:val="00FF4C8D"/>
    <w:rsid w:val="00FF5171"/>
    <w:rsid w:val="00FF5BB2"/>
    <w:rsid w:val="00FF5CF9"/>
    <w:rsid w:val="00FF6ABF"/>
    <w:rsid w:val="0123783D"/>
    <w:rsid w:val="014557C0"/>
    <w:rsid w:val="01572105"/>
    <w:rsid w:val="016A2BA1"/>
    <w:rsid w:val="01934CFB"/>
    <w:rsid w:val="01CA8113"/>
    <w:rsid w:val="01DB9C2D"/>
    <w:rsid w:val="01F33321"/>
    <w:rsid w:val="027DC5AC"/>
    <w:rsid w:val="028EF54D"/>
    <w:rsid w:val="02A6908C"/>
    <w:rsid w:val="02A86113"/>
    <w:rsid w:val="02AB4E6B"/>
    <w:rsid w:val="02C55B14"/>
    <w:rsid w:val="02D221FF"/>
    <w:rsid w:val="02E4162F"/>
    <w:rsid w:val="0312AC74"/>
    <w:rsid w:val="0320DA1F"/>
    <w:rsid w:val="033EC993"/>
    <w:rsid w:val="034392B1"/>
    <w:rsid w:val="035199A0"/>
    <w:rsid w:val="037045C5"/>
    <w:rsid w:val="037F720C"/>
    <w:rsid w:val="038BA2BD"/>
    <w:rsid w:val="03A56087"/>
    <w:rsid w:val="03A92B3F"/>
    <w:rsid w:val="03C2CAF1"/>
    <w:rsid w:val="03D8F1D3"/>
    <w:rsid w:val="03DCFB89"/>
    <w:rsid w:val="03EC2730"/>
    <w:rsid w:val="041D675D"/>
    <w:rsid w:val="043D9A3F"/>
    <w:rsid w:val="0454903C"/>
    <w:rsid w:val="04A82D80"/>
    <w:rsid w:val="04B51ACE"/>
    <w:rsid w:val="04DF42ED"/>
    <w:rsid w:val="04EB4FF3"/>
    <w:rsid w:val="05203822"/>
    <w:rsid w:val="05456C72"/>
    <w:rsid w:val="0555D1A8"/>
    <w:rsid w:val="0568F901"/>
    <w:rsid w:val="05A4D483"/>
    <w:rsid w:val="05C7C85D"/>
    <w:rsid w:val="05CD895B"/>
    <w:rsid w:val="05E34708"/>
    <w:rsid w:val="05EBB42D"/>
    <w:rsid w:val="061D1A5B"/>
    <w:rsid w:val="066428A4"/>
    <w:rsid w:val="0674978B"/>
    <w:rsid w:val="06B64A14"/>
    <w:rsid w:val="06BFC18E"/>
    <w:rsid w:val="06D81C1C"/>
    <w:rsid w:val="06DC9CF4"/>
    <w:rsid w:val="07162B89"/>
    <w:rsid w:val="0725B15E"/>
    <w:rsid w:val="076CAD30"/>
    <w:rsid w:val="07A68F48"/>
    <w:rsid w:val="081242B3"/>
    <w:rsid w:val="08A70B50"/>
    <w:rsid w:val="09088108"/>
    <w:rsid w:val="091C10DA"/>
    <w:rsid w:val="094F5D7E"/>
    <w:rsid w:val="09A46281"/>
    <w:rsid w:val="09CDC6B1"/>
    <w:rsid w:val="0A0B3D4F"/>
    <w:rsid w:val="0A2B358D"/>
    <w:rsid w:val="0A3CE9CA"/>
    <w:rsid w:val="0A8287CC"/>
    <w:rsid w:val="0A89F630"/>
    <w:rsid w:val="0A8D1617"/>
    <w:rsid w:val="0A9DF2C5"/>
    <w:rsid w:val="0ADA597B"/>
    <w:rsid w:val="0AE1F555"/>
    <w:rsid w:val="0B2E2794"/>
    <w:rsid w:val="0B3EF2B4"/>
    <w:rsid w:val="0B5F4A3F"/>
    <w:rsid w:val="0B7DAE04"/>
    <w:rsid w:val="0BA97ADA"/>
    <w:rsid w:val="0BBF8842"/>
    <w:rsid w:val="0BC9502C"/>
    <w:rsid w:val="0BDBF31F"/>
    <w:rsid w:val="0C0054C4"/>
    <w:rsid w:val="0C18C300"/>
    <w:rsid w:val="0C62B6CB"/>
    <w:rsid w:val="0C6B7CEF"/>
    <w:rsid w:val="0C72829D"/>
    <w:rsid w:val="0C7D4063"/>
    <w:rsid w:val="0C82E6AA"/>
    <w:rsid w:val="0CD335F1"/>
    <w:rsid w:val="0CDB76F0"/>
    <w:rsid w:val="0CDC3E9D"/>
    <w:rsid w:val="0CF90FD1"/>
    <w:rsid w:val="0D2FCDD3"/>
    <w:rsid w:val="0D3CC07E"/>
    <w:rsid w:val="0D560785"/>
    <w:rsid w:val="0DA8413C"/>
    <w:rsid w:val="0DB220F1"/>
    <w:rsid w:val="0DC5CB49"/>
    <w:rsid w:val="0DE0E6B3"/>
    <w:rsid w:val="0DE21260"/>
    <w:rsid w:val="0DE2C212"/>
    <w:rsid w:val="0DF24C4C"/>
    <w:rsid w:val="0DFA792B"/>
    <w:rsid w:val="0E251F08"/>
    <w:rsid w:val="0E2F639C"/>
    <w:rsid w:val="0E3B12FB"/>
    <w:rsid w:val="0F260561"/>
    <w:rsid w:val="0F3E6315"/>
    <w:rsid w:val="0F4CD83A"/>
    <w:rsid w:val="0F59B7F9"/>
    <w:rsid w:val="0F5E46B7"/>
    <w:rsid w:val="0F763C5C"/>
    <w:rsid w:val="0F7E8A43"/>
    <w:rsid w:val="0F896E53"/>
    <w:rsid w:val="0F910285"/>
    <w:rsid w:val="0F9AB3DE"/>
    <w:rsid w:val="0FA5F0E5"/>
    <w:rsid w:val="0FC4F5A2"/>
    <w:rsid w:val="0FD09AD6"/>
    <w:rsid w:val="0FE16D2A"/>
    <w:rsid w:val="0FFA18EF"/>
    <w:rsid w:val="10447365"/>
    <w:rsid w:val="106E1AD8"/>
    <w:rsid w:val="108189B9"/>
    <w:rsid w:val="108E9C33"/>
    <w:rsid w:val="1099B151"/>
    <w:rsid w:val="10EB92C6"/>
    <w:rsid w:val="110D6C6C"/>
    <w:rsid w:val="112686A8"/>
    <w:rsid w:val="112A7707"/>
    <w:rsid w:val="114243DB"/>
    <w:rsid w:val="114A8BA4"/>
    <w:rsid w:val="11514797"/>
    <w:rsid w:val="1170F7D6"/>
    <w:rsid w:val="11945D92"/>
    <w:rsid w:val="11D11E11"/>
    <w:rsid w:val="11D9F299"/>
    <w:rsid w:val="11DC362F"/>
    <w:rsid w:val="120FC43A"/>
    <w:rsid w:val="122850C9"/>
    <w:rsid w:val="125AA539"/>
    <w:rsid w:val="1279D2EE"/>
    <w:rsid w:val="12BA4E43"/>
    <w:rsid w:val="12E2CE31"/>
    <w:rsid w:val="12FC5301"/>
    <w:rsid w:val="132CD4FD"/>
    <w:rsid w:val="135A023E"/>
    <w:rsid w:val="137CCB76"/>
    <w:rsid w:val="13A8F9DF"/>
    <w:rsid w:val="13B53010"/>
    <w:rsid w:val="13DD5AFB"/>
    <w:rsid w:val="13E5065A"/>
    <w:rsid w:val="13EF1AFB"/>
    <w:rsid w:val="13F07AAC"/>
    <w:rsid w:val="13FBDAF5"/>
    <w:rsid w:val="14170F56"/>
    <w:rsid w:val="14371C48"/>
    <w:rsid w:val="144568A8"/>
    <w:rsid w:val="15053578"/>
    <w:rsid w:val="150C1020"/>
    <w:rsid w:val="1511AB63"/>
    <w:rsid w:val="15122DA4"/>
    <w:rsid w:val="1514B4C1"/>
    <w:rsid w:val="1522400A"/>
    <w:rsid w:val="1522D13B"/>
    <w:rsid w:val="1524E836"/>
    <w:rsid w:val="155178D6"/>
    <w:rsid w:val="15540A8F"/>
    <w:rsid w:val="15AAF3D3"/>
    <w:rsid w:val="15E19880"/>
    <w:rsid w:val="15E87DA3"/>
    <w:rsid w:val="1650103B"/>
    <w:rsid w:val="16636879"/>
    <w:rsid w:val="168263F1"/>
    <w:rsid w:val="169F4736"/>
    <w:rsid w:val="16AB7EF3"/>
    <w:rsid w:val="16BA846A"/>
    <w:rsid w:val="16D1E9ED"/>
    <w:rsid w:val="16D33ED3"/>
    <w:rsid w:val="16DBED21"/>
    <w:rsid w:val="16E3AE06"/>
    <w:rsid w:val="179FEF5C"/>
    <w:rsid w:val="17A26660"/>
    <w:rsid w:val="17BC76A9"/>
    <w:rsid w:val="17EBC884"/>
    <w:rsid w:val="17F99ED9"/>
    <w:rsid w:val="18279CB5"/>
    <w:rsid w:val="185C0A42"/>
    <w:rsid w:val="188A6C6E"/>
    <w:rsid w:val="18A75B0F"/>
    <w:rsid w:val="19025356"/>
    <w:rsid w:val="191ACA0A"/>
    <w:rsid w:val="1931DB12"/>
    <w:rsid w:val="194C0F75"/>
    <w:rsid w:val="195571EA"/>
    <w:rsid w:val="1968D4AD"/>
    <w:rsid w:val="197C1A53"/>
    <w:rsid w:val="1993728C"/>
    <w:rsid w:val="19E639D5"/>
    <w:rsid w:val="1A18732E"/>
    <w:rsid w:val="1A1DE300"/>
    <w:rsid w:val="1A55A5B9"/>
    <w:rsid w:val="1A8FB08A"/>
    <w:rsid w:val="1A929C71"/>
    <w:rsid w:val="1A965671"/>
    <w:rsid w:val="1A9F5AD9"/>
    <w:rsid w:val="1AC30618"/>
    <w:rsid w:val="1AC75D73"/>
    <w:rsid w:val="1ACACAC7"/>
    <w:rsid w:val="1ACF3CBB"/>
    <w:rsid w:val="1ADA9CB3"/>
    <w:rsid w:val="1AE8F6EA"/>
    <w:rsid w:val="1AE9FE39"/>
    <w:rsid w:val="1AEB11AD"/>
    <w:rsid w:val="1AF7BD92"/>
    <w:rsid w:val="1B132D8B"/>
    <w:rsid w:val="1B3D76B7"/>
    <w:rsid w:val="1B4127D1"/>
    <w:rsid w:val="1B47B489"/>
    <w:rsid w:val="1B7B6920"/>
    <w:rsid w:val="1BA48559"/>
    <w:rsid w:val="1BA8BEA4"/>
    <w:rsid w:val="1BC479E2"/>
    <w:rsid w:val="1BD72A09"/>
    <w:rsid w:val="1BED358B"/>
    <w:rsid w:val="1C1405C6"/>
    <w:rsid w:val="1C4DA5CB"/>
    <w:rsid w:val="1C5CF692"/>
    <w:rsid w:val="1C82897F"/>
    <w:rsid w:val="1CE247D3"/>
    <w:rsid w:val="1D1D0755"/>
    <w:rsid w:val="1D963284"/>
    <w:rsid w:val="1DB778C4"/>
    <w:rsid w:val="1DE4466C"/>
    <w:rsid w:val="1DF53DCA"/>
    <w:rsid w:val="1E0CEB26"/>
    <w:rsid w:val="1E279061"/>
    <w:rsid w:val="1E54432D"/>
    <w:rsid w:val="1E830F99"/>
    <w:rsid w:val="1EA8EACD"/>
    <w:rsid w:val="1EC82CB1"/>
    <w:rsid w:val="1ED1ABFD"/>
    <w:rsid w:val="1ED8FAA9"/>
    <w:rsid w:val="1F2FDEBA"/>
    <w:rsid w:val="1F367E03"/>
    <w:rsid w:val="1F4F2F53"/>
    <w:rsid w:val="1F87EC6A"/>
    <w:rsid w:val="1F941EAB"/>
    <w:rsid w:val="1FACB6F9"/>
    <w:rsid w:val="1FADEBC5"/>
    <w:rsid w:val="1FC3B3FB"/>
    <w:rsid w:val="1FFFFF8A"/>
    <w:rsid w:val="202BA147"/>
    <w:rsid w:val="202D1526"/>
    <w:rsid w:val="20351E6E"/>
    <w:rsid w:val="204BFC93"/>
    <w:rsid w:val="2066E151"/>
    <w:rsid w:val="208DD0B6"/>
    <w:rsid w:val="20932590"/>
    <w:rsid w:val="20C462C1"/>
    <w:rsid w:val="20CCCB20"/>
    <w:rsid w:val="20E0870A"/>
    <w:rsid w:val="211586BD"/>
    <w:rsid w:val="2117D6EC"/>
    <w:rsid w:val="2127F81A"/>
    <w:rsid w:val="21305D7C"/>
    <w:rsid w:val="2140C907"/>
    <w:rsid w:val="2172C37B"/>
    <w:rsid w:val="217A9228"/>
    <w:rsid w:val="21AAE5E2"/>
    <w:rsid w:val="21AC36EB"/>
    <w:rsid w:val="21CDF6A3"/>
    <w:rsid w:val="21E16907"/>
    <w:rsid w:val="21E4FA8F"/>
    <w:rsid w:val="21F296A7"/>
    <w:rsid w:val="22053338"/>
    <w:rsid w:val="2227E694"/>
    <w:rsid w:val="222F83E9"/>
    <w:rsid w:val="22505EBD"/>
    <w:rsid w:val="225A18E8"/>
    <w:rsid w:val="2280D456"/>
    <w:rsid w:val="2296DBFC"/>
    <w:rsid w:val="22BCEA84"/>
    <w:rsid w:val="22C1B072"/>
    <w:rsid w:val="23046213"/>
    <w:rsid w:val="230D3970"/>
    <w:rsid w:val="23447BB4"/>
    <w:rsid w:val="235959CB"/>
    <w:rsid w:val="237669A6"/>
    <w:rsid w:val="23966C97"/>
    <w:rsid w:val="23B182BC"/>
    <w:rsid w:val="23B1D1CA"/>
    <w:rsid w:val="23B7BB4E"/>
    <w:rsid w:val="23C91341"/>
    <w:rsid w:val="23DE15DE"/>
    <w:rsid w:val="241A9C75"/>
    <w:rsid w:val="241BDE59"/>
    <w:rsid w:val="244AA4E4"/>
    <w:rsid w:val="246AE701"/>
    <w:rsid w:val="249A57E1"/>
    <w:rsid w:val="249B61A6"/>
    <w:rsid w:val="24ABF567"/>
    <w:rsid w:val="24CBF196"/>
    <w:rsid w:val="24DF69E9"/>
    <w:rsid w:val="24E8D079"/>
    <w:rsid w:val="251CBC4D"/>
    <w:rsid w:val="25200A58"/>
    <w:rsid w:val="253947FD"/>
    <w:rsid w:val="2546F336"/>
    <w:rsid w:val="254C4D26"/>
    <w:rsid w:val="2555C048"/>
    <w:rsid w:val="255AE4E3"/>
    <w:rsid w:val="256FD480"/>
    <w:rsid w:val="25B902F5"/>
    <w:rsid w:val="25D00D50"/>
    <w:rsid w:val="25EF670D"/>
    <w:rsid w:val="265F31F0"/>
    <w:rsid w:val="26709D39"/>
    <w:rsid w:val="26B25C2D"/>
    <w:rsid w:val="26D20D6F"/>
    <w:rsid w:val="26D23154"/>
    <w:rsid w:val="27085EC7"/>
    <w:rsid w:val="27360A4F"/>
    <w:rsid w:val="274676EE"/>
    <w:rsid w:val="276E98DD"/>
    <w:rsid w:val="2771524F"/>
    <w:rsid w:val="277B4910"/>
    <w:rsid w:val="2782BB54"/>
    <w:rsid w:val="278F9F3F"/>
    <w:rsid w:val="27907131"/>
    <w:rsid w:val="27D9F88F"/>
    <w:rsid w:val="27F8C158"/>
    <w:rsid w:val="28006FA6"/>
    <w:rsid w:val="280DF2BA"/>
    <w:rsid w:val="2846E2C4"/>
    <w:rsid w:val="28553383"/>
    <w:rsid w:val="287B01F7"/>
    <w:rsid w:val="28A23A3D"/>
    <w:rsid w:val="28AA30E7"/>
    <w:rsid w:val="28E14829"/>
    <w:rsid w:val="29027580"/>
    <w:rsid w:val="2913806B"/>
    <w:rsid w:val="2914298B"/>
    <w:rsid w:val="291A1005"/>
    <w:rsid w:val="2931DF06"/>
    <w:rsid w:val="2955929E"/>
    <w:rsid w:val="295C4571"/>
    <w:rsid w:val="29625FAB"/>
    <w:rsid w:val="299DE7EE"/>
    <w:rsid w:val="29AF2FD1"/>
    <w:rsid w:val="29BA12CC"/>
    <w:rsid w:val="29CAE708"/>
    <w:rsid w:val="29E635EF"/>
    <w:rsid w:val="2A07974F"/>
    <w:rsid w:val="2A140624"/>
    <w:rsid w:val="2A18780E"/>
    <w:rsid w:val="2A622376"/>
    <w:rsid w:val="2A79E2FC"/>
    <w:rsid w:val="2AE3CD15"/>
    <w:rsid w:val="2AEF55E6"/>
    <w:rsid w:val="2AF877AA"/>
    <w:rsid w:val="2B4531FA"/>
    <w:rsid w:val="2B482813"/>
    <w:rsid w:val="2B59CD1D"/>
    <w:rsid w:val="2B75E6ED"/>
    <w:rsid w:val="2B7C067E"/>
    <w:rsid w:val="2B9CC96E"/>
    <w:rsid w:val="2BB20A85"/>
    <w:rsid w:val="2BB3D651"/>
    <w:rsid w:val="2BC81F93"/>
    <w:rsid w:val="2BCB2DD8"/>
    <w:rsid w:val="2BE53C74"/>
    <w:rsid w:val="2BE94BC0"/>
    <w:rsid w:val="2C3DEA79"/>
    <w:rsid w:val="2C3E1F36"/>
    <w:rsid w:val="2C3F3879"/>
    <w:rsid w:val="2C4D13D0"/>
    <w:rsid w:val="2C5BB73D"/>
    <w:rsid w:val="2C949CCD"/>
    <w:rsid w:val="2C953887"/>
    <w:rsid w:val="2C9770E0"/>
    <w:rsid w:val="2CC0D893"/>
    <w:rsid w:val="2CE55FFD"/>
    <w:rsid w:val="2CEC69E6"/>
    <w:rsid w:val="2D272C41"/>
    <w:rsid w:val="2D3C71AD"/>
    <w:rsid w:val="2D50CF43"/>
    <w:rsid w:val="2D531805"/>
    <w:rsid w:val="2D57DACF"/>
    <w:rsid w:val="2D6FECAA"/>
    <w:rsid w:val="2D8481F3"/>
    <w:rsid w:val="2DFC5706"/>
    <w:rsid w:val="2DFC768B"/>
    <w:rsid w:val="2E1DDFE1"/>
    <w:rsid w:val="2E2FDAE2"/>
    <w:rsid w:val="2E3CC044"/>
    <w:rsid w:val="2E5693B5"/>
    <w:rsid w:val="2E687AFA"/>
    <w:rsid w:val="2E6ADE07"/>
    <w:rsid w:val="2E8EE716"/>
    <w:rsid w:val="2E9A8142"/>
    <w:rsid w:val="2E9C4140"/>
    <w:rsid w:val="2EA2CE94"/>
    <w:rsid w:val="2EBC3155"/>
    <w:rsid w:val="2F20A46B"/>
    <w:rsid w:val="2F308F64"/>
    <w:rsid w:val="2F5483D1"/>
    <w:rsid w:val="2F63C0BC"/>
    <w:rsid w:val="2F856023"/>
    <w:rsid w:val="2F86AAC2"/>
    <w:rsid w:val="2F9EDC2C"/>
    <w:rsid w:val="2FA6F700"/>
    <w:rsid w:val="2FB67527"/>
    <w:rsid w:val="2FD9EE2D"/>
    <w:rsid w:val="30152897"/>
    <w:rsid w:val="3018E2B1"/>
    <w:rsid w:val="3021C983"/>
    <w:rsid w:val="303C6935"/>
    <w:rsid w:val="304D2B62"/>
    <w:rsid w:val="308496A8"/>
    <w:rsid w:val="309E2434"/>
    <w:rsid w:val="30ADC48E"/>
    <w:rsid w:val="30E078D1"/>
    <w:rsid w:val="30E38364"/>
    <w:rsid w:val="30F08A7E"/>
    <w:rsid w:val="310219A9"/>
    <w:rsid w:val="312B750C"/>
    <w:rsid w:val="313364A5"/>
    <w:rsid w:val="3198284A"/>
    <w:rsid w:val="31A48230"/>
    <w:rsid w:val="31AF8DAD"/>
    <w:rsid w:val="31EA6C55"/>
    <w:rsid w:val="31F84142"/>
    <w:rsid w:val="321144E7"/>
    <w:rsid w:val="32A3D7AD"/>
    <w:rsid w:val="32A9DCD0"/>
    <w:rsid w:val="32D3485D"/>
    <w:rsid w:val="3307D16E"/>
    <w:rsid w:val="333F8E07"/>
    <w:rsid w:val="3346071C"/>
    <w:rsid w:val="33590E7A"/>
    <w:rsid w:val="337F25F8"/>
    <w:rsid w:val="339547F3"/>
    <w:rsid w:val="33AD1E3B"/>
    <w:rsid w:val="33C06786"/>
    <w:rsid w:val="33D48FA5"/>
    <w:rsid w:val="33DBE9AF"/>
    <w:rsid w:val="33FA4167"/>
    <w:rsid w:val="3412E328"/>
    <w:rsid w:val="3416555D"/>
    <w:rsid w:val="3419A074"/>
    <w:rsid w:val="34495793"/>
    <w:rsid w:val="3449BBAA"/>
    <w:rsid w:val="3490EDD0"/>
    <w:rsid w:val="34919ED3"/>
    <w:rsid w:val="34BA793E"/>
    <w:rsid w:val="34CB6D4E"/>
    <w:rsid w:val="34CDF79F"/>
    <w:rsid w:val="350B299D"/>
    <w:rsid w:val="351BD37E"/>
    <w:rsid w:val="35225B6E"/>
    <w:rsid w:val="355BD22B"/>
    <w:rsid w:val="3568214F"/>
    <w:rsid w:val="3568458E"/>
    <w:rsid w:val="3582064B"/>
    <w:rsid w:val="3590202A"/>
    <w:rsid w:val="35D99D4D"/>
    <w:rsid w:val="35EEB00D"/>
    <w:rsid w:val="36133BD9"/>
    <w:rsid w:val="361F9D9E"/>
    <w:rsid w:val="363D92BE"/>
    <w:rsid w:val="3648DE58"/>
    <w:rsid w:val="365334F4"/>
    <w:rsid w:val="3655D646"/>
    <w:rsid w:val="3657579D"/>
    <w:rsid w:val="36657D6E"/>
    <w:rsid w:val="36831D55"/>
    <w:rsid w:val="3689DC1F"/>
    <w:rsid w:val="36970C8A"/>
    <w:rsid w:val="36BD392C"/>
    <w:rsid w:val="36DC0BBF"/>
    <w:rsid w:val="36FF063E"/>
    <w:rsid w:val="370524BF"/>
    <w:rsid w:val="371B947F"/>
    <w:rsid w:val="37219160"/>
    <w:rsid w:val="3738AC0C"/>
    <w:rsid w:val="3783EAE1"/>
    <w:rsid w:val="37844278"/>
    <w:rsid w:val="37A572D1"/>
    <w:rsid w:val="37B9FF85"/>
    <w:rsid w:val="37C90F8F"/>
    <w:rsid w:val="37FDF4DA"/>
    <w:rsid w:val="38418395"/>
    <w:rsid w:val="387EC270"/>
    <w:rsid w:val="38883017"/>
    <w:rsid w:val="38D32B34"/>
    <w:rsid w:val="38D82395"/>
    <w:rsid w:val="38E12112"/>
    <w:rsid w:val="38F3AA16"/>
    <w:rsid w:val="392DE770"/>
    <w:rsid w:val="393DF3B2"/>
    <w:rsid w:val="39494955"/>
    <w:rsid w:val="394BF1BA"/>
    <w:rsid w:val="396CB1EF"/>
    <w:rsid w:val="397753D0"/>
    <w:rsid w:val="3991BB3D"/>
    <w:rsid w:val="399BA2D3"/>
    <w:rsid w:val="39CAE4F6"/>
    <w:rsid w:val="39F4B39D"/>
    <w:rsid w:val="3A226916"/>
    <w:rsid w:val="3A2AAAAA"/>
    <w:rsid w:val="3A502071"/>
    <w:rsid w:val="3A89255A"/>
    <w:rsid w:val="3A9947EC"/>
    <w:rsid w:val="3AA202F9"/>
    <w:rsid w:val="3ACD5A65"/>
    <w:rsid w:val="3AD1C36D"/>
    <w:rsid w:val="3AD97ECE"/>
    <w:rsid w:val="3B38900A"/>
    <w:rsid w:val="3B8DB425"/>
    <w:rsid w:val="3B9F8E1C"/>
    <w:rsid w:val="3BA8AD4A"/>
    <w:rsid w:val="3BBB10E4"/>
    <w:rsid w:val="3C21F271"/>
    <w:rsid w:val="3C495D83"/>
    <w:rsid w:val="3C49C816"/>
    <w:rsid w:val="3C79A94E"/>
    <w:rsid w:val="3CA9AAED"/>
    <w:rsid w:val="3CD7DF39"/>
    <w:rsid w:val="3CDD8752"/>
    <w:rsid w:val="3D02357A"/>
    <w:rsid w:val="3D38C448"/>
    <w:rsid w:val="3D8BAE57"/>
    <w:rsid w:val="3DCCBF49"/>
    <w:rsid w:val="3DD496BF"/>
    <w:rsid w:val="3DDA03A0"/>
    <w:rsid w:val="3DEE0A0A"/>
    <w:rsid w:val="3E474D1D"/>
    <w:rsid w:val="3E5D643A"/>
    <w:rsid w:val="3E65D4FD"/>
    <w:rsid w:val="3E7E4B6D"/>
    <w:rsid w:val="3EA36B0E"/>
    <w:rsid w:val="3EF3801E"/>
    <w:rsid w:val="3F62FE6F"/>
    <w:rsid w:val="3F77728F"/>
    <w:rsid w:val="3FB4AF4F"/>
    <w:rsid w:val="3FB9B9C5"/>
    <w:rsid w:val="3FF0EE1B"/>
    <w:rsid w:val="402C8D16"/>
    <w:rsid w:val="4030721E"/>
    <w:rsid w:val="403CFC01"/>
    <w:rsid w:val="40463724"/>
    <w:rsid w:val="4052C503"/>
    <w:rsid w:val="405CEA0F"/>
    <w:rsid w:val="406A9BE7"/>
    <w:rsid w:val="4080558A"/>
    <w:rsid w:val="409FD532"/>
    <w:rsid w:val="40BB7A65"/>
    <w:rsid w:val="40D7E32C"/>
    <w:rsid w:val="410338A1"/>
    <w:rsid w:val="4105AAC6"/>
    <w:rsid w:val="4120337B"/>
    <w:rsid w:val="4141C7A1"/>
    <w:rsid w:val="4144E64B"/>
    <w:rsid w:val="4154047D"/>
    <w:rsid w:val="4161503B"/>
    <w:rsid w:val="416E4FF0"/>
    <w:rsid w:val="416E8DD0"/>
    <w:rsid w:val="419586F5"/>
    <w:rsid w:val="419E032E"/>
    <w:rsid w:val="419E96C3"/>
    <w:rsid w:val="41A7C7BD"/>
    <w:rsid w:val="41AD0E11"/>
    <w:rsid w:val="41BD150A"/>
    <w:rsid w:val="41EAAE3D"/>
    <w:rsid w:val="4203B175"/>
    <w:rsid w:val="420E8403"/>
    <w:rsid w:val="4236DD0A"/>
    <w:rsid w:val="4249C524"/>
    <w:rsid w:val="426DD6BA"/>
    <w:rsid w:val="4290951F"/>
    <w:rsid w:val="429B20DC"/>
    <w:rsid w:val="42B53FE9"/>
    <w:rsid w:val="435111D1"/>
    <w:rsid w:val="435EFFA6"/>
    <w:rsid w:val="437043EC"/>
    <w:rsid w:val="438E3975"/>
    <w:rsid w:val="43952A3A"/>
    <w:rsid w:val="43BDB3CF"/>
    <w:rsid w:val="43C7176F"/>
    <w:rsid w:val="43FD2186"/>
    <w:rsid w:val="4405EB7D"/>
    <w:rsid w:val="441C2238"/>
    <w:rsid w:val="441D92FD"/>
    <w:rsid w:val="441F85A9"/>
    <w:rsid w:val="444736AD"/>
    <w:rsid w:val="4463FC14"/>
    <w:rsid w:val="447C30B2"/>
    <w:rsid w:val="4484F03F"/>
    <w:rsid w:val="44B45E88"/>
    <w:rsid w:val="44C130ED"/>
    <w:rsid w:val="44F8C3F9"/>
    <w:rsid w:val="45056B15"/>
    <w:rsid w:val="450F0CFC"/>
    <w:rsid w:val="45283F5A"/>
    <w:rsid w:val="455B0098"/>
    <w:rsid w:val="4581C4E2"/>
    <w:rsid w:val="458F5699"/>
    <w:rsid w:val="45B3CFBE"/>
    <w:rsid w:val="45D19631"/>
    <w:rsid w:val="45D2B97A"/>
    <w:rsid w:val="4607284D"/>
    <w:rsid w:val="464FAA5A"/>
    <w:rsid w:val="46B51877"/>
    <w:rsid w:val="46C439AE"/>
    <w:rsid w:val="46CA4D57"/>
    <w:rsid w:val="46F0A96C"/>
    <w:rsid w:val="46F47469"/>
    <w:rsid w:val="471E3213"/>
    <w:rsid w:val="4721F1E9"/>
    <w:rsid w:val="474655EB"/>
    <w:rsid w:val="474CA265"/>
    <w:rsid w:val="47506060"/>
    <w:rsid w:val="477CE64D"/>
    <w:rsid w:val="477D3A40"/>
    <w:rsid w:val="47BF2585"/>
    <w:rsid w:val="47D05245"/>
    <w:rsid w:val="47D431DC"/>
    <w:rsid w:val="47E6736E"/>
    <w:rsid w:val="47FFF0B4"/>
    <w:rsid w:val="48073C66"/>
    <w:rsid w:val="48331912"/>
    <w:rsid w:val="48B503D1"/>
    <w:rsid w:val="48B84418"/>
    <w:rsid w:val="48CC96B0"/>
    <w:rsid w:val="48D3ED4C"/>
    <w:rsid w:val="48E9D101"/>
    <w:rsid w:val="490F4A92"/>
    <w:rsid w:val="4914966C"/>
    <w:rsid w:val="4914D724"/>
    <w:rsid w:val="4934BD7A"/>
    <w:rsid w:val="4946FA9D"/>
    <w:rsid w:val="496A5D10"/>
    <w:rsid w:val="498AD088"/>
    <w:rsid w:val="49925769"/>
    <w:rsid w:val="49957B16"/>
    <w:rsid w:val="49A91AC1"/>
    <w:rsid w:val="49A94BBB"/>
    <w:rsid w:val="49D3B672"/>
    <w:rsid w:val="4A022984"/>
    <w:rsid w:val="4A2B74E8"/>
    <w:rsid w:val="4A59B99D"/>
    <w:rsid w:val="4A6DC937"/>
    <w:rsid w:val="4A70AB99"/>
    <w:rsid w:val="4AE5FB43"/>
    <w:rsid w:val="4B01E70A"/>
    <w:rsid w:val="4B124146"/>
    <w:rsid w:val="4B1FA36D"/>
    <w:rsid w:val="4B491516"/>
    <w:rsid w:val="4B52FA49"/>
    <w:rsid w:val="4B5690C4"/>
    <w:rsid w:val="4B8EF741"/>
    <w:rsid w:val="4B9474E3"/>
    <w:rsid w:val="4BA8A3B9"/>
    <w:rsid w:val="4BABF8A7"/>
    <w:rsid w:val="4BB1E351"/>
    <w:rsid w:val="4BC98574"/>
    <w:rsid w:val="4BDAFAC0"/>
    <w:rsid w:val="4BF52E97"/>
    <w:rsid w:val="4C2483E6"/>
    <w:rsid w:val="4C457EF9"/>
    <w:rsid w:val="4C4F057E"/>
    <w:rsid w:val="4C772A35"/>
    <w:rsid w:val="4C7C63A2"/>
    <w:rsid w:val="4CA14D34"/>
    <w:rsid w:val="4CC17B5C"/>
    <w:rsid w:val="4CCBF611"/>
    <w:rsid w:val="4CCF7782"/>
    <w:rsid w:val="4CF4A050"/>
    <w:rsid w:val="4D0061F9"/>
    <w:rsid w:val="4DCD7911"/>
    <w:rsid w:val="4DE58F7C"/>
    <w:rsid w:val="4DEA7288"/>
    <w:rsid w:val="4E185B9E"/>
    <w:rsid w:val="4E30A216"/>
    <w:rsid w:val="4E602367"/>
    <w:rsid w:val="4E62F478"/>
    <w:rsid w:val="4E6B0E35"/>
    <w:rsid w:val="4E867A96"/>
    <w:rsid w:val="4E8855E6"/>
    <w:rsid w:val="4E9E8DEB"/>
    <w:rsid w:val="4EB352DB"/>
    <w:rsid w:val="4EB4A4DD"/>
    <w:rsid w:val="4EC2C191"/>
    <w:rsid w:val="4ED1E086"/>
    <w:rsid w:val="4ED3A00D"/>
    <w:rsid w:val="4EE11A68"/>
    <w:rsid w:val="4EE45D75"/>
    <w:rsid w:val="4F1C55CD"/>
    <w:rsid w:val="4F33B4EC"/>
    <w:rsid w:val="4F63E9D2"/>
    <w:rsid w:val="4F7247F1"/>
    <w:rsid w:val="4F7AEAD0"/>
    <w:rsid w:val="4F8B47CF"/>
    <w:rsid w:val="4FB537E9"/>
    <w:rsid w:val="4FBFA994"/>
    <w:rsid w:val="4FDA30D9"/>
    <w:rsid w:val="500A3654"/>
    <w:rsid w:val="5076201F"/>
    <w:rsid w:val="50C9B9BF"/>
    <w:rsid w:val="50CA1E59"/>
    <w:rsid w:val="50ED8EB2"/>
    <w:rsid w:val="50FEEF61"/>
    <w:rsid w:val="51093668"/>
    <w:rsid w:val="515B5534"/>
    <w:rsid w:val="5163F087"/>
    <w:rsid w:val="516C79C6"/>
    <w:rsid w:val="518C426C"/>
    <w:rsid w:val="518DFD7B"/>
    <w:rsid w:val="51BB4ECE"/>
    <w:rsid w:val="51C46FE8"/>
    <w:rsid w:val="51D471C5"/>
    <w:rsid w:val="51DCF460"/>
    <w:rsid w:val="51E4703F"/>
    <w:rsid w:val="51E9ACD7"/>
    <w:rsid w:val="51F7B3BB"/>
    <w:rsid w:val="52039262"/>
    <w:rsid w:val="52222A51"/>
    <w:rsid w:val="52242F87"/>
    <w:rsid w:val="5225EE8A"/>
    <w:rsid w:val="522D07B3"/>
    <w:rsid w:val="52873F70"/>
    <w:rsid w:val="5295197D"/>
    <w:rsid w:val="5299646C"/>
    <w:rsid w:val="52C3AF12"/>
    <w:rsid w:val="52CE6186"/>
    <w:rsid w:val="52D8F5F4"/>
    <w:rsid w:val="52F995B8"/>
    <w:rsid w:val="5301F6AF"/>
    <w:rsid w:val="53328BBC"/>
    <w:rsid w:val="535C8FE0"/>
    <w:rsid w:val="5373D043"/>
    <w:rsid w:val="53781D66"/>
    <w:rsid w:val="5395FDF9"/>
    <w:rsid w:val="539FFCD6"/>
    <w:rsid w:val="53E5E17C"/>
    <w:rsid w:val="53F9B9BE"/>
    <w:rsid w:val="5459D6A1"/>
    <w:rsid w:val="546274E4"/>
    <w:rsid w:val="548C0E53"/>
    <w:rsid w:val="549BFC2D"/>
    <w:rsid w:val="54C7AC45"/>
    <w:rsid w:val="54D13A3E"/>
    <w:rsid w:val="54D8D488"/>
    <w:rsid w:val="54E4F472"/>
    <w:rsid w:val="553C1544"/>
    <w:rsid w:val="55453512"/>
    <w:rsid w:val="554E31B8"/>
    <w:rsid w:val="55611F98"/>
    <w:rsid w:val="55630179"/>
    <w:rsid w:val="5567FAF8"/>
    <w:rsid w:val="55756E61"/>
    <w:rsid w:val="559B5356"/>
    <w:rsid w:val="55A4471A"/>
    <w:rsid w:val="55A95459"/>
    <w:rsid w:val="55C29E26"/>
    <w:rsid w:val="56518D79"/>
    <w:rsid w:val="566BD245"/>
    <w:rsid w:val="56783C0B"/>
    <w:rsid w:val="568693C6"/>
    <w:rsid w:val="56B7DABD"/>
    <w:rsid w:val="56BFFBAC"/>
    <w:rsid w:val="56C4026C"/>
    <w:rsid w:val="56D350DB"/>
    <w:rsid w:val="56E64B88"/>
    <w:rsid w:val="57012F31"/>
    <w:rsid w:val="571AF459"/>
    <w:rsid w:val="57670595"/>
    <w:rsid w:val="578F917D"/>
    <w:rsid w:val="57AE02D0"/>
    <w:rsid w:val="57D09282"/>
    <w:rsid w:val="57D55DCA"/>
    <w:rsid w:val="57F0E19A"/>
    <w:rsid w:val="58149B3F"/>
    <w:rsid w:val="585055DF"/>
    <w:rsid w:val="586C82F4"/>
    <w:rsid w:val="587C0826"/>
    <w:rsid w:val="5885930C"/>
    <w:rsid w:val="58B21373"/>
    <w:rsid w:val="58B856A0"/>
    <w:rsid w:val="58C52E82"/>
    <w:rsid w:val="58ECDD13"/>
    <w:rsid w:val="591A330E"/>
    <w:rsid w:val="5986C7FD"/>
    <w:rsid w:val="599D81EF"/>
    <w:rsid w:val="59DE62C1"/>
    <w:rsid w:val="59E51BB4"/>
    <w:rsid w:val="59FFE846"/>
    <w:rsid w:val="5A0683B1"/>
    <w:rsid w:val="5A670F68"/>
    <w:rsid w:val="5A6A20CA"/>
    <w:rsid w:val="5A7F6CC6"/>
    <w:rsid w:val="5A96903A"/>
    <w:rsid w:val="5AC59477"/>
    <w:rsid w:val="5AEAF1C2"/>
    <w:rsid w:val="5AFFB8C9"/>
    <w:rsid w:val="5B0F142C"/>
    <w:rsid w:val="5B1546EF"/>
    <w:rsid w:val="5B1795A0"/>
    <w:rsid w:val="5B23BB60"/>
    <w:rsid w:val="5B2B7AF1"/>
    <w:rsid w:val="5BD929FC"/>
    <w:rsid w:val="5BFBD44C"/>
    <w:rsid w:val="5BFBE871"/>
    <w:rsid w:val="5C16766E"/>
    <w:rsid w:val="5C1B6614"/>
    <w:rsid w:val="5C214DC3"/>
    <w:rsid w:val="5C287D51"/>
    <w:rsid w:val="5C3A13D2"/>
    <w:rsid w:val="5C5898E4"/>
    <w:rsid w:val="5C64C73E"/>
    <w:rsid w:val="5C64CFBD"/>
    <w:rsid w:val="5C865A1B"/>
    <w:rsid w:val="5CBE6884"/>
    <w:rsid w:val="5CBE6C0F"/>
    <w:rsid w:val="5CC22E56"/>
    <w:rsid w:val="5CF2C000"/>
    <w:rsid w:val="5D09C2BD"/>
    <w:rsid w:val="5D4077EC"/>
    <w:rsid w:val="5DAD6010"/>
    <w:rsid w:val="5DCB321E"/>
    <w:rsid w:val="5DCC1A35"/>
    <w:rsid w:val="5DE0E571"/>
    <w:rsid w:val="5DEB38AE"/>
    <w:rsid w:val="5DF02FC1"/>
    <w:rsid w:val="5DF1D395"/>
    <w:rsid w:val="5DF76663"/>
    <w:rsid w:val="5E02004D"/>
    <w:rsid w:val="5E26753C"/>
    <w:rsid w:val="5E366170"/>
    <w:rsid w:val="5E39978C"/>
    <w:rsid w:val="5E42DBC0"/>
    <w:rsid w:val="5E42EDF0"/>
    <w:rsid w:val="5E49D874"/>
    <w:rsid w:val="5E6A8E9B"/>
    <w:rsid w:val="5E8039F9"/>
    <w:rsid w:val="5EA13803"/>
    <w:rsid w:val="5EA649E4"/>
    <w:rsid w:val="5EBC187E"/>
    <w:rsid w:val="5EC4D407"/>
    <w:rsid w:val="5EC5F5FB"/>
    <w:rsid w:val="5EE6CDE1"/>
    <w:rsid w:val="5F123CDD"/>
    <w:rsid w:val="5F199C2E"/>
    <w:rsid w:val="5F3F7C3E"/>
    <w:rsid w:val="5F63D3D0"/>
    <w:rsid w:val="5F7054E1"/>
    <w:rsid w:val="5F808B3A"/>
    <w:rsid w:val="5FB3002E"/>
    <w:rsid w:val="5FBA4B6C"/>
    <w:rsid w:val="6016EDF6"/>
    <w:rsid w:val="601D3FF4"/>
    <w:rsid w:val="6034CD72"/>
    <w:rsid w:val="607F4B1E"/>
    <w:rsid w:val="60849738"/>
    <w:rsid w:val="60B98C1E"/>
    <w:rsid w:val="61006B9B"/>
    <w:rsid w:val="611A0455"/>
    <w:rsid w:val="6120E7A6"/>
    <w:rsid w:val="612178A5"/>
    <w:rsid w:val="612E87CC"/>
    <w:rsid w:val="614C10FB"/>
    <w:rsid w:val="61860A4F"/>
    <w:rsid w:val="619B11FF"/>
    <w:rsid w:val="61A821AE"/>
    <w:rsid w:val="61AB0C96"/>
    <w:rsid w:val="61ABEE42"/>
    <w:rsid w:val="61B4B485"/>
    <w:rsid w:val="61B6FBAC"/>
    <w:rsid w:val="61C7C170"/>
    <w:rsid w:val="61DA1CEC"/>
    <w:rsid w:val="6205DE25"/>
    <w:rsid w:val="6243C71E"/>
    <w:rsid w:val="6283C49E"/>
    <w:rsid w:val="62904AC6"/>
    <w:rsid w:val="62918E8D"/>
    <w:rsid w:val="62B8B5B4"/>
    <w:rsid w:val="62D8430A"/>
    <w:rsid w:val="62F8B199"/>
    <w:rsid w:val="630517D3"/>
    <w:rsid w:val="631F85AE"/>
    <w:rsid w:val="6327DC9E"/>
    <w:rsid w:val="633E0867"/>
    <w:rsid w:val="636106AB"/>
    <w:rsid w:val="637699F6"/>
    <w:rsid w:val="6379256F"/>
    <w:rsid w:val="63B7AF11"/>
    <w:rsid w:val="63DFDDC3"/>
    <w:rsid w:val="642355E3"/>
    <w:rsid w:val="6436470E"/>
    <w:rsid w:val="6437182F"/>
    <w:rsid w:val="643D293D"/>
    <w:rsid w:val="6444595F"/>
    <w:rsid w:val="644D7621"/>
    <w:rsid w:val="644E1CBB"/>
    <w:rsid w:val="647422DC"/>
    <w:rsid w:val="6479AE94"/>
    <w:rsid w:val="647DEA22"/>
    <w:rsid w:val="64996809"/>
    <w:rsid w:val="64A8429F"/>
    <w:rsid w:val="64B0A173"/>
    <w:rsid w:val="64DBD205"/>
    <w:rsid w:val="64F3CE1D"/>
    <w:rsid w:val="64FB99A6"/>
    <w:rsid w:val="64FDBBAF"/>
    <w:rsid w:val="652C9A79"/>
    <w:rsid w:val="652E808D"/>
    <w:rsid w:val="657878EE"/>
    <w:rsid w:val="65DBDBC6"/>
    <w:rsid w:val="661D360D"/>
    <w:rsid w:val="662DAC63"/>
    <w:rsid w:val="664ED023"/>
    <w:rsid w:val="6652A1D9"/>
    <w:rsid w:val="667706FD"/>
    <w:rsid w:val="66D36CCD"/>
    <w:rsid w:val="66D5EF18"/>
    <w:rsid w:val="66E50A8A"/>
    <w:rsid w:val="66EEBC54"/>
    <w:rsid w:val="66F619C3"/>
    <w:rsid w:val="670A923E"/>
    <w:rsid w:val="675574A3"/>
    <w:rsid w:val="6779334F"/>
    <w:rsid w:val="677BF9C0"/>
    <w:rsid w:val="67E14A36"/>
    <w:rsid w:val="67F261EC"/>
    <w:rsid w:val="680DF807"/>
    <w:rsid w:val="682A3561"/>
    <w:rsid w:val="6833BFE3"/>
    <w:rsid w:val="6840E749"/>
    <w:rsid w:val="68621CE4"/>
    <w:rsid w:val="687E3A12"/>
    <w:rsid w:val="6896DD25"/>
    <w:rsid w:val="68B035D1"/>
    <w:rsid w:val="68B93D6D"/>
    <w:rsid w:val="68E4D8D0"/>
    <w:rsid w:val="68E9F9A6"/>
    <w:rsid w:val="68F72399"/>
    <w:rsid w:val="693292EB"/>
    <w:rsid w:val="696DC422"/>
    <w:rsid w:val="69860490"/>
    <w:rsid w:val="69D0AB43"/>
    <w:rsid w:val="69E09F5C"/>
    <w:rsid w:val="69F1BDBC"/>
    <w:rsid w:val="6A399AF4"/>
    <w:rsid w:val="6A79B007"/>
    <w:rsid w:val="6AD24741"/>
    <w:rsid w:val="6AF723CC"/>
    <w:rsid w:val="6B17F2FD"/>
    <w:rsid w:val="6B1F9B8C"/>
    <w:rsid w:val="6B32A99F"/>
    <w:rsid w:val="6B4030F8"/>
    <w:rsid w:val="6B59A9C1"/>
    <w:rsid w:val="6B5FE34C"/>
    <w:rsid w:val="6B672F8C"/>
    <w:rsid w:val="6B731531"/>
    <w:rsid w:val="6B812560"/>
    <w:rsid w:val="6B9EE2FB"/>
    <w:rsid w:val="6BABC1CC"/>
    <w:rsid w:val="6BAD20D5"/>
    <w:rsid w:val="6BC13C69"/>
    <w:rsid w:val="6BCFA56E"/>
    <w:rsid w:val="6BCFABDC"/>
    <w:rsid w:val="6BD4714E"/>
    <w:rsid w:val="6BF67738"/>
    <w:rsid w:val="6BFB2C34"/>
    <w:rsid w:val="6C40E4E6"/>
    <w:rsid w:val="6C4DC9D0"/>
    <w:rsid w:val="6C62E28A"/>
    <w:rsid w:val="6C7A3345"/>
    <w:rsid w:val="6CB8FCBA"/>
    <w:rsid w:val="6D181E76"/>
    <w:rsid w:val="6D1E5964"/>
    <w:rsid w:val="6D35872F"/>
    <w:rsid w:val="6D64F4AB"/>
    <w:rsid w:val="6DAF4DBF"/>
    <w:rsid w:val="6DDF322C"/>
    <w:rsid w:val="6DF19171"/>
    <w:rsid w:val="6E026502"/>
    <w:rsid w:val="6E0470AB"/>
    <w:rsid w:val="6E0F0BC7"/>
    <w:rsid w:val="6E5362DD"/>
    <w:rsid w:val="6E8295ED"/>
    <w:rsid w:val="6EE1BD69"/>
    <w:rsid w:val="6EEBC6EE"/>
    <w:rsid w:val="6F2E36BE"/>
    <w:rsid w:val="6F3AF171"/>
    <w:rsid w:val="6F519103"/>
    <w:rsid w:val="6F59B868"/>
    <w:rsid w:val="6F8A0046"/>
    <w:rsid w:val="6F922C3E"/>
    <w:rsid w:val="6F9F76C3"/>
    <w:rsid w:val="6FA3F19B"/>
    <w:rsid w:val="6FAEA524"/>
    <w:rsid w:val="6FC671F8"/>
    <w:rsid w:val="6FC8E1CB"/>
    <w:rsid w:val="6FD223EB"/>
    <w:rsid w:val="70090E9A"/>
    <w:rsid w:val="7052448E"/>
    <w:rsid w:val="7066B4F3"/>
    <w:rsid w:val="706A4AD8"/>
    <w:rsid w:val="7077A3E9"/>
    <w:rsid w:val="7088A83C"/>
    <w:rsid w:val="709AD105"/>
    <w:rsid w:val="71124D6E"/>
    <w:rsid w:val="711FB2D7"/>
    <w:rsid w:val="71314A8A"/>
    <w:rsid w:val="7169CB76"/>
    <w:rsid w:val="71852DD8"/>
    <w:rsid w:val="71B6BD98"/>
    <w:rsid w:val="720647F7"/>
    <w:rsid w:val="7233E092"/>
    <w:rsid w:val="725404B0"/>
    <w:rsid w:val="727885E2"/>
    <w:rsid w:val="72831C44"/>
    <w:rsid w:val="728FA91A"/>
    <w:rsid w:val="72CBFCBB"/>
    <w:rsid w:val="72D75B21"/>
    <w:rsid w:val="72DD4E76"/>
    <w:rsid w:val="72F4DE03"/>
    <w:rsid w:val="734778E1"/>
    <w:rsid w:val="734838FD"/>
    <w:rsid w:val="73580BC0"/>
    <w:rsid w:val="73605E1E"/>
    <w:rsid w:val="73667FCF"/>
    <w:rsid w:val="736C2E6C"/>
    <w:rsid w:val="73939CDB"/>
    <w:rsid w:val="73A03CC4"/>
    <w:rsid w:val="73D38AB4"/>
    <w:rsid w:val="73DE0747"/>
    <w:rsid w:val="73E968DA"/>
    <w:rsid w:val="740AF9C3"/>
    <w:rsid w:val="7426BCDF"/>
    <w:rsid w:val="74276413"/>
    <w:rsid w:val="7447DCBF"/>
    <w:rsid w:val="7454BF56"/>
    <w:rsid w:val="748288EB"/>
    <w:rsid w:val="749AD096"/>
    <w:rsid w:val="74D5DF1F"/>
    <w:rsid w:val="74DE443F"/>
    <w:rsid w:val="74F7AB04"/>
    <w:rsid w:val="75011379"/>
    <w:rsid w:val="7515096C"/>
    <w:rsid w:val="7517FB7F"/>
    <w:rsid w:val="753A7390"/>
    <w:rsid w:val="753BDA2B"/>
    <w:rsid w:val="754ECDB2"/>
    <w:rsid w:val="7567C7DA"/>
    <w:rsid w:val="757219D1"/>
    <w:rsid w:val="7585AAF2"/>
    <w:rsid w:val="758F194E"/>
    <w:rsid w:val="7593DD77"/>
    <w:rsid w:val="75B526AA"/>
    <w:rsid w:val="7654E3C6"/>
    <w:rsid w:val="76638715"/>
    <w:rsid w:val="7665ACEB"/>
    <w:rsid w:val="76779AEF"/>
    <w:rsid w:val="76974F29"/>
    <w:rsid w:val="76A6804D"/>
    <w:rsid w:val="76B2266A"/>
    <w:rsid w:val="76ECDCBF"/>
    <w:rsid w:val="77051DE8"/>
    <w:rsid w:val="77532F9B"/>
    <w:rsid w:val="776AAA70"/>
    <w:rsid w:val="77827052"/>
    <w:rsid w:val="77A6C943"/>
    <w:rsid w:val="77AF8D36"/>
    <w:rsid w:val="77E8EC88"/>
    <w:rsid w:val="77F4BCF9"/>
    <w:rsid w:val="780D7332"/>
    <w:rsid w:val="78349A08"/>
    <w:rsid w:val="78478F4A"/>
    <w:rsid w:val="7871D552"/>
    <w:rsid w:val="78A64057"/>
    <w:rsid w:val="78A8054B"/>
    <w:rsid w:val="78C86198"/>
    <w:rsid w:val="78D77DB8"/>
    <w:rsid w:val="78D8D2DE"/>
    <w:rsid w:val="7911DA4F"/>
    <w:rsid w:val="795CFD83"/>
    <w:rsid w:val="797FA391"/>
    <w:rsid w:val="79BBAB25"/>
    <w:rsid w:val="79C04B77"/>
    <w:rsid w:val="79C2D2FE"/>
    <w:rsid w:val="79D7318F"/>
    <w:rsid w:val="79EBCB87"/>
    <w:rsid w:val="7A31E8FF"/>
    <w:rsid w:val="7A46CB14"/>
    <w:rsid w:val="7A51E7DF"/>
    <w:rsid w:val="7A528B5F"/>
    <w:rsid w:val="7A5F141B"/>
    <w:rsid w:val="7A62A186"/>
    <w:rsid w:val="7AA94FCF"/>
    <w:rsid w:val="7AB0FFE4"/>
    <w:rsid w:val="7AB949B7"/>
    <w:rsid w:val="7ABE1C0E"/>
    <w:rsid w:val="7AC934B6"/>
    <w:rsid w:val="7ADBC98D"/>
    <w:rsid w:val="7AFDEC77"/>
    <w:rsid w:val="7B249AB1"/>
    <w:rsid w:val="7B382A2A"/>
    <w:rsid w:val="7B4FFFA1"/>
    <w:rsid w:val="7B7465C4"/>
    <w:rsid w:val="7B934289"/>
    <w:rsid w:val="7BA990FA"/>
    <w:rsid w:val="7BB236B9"/>
    <w:rsid w:val="7BE9D3D8"/>
    <w:rsid w:val="7C4A61A5"/>
    <w:rsid w:val="7CD55C9E"/>
    <w:rsid w:val="7CE08F9B"/>
    <w:rsid w:val="7CED828E"/>
    <w:rsid w:val="7D458565"/>
    <w:rsid w:val="7D5F99C6"/>
    <w:rsid w:val="7D658ED5"/>
    <w:rsid w:val="7D6832BF"/>
    <w:rsid w:val="7D699F5B"/>
    <w:rsid w:val="7D82C8AA"/>
    <w:rsid w:val="7D9B0DF9"/>
    <w:rsid w:val="7DAE7DEF"/>
    <w:rsid w:val="7E4CB433"/>
    <w:rsid w:val="7E5F8C0D"/>
    <w:rsid w:val="7E6BF16E"/>
    <w:rsid w:val="7E6EF967"/>
    <w:rsid w:val="7EBB1494"/>
    <w:rsid w:val="7EBE08EF"/>
    <w:rsid w:val="7EC76632"/>
    <w:rsid w:val="7EDD1EB6"/>
    <w:rsid w:val="7EE3ABBE"/>
    <w:rsid w:val="7F036DB3"/>
    <w:rsid w:val="7F45BFFE"/>
    <w:rsid w:val="7F85ECB9"/>
    <w:rsid w:val="7F8D3430"/>
    <w:rsid w:val="7F9B498E"/>
    <w:rsid w:val="7F9BEB61"/>
    <w:rsid w:val="7FBE61D8"/>
    <w:rsid w:val="7FCDF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19F1C"/>
  <w15:docId w15:val="{FC8EF91B-EDA6-4DA7-9628-129280D4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23CA9"/>
    <w:pPr>
      <w:keepNext/>
      <w:keepLines/>
      <w:spacing w:before="400" w:after="120"/>
      <w:outlineLvl w:val="0"/>
    </w:pPr>
    <w:rPr>
      <w:rFonts w:ascii="Times New Roman" w:hAnsi="Times New Roman"/>
      <w:color w:val="0070C0"/>
      <w:sz w:val="36"/>
      <w:szCs w:val="40"/>
    </w:rPr>
  </w:style>
  <w:style w:type="paragraph" w:styleId="Heading2">
    <w:name w:val="heading 2"/>
    <w:basedOn w:val="Normal"/>
    <w:next w:val="Normal"/>
    <w:uiPriority w:val="9"/>
    <w:unhideWhenUsed/>
    <w:qFormat/>
    <w:rsid w:val="001D5D55"/>
    <w:pPr>
      <w:keepNext/>
      <w:keepLines/>
      <w:spacing w:before="360" w:after="120"/>
      <w:outlineLvl w:val="1"/>
    </w:pPr>
    <w:rPr>
      <w:rFonts w:ascii="Times New Roman" w:hAnsi="Times New Roman"/>
      <w:i/>
      <w:color w:val="595959" w:themeColor="text1" w:themeTint="A6"/>
      <w:sz w:val="32"/>
      <w:szCs w:val="32"/>
    </w:rPr>
  </w:style>
  <w:style w:type="paragraph" w:styleId="Heading3">
    <w:name w:val="heading 3"/>
    <w:basedOn w:val="Normal"/>
    <w:next w:val="Normal"/>
    <w:uiPriority w:val="9"/>
    <w:unhideWhenUsed/>
    <w:qFormat/>
    <w:rsid w:val="001D5D55"/>
    <w:pPr>
      <w:keepNext/>
      <w:keepLines/>
      <w:spacing w:before="320" w:after="80"/>
      <w:outlineLvl w:val="2"/>
    </w:pPr>
    <w:rPr>
      <w:rFonts w:ascii="Times New Roman" w:hAnsi="Times New Roman"/>
      <w:i/>
      <w:color w:val="000000" w:themeColor="text1"/>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410276"/>
  </w:style>
  <w:style w:type="paragraph" w:customStyle="1" w:styleId="EndNoteBibliographyTitle">
    <w:name w:val="EndNote Bibliography Title"/>
    <w:basedOn w:val="Normal"/>
    <w:link w:val="EndNoteBibliographyTitleChar"/>
    <w:rsid w:val="00F62689"/>
    <w:pPr>
      <w:jc w:val="center"/>
    </w:pPr>
    <w:rPr>
      <w:rFonts w:eastAsia="SimSun"/>
      <w:noProof/>
      <w:sz w:val="24"/>
      <w:lang w:val="en-US"/>
    </w:rPr>
  </w:style>
  <w:style w:type="character" w:customStyle="1" w:styleId="EndNoteBibliographyTitleChar">
    <w:name w:val="EndNote Bibliography Title Char"/>
    <w:basedOn w:val="DefaultParagraphFont"/>
    <w:link w:val="EndNoteBibliographyTitle"/>
    <w:rsid w:val="00F62689"/>
    <w:rPr>
      <w:rFonts w:eastAsia="SimSun"/>
      <w:noProof/>
      <w:sz w:val="24"/>
      <w:lang w:val="en-US"/>
    </w:rPr>
  </w:style>
  <w:style w:type="paragraph" w:customStyle="1" w:styleId="EndNoteBibliography">
    <w:name w:val="EndNote Bibliography"/>
    <w:basedOn w:val="Normal"/>
    <w:link w:val="EndNoteBibliographyChar"/>
    <w:rsid w:val="00F62689"/>
    <w:pPr>
      <w:spacing w:line="240" w:lineRule="auto"/>
    </w:pPr>
    <w:rPr>
      <w:rFonts w:eastAsia="SimSun"/>
      <w:noProof/>
      <w:sz w:val="24"/>
      <w:lang w:val="en-US"/>
    </w:rPr>
  </w:style>
  <w:style w:type="character" w:customStyle="1" w:styleId="EndNoteBibliographyChar">
    <w:name w:val="EndNote Bibliography Char"/>
    <w:basedOn w:val="DefaultParagraphFont"/>
    <w:link w:val="EndNoteBibliography"/>
    <w:rsid w:val="00F62689"/>
    <w:rPr>
      <w:rFonts w:eastAsia="SimSun"/>
      <w:noProof/>
      <w:sz w:val="24"/>
      <w:lang w:val="en-US"/>
    </w:rPr>
  </w:style>
  <w:style w:type="character" w:styleId="Hyperlink">
    <w:name w:val="Hyperlink"/>
    <w:basedOn w:val="DefaultParagraphFont"/>
    <w:uiPriority w:val="99"/>
    <w:unhideWhenUsed/>
    <w:rsid w:val="00A80F5D"/>
    <w:rPr>
      <w:color w:val="0000FF" w:themeColor="hyperlink"/>
      <w:u w:val="single"/>
    </w:rPr>
  </w:style>
  <w:style w:type="character" w:styleId="UnresolvedMention">
    <w:name w:val="Unresolved Mention"/>
    <w:basedOn w:val="DefaultParagraphFont"/>
    <w:uiPriority w:val="99"/>
    <w:semiHidden/>
    <w:unhideWhenUsed/>
    <w:rsid w:val="00A80F5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A7811"/>
    <w:rPr>
      <w:b/>
      <w:bCs/>
    </w:rPr>
  </w:style>
  <w:style w:type="character" w:customStyle="1" w:styleId="CommentSubjectChar">
    <w:name w:val="Comment Subject Char"/>
    <w:basedOn w:val="CommentTextChar"/>
    <w:link w:val="CommentSubject"/>
    <w:uiPriority w:val="99"/>
    <w:semiHidden/>
    <w:rsid w:val="000A7811"/>
    <w:rPr>
      <w:b/>
      <w:bCs/>
      <w:sz w:val="20"/>
      <w:szCs w:val="20"/>
    </w:rPr>
  </w:style>
  <w:style w:type="table" w:styleId="TableGrid">
    <w:name w:val="Table Grid"/>
    <w:basedOn w:val="TableNormal"/>
    <w:uiPriority w:val="39"/>
    <w:rsid w:val="009A3E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60A69"/>
    <w:rPr>
      <w:color w:val="800080" w:themeColor="followedHyperlink"/>
      <w:u w:val="single"/>
    </w:rPr>
  </w:style>
  <w:style w:type="paragraph" w:styleId="Revision">
    <w:name w:val="Revision"/>
    <w:hidden/>
    <w:uiPriority w:val="99"/>
    <w:semiHidden/>
    <w:rsid w:val="008E2BEC"/>
    <w:pPr>
      <w:spacing w:line="240" w:lineRule="auto"/>
    </w:pPr>
  </w:style>
  <w:style w:type="paragraph" w:styleId="NormalWeb">
    <w:name w:val="Normal (Web)"/>
    <w:basedOn w:val="Normal"/>
    <w:uiPriority w:val="99"/>
    <w:semiHidden/>
    <w:unhideWhenUsed/>
    <w:rsid w:val="00B261D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D33206"/>
    <w:pPr>
      <w:tabs>
        <w:tab w:val="center" w:pos="4680"/>
        <w:tab w:val="right" w:pos="9360"/>
      </w:tabs>
      <w:spacing w:line="240" w:lineRule="auto"/>
    </w:pPr>
  </w:style>
  <w:style w:type="character" w:customStyle="1" w:styleId="HeaderChar">
    <w:name w:val="Header Char"/>
    <w:basedOn w:val="DefaultParagraphFont"/>
    <w:link w:val="Header"/>
    <w:uiPriority w:val="99"/>
    <w:rsid w:val="00D33206"/>
  </w:style>
  <w:style w:type="paragraph" w:styleId="Footer">
    <w:name w:val="footer"/>
    <w:basedOn w:val="Normal"/>
    <w:link w:val="FooterChar"/>
    <w:uiPriority w:val="99"/>
    <w:unhideWhenUsed/>
    <w:rsid w:val="00D33206"/>
    <w:pPr>
      <w:tabs>
        <w:tab w:val="center" w:pos="4680"/>
        <w:tab w:val="right" w:pos="9360"/>
      </w:tabs>
      <w:spacing w:line="240" w:lineRule="auto"/>
    </w:pPr>
  </w:style>
  <w:style w:type="character" w:customStyle="1" w:styleId="FooterChar">
    <w:name w:val="Footer Char"/>
    <w:basedOn w:val="DefaultParagraphFont"/>
    <w:link w:val="Footer"/>
    <w:uiPriority w:val="99"/>
    <w:rsid w:val="00D3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08490">
      <w:bodyDiv w:val="1"/>
      <w:marLeft w:val="0"/>
      <w:marRight w:val="0"/>
      <w:marTop w:val="0"/>
      <w:marBottom w:val="0"/>
      <w:divBdr>
        <w:top w:val="none" w:sz="0" w:space="0" w:color="auto"/>
        <w:left w:val="none" w:sz="0" w:space="0" w:color="auto"/>
        <w:bottom w:val="none" w:sz="0" w:space="0" w:color="auto"/>
        <w:right w:val="none" w:sz="0" w:space="0" w:color="auto"/>
      </w:divBdr>
    </w:div>
    <w:div w:id="93288816">
      <w:bodyDiv w:val="1"/>
      <w:marLeft w:val="0"/>
      <w:marRight w:val="0"/>
      <w:marTop w:val="0"/>
      <w:marBottom w:val="0"/>
      <w:divBdr>
        <w:top w:val="none" w:sz="0" w:space="0" w:color="auto"/>
        <w:left w:val="none" w:sz="0" w:space="0" w:color="auto"/>
        <w:bottom w:val="none" w:sz="0" w:space="0" w:color="auto"/>
        <w:right w:val="none" w:sz="0" w:space="0" w:color="auto"/>
      </w:divBdr>
    </w:div>
    <w:div w:id="160900357">
      <w:bodyDiv w:val="1"/>
      <w:marLeft w:val="0"/>
      <w:marRight w:val="0"/>
      <w:marTop w:val="0"/>
      <w:marBottom w:val="0"/>
      <w:divBdr>
        <w:top w:val="none" w:sz="0" w:space="0" w:color="auto"/>
        <w:left w:val="none" w:sz="0" w:space="0" w:color="auto"/>
        <w:bottom w:val="none" w:sz="0" w:space="0" w:color="auto"/>
        <w:right w:val="none" w:sz="0" w:space="0" w:color="auto"/>
      </w:divBdr>
    </w:div>
    <w:div w:id="175315158">
      <w:bodyDiv w:val="1"/>
      <w:marLeft w:val="0"/>
      <w:marRight w:val="0"/>
      <w:marTop w:val="0"/>
      <w:marBottom w:val="0"/>
      <w:divBdr>
        <w:top w:val="none" w:sz="0" w:space="0" w:color="auto"/>
        <w:left w:val="none" w:sz="0" w:space="0" w:color="auto"/>
        <w:bottom w:val="none" w:sz="0" w:space="0" w:color="auto"/>
        <w:right w:val="none" w:sz="0" w:space="0" w:color="auto"/>
      </w:divBdr>
    </w:div>
    <w:div w:id="225456715">
      <w:bodyDiv w:val="1"/>
      <w:marLeft w:val="0"/>
      <w:marRight w:val="0"/>
      <w:marTop w:val="0"/>
      <w:marBottom w:val="0"/>
      <w:divBdr>
        <w:top w:val="none" w:sz="0" w:space="0" w:color="auto"/>
        <w:left w:val="none" w:sz="0" w:space="0" w:color="auto"/>
        <w:bottom w:val="none" w:sz="0" w:space="0" w:color="auto"/>
        <w:right w:val="none" w:sz="0" w:space="0" w:color="auto"/>
      </w:divBdr>
    </w:div>
    <w:div w:id="313680379">
      <w:bodyDiv w:val="1"/>
      <w:marLeft w:val="0"/>
      <w:marRight w:val="0"/>
      <w:marTop w:val="0"/>
      <w:marBottom w:val="0"/>
      <w:divBdr>
        <w:top w:val="none" w:sz="0" w:space="0" w:color="auto"/>
        <w:left w:val="none" w:sz="0" w:space="0" w:color="auto"/>
        <w:bottom w:val="none" w:sz="0" w:space="0" w:color="auto"/>
        <w:right w:val="none" w:sz="0" w:space="0" w:color="auto"/>
      </w:divBdr>
    </w:div>
    <w:div w:id="439955535">
      <w:bodyDiv w:val="1"/>
      <w:marLeft w:val="0"/>
      <w:marRight w:val="0"/>
      <w:marTop w:val="0"/>
      <w:marBottom w:val="0"/>
      <w:divBdr>
        <w:top w:val="none" w:sz="0" w:space="0" w:color="auto"/>
        <w:left w:val="none" w:sz="0" w:space="0" w:color="auto"/>
        <w:bottom w:val="none" w:sz="0" w:space="0" w:color="auto"/>
        <w:right w:val="none" w:sz="0" w:space="0" w:color="auto"/>
      </w:divBdr>
    </w:div>
    <w:div w:id="521168992">
      <w:bodyDiv w:val="1"/>
      <w:marLeft w:val="0"/>
      <w:marRight w:val="0"/>
      <w:marTop w:val="0"/>
      <w:marBottom w:val="0"/>
      <w:divBdr>
        <w:top w:val="none" w:sz="0" w:space="0" w:color="auto"/>
        <w:left w:val="none" w:sz="0" w:space="0" w:color="auto"/>
        <w:bottom w:val="none" w:sz="0" w:space="0" w:color="auto"/>
        <w:right w:val="none" w:sz="0" w:space="0" w:color="auto"/>
      </w:divBdr>
    </w:div>
    <w:div w:id="642193941">
      <w:bodyDiv w:val="1"/>
      <w:marLeft w:val="0"/>
      <w:marRight w:val="0"/>
      <w:marTop w:val="0"/>
      <w:marBottom w:val="0"/>
      <w:divBdr>
        <w:top w:val="none" w:sz="0" w:space="0" w:color="auto"/>
        <w:left w:val="none" w:sz="0" w:space="0" w:color="auto"/>
        <w:bottom w:val="none" w:sz="0" w:space="0" w:color="auto"/>
        <w:right w:val="none" w:sz="0" w:space="0" w:color="auto"/>
      </w:divBdr>
    </w:div>
    <w:div w:id="806699659">
      <w:bodyDiv w:val="1"/>
      <w:marLeft w:val="0"/>
      <w:marRight w:val="0"/>
      <w:marTop w:val="0"/>
      <w:marBottom w:val="0"/>
      <w:divBdr>
        <w:top w:val="none" w:sz="0" w:space="0" w:color="auto"/>
        <w:left w:val="none" w:sz="0" w:space="0" w:color="auto"/>
        <w:bottom w:val="none" w:sz="0" w:space="0" w:color="auto"/>
        <w:right w:val="none" w:sz="0" w:space="0" w:color="auto"/>
      </w:divBdr>
    </w:div>
    <w:div w:id="847868434">
      <w:bodyDiv w:val="1"/>
      <w:marLeft w:val="0"/>
      <w:marRight w:val="0"/>
      <w:marTop w:val="0"/>
      <w:marBottom w:val="0"/>
      <w:divBdr>
        <w:top w:val="none" w:sz="0" w:space="0" w:color="auto"/>
        <w:left w:val="none" w:sz="0" w:space="0" w:color="auto"/>
        <w:bottom w:val="none" w:sz="0" w:space="0" w:color="auto"/>
        <w:right w:val="none" w:sz="0" w:space="0" w:color="auto"/>
      </w:divBdr>
    </w:div>
    <w:div w:id="937980707">
      <w:bodyDiv w:val="1"/>
      <w:marLeft w:val="0"/>
      <w:marRight w:val="0"/>
      <w:marTop w:val="0"/>
      <w:marBottom w:val="0"/>
      <w:divBdr>
        <w:top w:val="none" w:sz="0" w:space="0" w:color="auto"/>
        <w:left w:val="none" w:sz="0" w:space="0" w:color="auto"/>
        <w:bottom w:val="none" w:sz="0" w:space="0" w:color="auto"/>
        <w:right w:val="none" w:sz="0" w:space="0" w:color="auto"/>
      </w:divBdr>
    </w:div>
    <w:div w:id="942491721">
      <w:bodyDiv w:val="1"/>
      <w:marLeft w:val="0"/>
      <w:marRight w:val="0"/>
      <w:marTop w:val="0"/>
      <w:marBottom w:val="0"/>
      <w:divBdr>
        <w:top w:val="none" w:sz="0" w:space="0" w:color="auto"/>
        <w:left w:val="none" w:sz="0" w:space="0" w:color="auto"/>
        <w:bottom w:val="none" w:sz="0" w:space="0" w:color="auto"/>
        <w:right w:val="none" w:sz="0" w:space="0" w:color="auto"/>
      </w:divBdr>
    </w:div>
    <w:div w:id="1027871653">
      <w:bodyDiv w:val="1"/>
      <w:marLeft w:val="0"/>
      <w:marRight w:val="0"/>
      <w:marTop w:val="0"/>
      <w:marBottom w:val="0"/>
      <w:divBdr>
        <w:top w:val="none" w:sz="0" w:space="0" w:color="auto"/>
        <w:left w:val="none" w:sz="0" w:space="0" w:color="auto"/>
        <w:bottom w:val="none" w:sz="0" w:space="0" w:color="auto"/>
        <w:right w:val="none" w:sz="0" w:space="0" w:color="auto"/>
      </w:divBdr>
    </w:div>
    <w:div w:id="1140263755">
      <w:bodyDiv w:val="1"/>
      <w:marLeft w:val="0"/>
      <w:marRight w:val="0"/>
      <w:marTop w:val="0"/>
      <w:marBottom w:val="0"/>
      <w:divBdr>
        <w:top w:val="none" w:sz="0" w:space="0" w:color="auto"/>
        <w:left w:val="none" w:sz="0" w:space="0" w:color="auto"/>
        <w:bottom w:val="none" w:sz="0" w:space="0" w:color="auto"/>
        <w:right w:val="none" w:sz="0" w:space="0" w:color="auto"/>
      </w:divBdr>
    </w:div>
    <w:div w:id="1149132200">
      <w:bodyDiv w:val="1"/>
      <w:marLeft w:val="0"/>
      <w:marRight w:val="0"/>
      <w:marTop w:val="0"/>
      <w:marBottom w:val="0"/>
      <w:divBdr>
        <w:top w:val="none" w:sz="0" w:space="0" w:color="auto"/>
        <w:left w:val="none" w:sz="0" w:space="0" w:color="auto"/>
        <w:bottom w:val="none" w:sz="0" w:space="0" w:color="auto"/>
        <w:right w:val="none" w:sz="0" w:space="0" w:color="auto"/>
      </w:divBdr>
    </w:div>
    <w:div w:id="1160973179">
      <w:bodyDiv w:val="1"/>
      <w:marLeft w:val="0"/>
      <w:marRight w:val="0"/>
      <w:marTop w:val="0"/>
      <w:marBottom w:val="0"/>
      <w:divBdr>
        <w:top w:val="none" w:sz="0" w:space="0" w:color="auto"/>
        <w:left w:val="none" w:sz="0" w:space="0" w:color="auto"/>
        <w:bottom w:val="none" w:sz="0" w:space="0" w:color="auto"/>
        <w:right w:val="none" w:sz="0" w:space="0" w:color="auto"/>
      </w:divBdr>
    </w:div>
    <w:div w:id="1176773317">
      <w:bodyDiv w:val="1"/>
      <w:marLeft w:val="0"/>
      <w:marRight w:val="0"/>
      <w:marTop w:val="0"/>
      <w:marBottom w:val="0"/>
      <w:divBdr>
        <w:top w:val="none" w:sz="0" w:space="0" w:color="auto"/>
        <w:left w:val="none" w:sz="0" w:space="0" w:color="auto"/>
        <w:bottom w:val="none" w:sz="0" w:space="0" w:color="auto"/>
        <w:right w:val="none" w:sz="0" w:space="0" w:color="auto"/>
      </w:divBdr>
    </w:div>
    <w:div w:id="1239172363">
      <w:bodyDiv w:val="1"/>
      <w:marLeft w:val="0"/>
      <w:marRight w:val="0"/>
      <w:marTop w:val="0"/>
      <w:marBottom w:val="0"/>
      <w:divBdr>
        <w:top w:val="none" w:sz="0" w:space="0" w:color="auto"/>
        <w:left w:val="none" w:sz="0" w:space="0" w:color="auto"/>
        <w:bottom w:val="none" w:sz="0" w:space="0" w:color="auto"/>
        <w:right w:val="none" w:sz="0" w:space="0" w:color="auto"/>
      </w:divBdr>
    </w:div>
    <w:div w:id="1253275456">
      <w:bodyDiv w:val="1"/>
      <w:marLeft w:val="0"/>
      <w:marRight w:val="0"/>
      <w:marTop w:val="0"/>
      <w:marBottom w:val="0"/>
      <w:divBdr>
        <w:top w:val="none" w:sz="0" w:space="0" w:color="auto"/>
        <w:left w:val="none" w:sz="0" w:space="0" w:color="auto"/>
        <w:bottom w:val="none" w:sz="0" w:space="0" w:color="auto"/>
        <w:right w:val="none" w:sz="0" w:space="0" w:color="auto"/>
      </w:divBdr>
    </w:div>
    <w:div w:id="1298300888">
      <w:bodyDiv w:val="1"/>
      <w:marLeft w:val="0"/>
      <w:marRight w:val="0"/>
      <w:marTop w:val="0"/>
      <w:marBottom w:val="0"/>
      <w:divBdr>
        <w:top w:val="none" w:sz="0" w:space="0" w:color="auto"/>
        <w:left w:val="none" w:sz="0" w:space="0" w:color="auto"/>
        <w:bottom w:val="none" w:sz="0" w:space="0" w:color="auto"/>
        <w:right w:val="none" w:sz="0" w:space="0" w:color="auto"/>
      </w:divBdr>
    </w:div>
    <w:div w:id="1401251563">
      <w:bodyDiv w:val="1"/>
      <w:marLeft w:val="0"/>
      <w:marRight w:val="0"/>
      <w:marTop w:val="0"/>
      <w:marBottom w:val="0"/>
      <w:divBdr>
        <w:top w:val="none" w:sz="0" w:space="0" w:color="auto"/>
        <w:left w:val="none" w:sz="0" w:space="0" w:color="auto"/>
        <w:bottom w:val="none" w:sz="0" w:space="0" w:color="auto"/>
        <w:right w:val="none" w:sz="0" w:space="0" w:color="auto"/>
      </w:divBdr>
    </w:div>
    <w:div w:id="1734501445">
      <w:bodyDiv w:val="1"/>
      <w:marLeft w:val="0"/>
      <w:marRight w:val="0"/>
      <w:marTop w:val="0"/>
      <w:marBottom w:val="0"/>
      <w:divBdr>
        <w:top w:val="none" w:sz="0" w:space="0" w:color="auto"/>
        <w:left w:val="none" w:sz="0" w:space="0" w:color="auto"/>
        <w:bottom w:val="none" w:sz="0" w:space="0" w:color="auto"/>
        <w:right w:val="none" w:sz="0" w:space="0" w:color="auto"/>
      </w:divBdr>
    </w:div>
    <w:div w:id="1809937559">
      <w:bodyDiv w:val="1"/>
      <w:marLeft w:val="0"/>
      <w:marRight w:val="0"/>
      <w:marTop w:val="0"/>
      <w:marBottom w:val="0"/>
      <w:divBdr>
        <w:top w:val="none" w:sz="0" w:space="0" w:color="auto"/>
        <w:left w:val="none" w:sz="0" w:space="0" w:color="auto"/>
        <w:bottom w:val="none" w:sz="0" w:space="0" w:color="auto"/>
        <w:right w:val="none" w:sz="0" w:space="0" w:color="auto"/>
      </w:divBdr>
    </w:div>
    <w:div w:id="1840272406">
      <w:bodyDiv w:val="1"/>
      <w:marLeft w:val="0"/>
      <w:marRight w:val="0"/>
      <w:marTop w:val="0"/>
      <w:marBottom w:val="0"/>
      <w:divBdr>
        <w:top w:val="none" w:sz="0" w:space="0" w:color="auto"/>
        <w:left w:val="none" w:sz="0" w:space="0" w:color="auto"/>
        <w:bottom w:val="none" w:sz="0" w:space="0" w:color="auto"/>
        <w:right w:val="none" w:sz="0" w:space="0" w:color="auto"/>
      </w:divBdr>
    </w:div>
    <w:div w:id="1921940821">
      <w:bodyDiv w:val="1"/>
      <w:marLeft w:val="0"/>
      <w:marRight w:val="0"/>
      <w:marTop w:val="0"/>
      <w:marBottom w:val="0"/>
      <w:divBdr>
        <w:top w:val="none" w:sz="0" w:space="0" w:color="auto"/>
        <w:left w:val="none" w:sz="0" w:space="0" w:color="auto"/>
        <w:bottom w:val="none" w:sz="0" w:space="0" w:color="auto"/>
        <w:right w:val="none" w:sz="0" w:space="0" w:color="auto"/>
      </w:divBdr>
    </w:div>
    <w:div w:id="1930697670">
      <w:bodyDiv w:val="1"/>
      <w:marLeft w:val="0"/>
      <w:marRight w:val="0"/>
      <w:marTop w:val="0"/>
      <w:marBottom w:val="0"/>
      <w:divBdr>
        <w:top w:val="none" w:sz="0" w:space="0" w:color="auto"/>
        <w:left w:val="none" w:sz="0" w:space="0" w:color="auto"/>
        <w:bottom w:val="none" w:sz="0" w:space="0" w:color="auto"/>
        <w:right w:val="none" w:sz="0" w:space="0" w:color="auto"/>
      </w:divBdr>
    </w:div>
    <w:div w:id="1994747448">
      <w:bodyDiv w:val="1"/>
      <w:marLeft w:val="0"/>
      <w:marRight w:val="0"/>
      <w:marTop w:val="0"/>
      <w:marBottom w:val="0"/>
      <w:divBdr>
        <w:top w:val="none" w:sz="0" w:space="0" w:color="auto"/>
        <w:left w:val="none" w:sz="0" w:space="0" w:color="auto"/>
        <w:bottom w:val="none" w:sz="0" w:space="0" w:color="auto"/>
        <w:right w:val="none" w:sz="0" w:space="0" w:color="auto"/>
      </w:divBdr>
    </w:div>
    <w:div w:id="2014914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vid.barnard@usda.gov"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github.com/admahood/topomicro" TargetMode="Externa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github.com/admahood/church_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58F28-B169-4118-A165-721462D95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2010</TotalTime>
  <Pages>44</Pages>
  <Words>36482</Words>
  <Characters>207953</Characters>
  <Application>Microsoft Office Word</Application>
  <DocSecurity>0</DocSecurity>
  <Lines>1732</Lines>
  <Paragraphs>487</Paragraphs>
  <ScaleCrop>false</ScaleCrop>
  <Company/>
  <LinksUpToDate>false</LinksUpToDate>
  <CharactersWithSpaces>243948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Rhoades, Charles - FS, CO</dc:creator>
  <cp:lastModifiedBy>Barnard, David - REE-ARS</cp:lastModifiedBy>
  <cp:revision>470</cp:revision>
  <cp:lastPrinted>2025-01-13T21:57:00Z</cp:lastPrinted>
  <dcterms:created xsi:type="dcterms:W3CDTF">2025-01-16T18:48:00Z</dcterms:created>
  <dcterms:modified xsi:type="dcterms:W3CDTF">2025-04-30T18:23:00Z</dcterms:modified>
</cp:coreProperties>
</file>